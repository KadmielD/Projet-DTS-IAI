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5FE8" w14:textId="268DB0BA" w:rsidR="004D2AEB" w:rsidRDefault="00C94004">
      <w:r>
        <w:rPr>
          <w:noProof/>
        </w:rPr>
        <mc:AlternateContent>
          <mc:Choice Requires="wps">
            <w:drawing>
              <wp:anchor distT="0" distB="0" distL="114300" distR="114300" simplePos="0" relativeHeight="251658241" behindDoc="0" locked="0" layoutInCell="1" allowOverlap="1" wp14:anchorId="41E5BBD4" wp14:editId="13FD3314">
                <wp:simplePos x="0" y="0"/>
                <wp:positionH relativeFrom="margin">
                  <wp:posOffset>3189605</wp:posOffset>
                </wp:positionH>
                <wp:positionV relativeFrom="paragraph">
                  <wp:posOffset>-398145</wp:posOffset>
                </wp:positionV>
                <wp:extent cx="2863850" cy="2965837"/>
                <wp:effectExtent l="0" t="0" r="0" b="6350"/>
                <wp:wrapNone/>
                <wp:docPr id="15585719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0" cy="296583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6C8DF5B2" w14:textId="7B1E91B5" w:rsidR="004B6DCC" w:rsidRPr="004B6DCC" w:rsidRDefault="004B6DCC" w:rsidP="004B6DCC">
                            <w:pPr>
                              <w:spacing w:after="0" w:line="276" w:lineRule="auto"/>
                              <w:jc w:val="center"/>
                              <w:rPr>
                                <w:b/>
                                <w:bCs/>
                                <w:sz w:val="20"/>
                                <w:szCs w:val="20"/>
                              </w:rPr>
                            </w:pPr>
                            <w:r>
                              <w:rPr>
                                <w:b/>
                                <w:bCs/>
                                <w:sz w:val="20"/>
                                <w:szCs w:val="20"/>
                              </w:rPr>
                              <w:t>DIGITAL GENERATION COMPANY SARL</w:t>
                            </w:r>
                          </w:p>
                          <w:p w14:paraId="1D17A028" w14:textId="77777777" w:rsidR="004B6DCC" w:rsidRPr="00DB00F3" w:rsidRDefault="004B6DCC" w:rsidP="004B6DCC">
                            <w:pPr>
                              <w:spacing w:after="0" w:line="240" w:lineRule="auto"/>
                              <w:jc w:val="center"/>
                              <w:rPr>
                                <w:sz w:val="20"/>
                                <w:szCs w:val="20"/>
                              </w:rPr>
                            </w:pPr>
                            <w:r w:rsidRPr="00DB00F3">
                              <w:rPr>
                                <w:sz w:val="20"/>
                                <w:szCs w:val="20"/>
                              </w:rPr>
                              <w:t>*****</w:t>
                            </w:r>
                          </w:p>
                          <w:p w14:paraId="7544C50E" w14:textId="6A48ABC9" w:rsidR="002B5B83" w:rsidRPr="002B5B83" w:rsidRDefault="00DD6A94" w:rsidP="004B6DCC">
                            <w:pPr>
                              <w:spacing w:after="0" w:line="240" w:lineRule="auto"/>
                              <w:rPr>
                                <w:noProof/>
                              </w:rPr>
                            </w:pPr>
                            <w:r>
                              <w:rPr>
                                <w:noProof/>
                              </w:rPr>
                              <w:t xml:space="preserve">                 </w:t>
                            </w:r>
                            <w:r>
                              <w:rPr>
                                <w:noProof/>
                              </w:rPr>
                              <w:drawing>
                                <wp:inline distT="0" distB="0" distL="0" distR="0" wp14:anchorId="2F23DF70" wp14:editId="1628454F">
                                  <wp:extent cx="1318658" cy="1351722"/>
                                  <wp:effectExtent l="0" t="0" r="0" b="6350"/>
                                  <wp:docPr id="1" name="Image 1"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8">
                                            <a:extLst>
                                              <a:ext uri="{28A0092B-C50C-407E-A947-70E740481C1C}">
                                                <a14:useLocalDpi xmlns:a14="http://schemas.microsoft.com/office/drawing/2010/main" val="0"/>
                                              </a:ext>
                                            </a:extLst>
                                          </a:blip>
                                          <a:srcRect l="1" r="2451"/>
                                          <a:stretch/>
                                        </pic:blipFill>
                                        <pic:spPr bwMode="auto">
                                          <a:xfrm>
                                            <a:off x="0" y="0"/>
                                            <a:ext cx="1318658" cy="1351722"/>
                                          </a:xfrm>
                                          <a:prstGeom prst="rect">
                                            <a:avLst/>
                                          </a:prstGeom>
                                          <a:noFill/>
                                          <a:ln>
                                            <a:noFill/>
                                          </a:ln>
                                          <a:extLst>
                                            <a:ext uri="{53640926-AAD7-44D8-BBD7-CCE9431645EC}">
                                              <a14:shadowObscured xmlns:a14="http://schemas.microsoft.com/office/drawing/2010/main"/>
                                            </a:ext>
                                          </a:extLst>
                                        </pic:spPr>
                                      </pic:pic>
                                    </a:graphicData>
                                  </a:graphic>
                                </wp:inline>
                              </w:drawing>
                            </w:r>
                          </w:p>
                          <w:p w14:paraId="7B80442F" w14:textId="77777777" w:rsidR="00AF365D" w:rsidRDefault="00AF365D" w:rsidP="004B6DCC">
                            <w:pPr>
                              <w:spacing w:after="0" w:line="240" w:lineRule="auto"/>
                              <w:rPr>
                                <w:sz w:val="20"/>
                                <w:szCs w:val="20"/>
                              </w:rPr>
                            </w:pPr>
                          </w:p>
                          <w:p w14:paraId="0B9B26A2" w14:textId="4E51E018" w:rsidR="004B6DCC" w:rsidRDefault="004B6DCC" w:rsidP="004B6DCC">
                            <w:pPr>
                              <w:spacing w:after="0"/>
                              <w:jc w:val="center"/>
                              <w:rPr>
                                <w:b/>
                                <w:bCs/>
                                <w:sz w:val="20"/>
                                <w:szCs w:val="20"/>
                              </w:rPr>
                            </w:pPr>
                            <w:r w:rsidRPr="004B6DCC">
                              <w:rPr>
                                <w:b/>
                                <w:bCs/>
                                <w:sz w:val="20"/>
                                <w:szCs w:val="20"/>
                              </w:rPr>
                              <w:t>Direction Générale</w:t>
                            </w:r>
                          </w:p>
                          <w:p w14:paraId="0B5408AA" w14:textId="0224BA5D" w:rsidR="002B5B83" w:rsidRPr="004B6DCC" w:rsidRDefault="002B5B83" w:rsidP="004B6DCC">
                            <w:pPr>
                              <w:spacing w:after="0"/>
                              <w:jc w:val="center"/>
                              <w:rPr>
                                <w:b/>
                                <w:bCs/>
                                <w:sz w:val="20"/>
                                <w:szCs w:val="20"/>
                              </w:rPr>
                            </w:pPr>
                            <w:r>
                              <w:rPr>
                                <w:b/>
                                <w:bCs/>
                                <w:sz w:val="20"/>
                                <w:szCs w:val="20"/>
                              </w:rPr>
                              <w:t>Yaoundé Montée-Science Étoug-Ébé</w:t>
                            </w:r>
                          </w:p>
                          <w:p w14:paraId="2ACC8851" w14:textId="1994EEC7" w:rsidR="004B6DCC" w:rsidRPr="004B6DCC" w:rsidRDefault="004B6DCC" w:rsidP="004B6DCC">
                            <w:pPr>
                              <w:spacing w:after="0"/>
                              <w:jc w:val="center"/>
                              <w:rPr>
                                <w:b/>
                                <w:bCs/>
                                <w:sz w:val="20"/>
                                <w:szCs w:val="20"/>
                              </w:rPr>
                            </w:pPr>
                            <w:r w:rsidRPr="004B6DCC">
                              <w:rPr>
                                <w:b/>
                                <w:bCs/>
                                <w:sz w:val="20"/>
                                <w:szCs w:val="20"/>
                              </w:rPr>
                              <w:t>Tel : (+237) 6 51 36 98 77 / (+237) 6 99 02 43 48</w:t>
                            </w:r>
                          </w:p>
                          <w:p w14:paraId="552190FF" w14:textId="53D0B957" w:rsidR="004B6DCC" w:rsidRDefault="004B6DCC" w:rsidP="004B6DCC">
                            <w:pPr>
                              <w:spacing w:after="0"/>
                              <w:jc w:val="center"/>
                              <w:rPr>
                                <w:sz w:val="20"/>
                                <w:szCs w:val="20"/>
                              </w:rPr>
                            </w:pPr>
                            <w:r w:rsidRPr="004B6DCC">
                              <w:rPr>
                                <w:b/>
                                <w:bCs/>
                                <w:sz w:val="20"/>
                                <w:szCs w:val="20"/>
                              </w:rPr>
                              <w:t>Site web</w:t>
                            </w:r>
                            <w:r>
                              <w:rPr>
                                <w:sz w:val="20"/>
                                <w:szCs w:val="20"/>
                              </w:rPr>
                              <w:t xml:space="preserve"> : </w:t>
                            </w:r>
                            <w:hyperlink r:id="rId9" w:history="1">
                              <w:r w:rsidR="002B36FD" w:rsidRPr="007C13BC">
                                <w:rPr>
                                  <w:rStyle w:val="Lienhypertexte"/>
                                  <w:sz w:val="20"/>
                                  <w:szCs w:val="20"/>
                                </w:rPr>
                                <w:t>www.digitalgenerationcompanysarl.com</w:t>
                              </w:r>
                            </w:hyperlink>
                          </w:p>
                          <w:p w14:paraId="3AAE34DB" w14:textId="5EE16D65" w:rsidR="004B6DCC" w:rsidRDefault="004B6DCC" w:rsidP="004B6DCC">
                            <w:pPr>
                              <w:spacing w:after="0"/>
                              <w:jc w:val="center"/>
                              <w:rPr>
                                <w:sz w:val="20"/>
                                <w:szCs w:val="20"/>
                              </w:rPr>
                            </w:pPr>
                            <w:r w:rsidRPr="004B6DCC">
                              <w:rPr>
                                <w:b/>
                                <w:bCs/>
                                <w:sz w:val="20"/>
                                <w:szCs w:val="20"/>
                              </w:rPr>
                              <w:t>Email</w:t>
                            </w:r>
                            <w:r>
                              <w:rPr>
                                <w:sz w:val="20"/>
                                <w:szCs w:val="20"/>
                              </w:rPr>
                              <w:t xml:space="preserve"> : </w:t>
                            </w:r>
                            <w:hyperlink r:id="rId10" w:history="1">
                              <w:r w:rsidR="002B36FD" w:rsidRPr="007C13BC">
                                <w:rPr>
                                  <w:rStyle w:val="Lienhypertexte"/>
                                  <w:sz w:val="20"/>
                                  <w:szCs w:val="20"/>
                                </w:rPr>
                                <w:t>contact@digitalgenerationcompanysarl.com</w:t>
                              </w:r>
                            </w:hyperlink>
                          </w:p>
                          <w:p w14:paraId="22BEEA07" w14:textId="77777777" w:rsidR="004B6DCC" w:rsidRPr="00DB00F3" w:rsidRDefault="004B6DCC" w:rsidP="004B6DCC">
                            <w:pPr>
                              <w:spacing w:after="0" w:line="240" w:lineRule="auto"/>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5BBD4" id="Rectangle 2" o:spid="_x0000_s1026" style="position:absolute;left:0;text-align:left;margin-left:251.15pt;margin-top:-31.35pt;width:225.5pt;height:233.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" filled="f" stroked="f">
                <v:textbox>
                  <w:txbxContent>
                    <w:p w14:paraId="6C8DF5B2" w14:textId="7B1E91B5" w:rsidR="004B6DCC" w:rsidRPr="004B6DCC" w:rsidRDefault="004B6DCC" w:rsidP="004B6DCC">
                      <w:pPr>
                        <w:spacing w:after="0" w:line="276" w:lineRule="auto"/>
                        <w:jc w:val="center"/>
                        <w:rPr>
                          <w:b/>
                          <w:bCs/>
                          <w:sz w:val="20"/>
                          <w:szCs w:val="20"/>
                        </w:rPr>
                      </w:pPr>
                      <w:r>
                        <w:rPr>
                          <w:b/>
                          <w:bCs/>
                          <w:sz w:val="20"/>
                          <w:szCs w:val="20"/>
                        </w:rPr>
                        <w:t>DIGITAL GENERATION COMPANY SARL</w:t>
                      </w:r>
                    </w:p>
                    <w:p w14:paraId="1D17A028" w14:textId="77777777" w:rsidR="004B6DCC" w:rsidRPr="00DB00F3" w:rsidRDefault="004B6DCC" w:rsidP="004B6DCC">
                      <w:pPr>
                        <w:spacing w:after="0" w:line="240" w:lineRule="auto"/>
                        <w:jc w:val="center"/>
                        <w:rPr>
                          <w:sz w:val="20"/>
                          <w:szCs w:val="20"/>
                        </w:rPr>
                      </w:pPr>
                      <w:r w:rsidRPr="00DB00F3">
                        <w:rPr>
                          <w:sz w:val="20"/>
                          <w:szCs w:val="20"/>
                        </w:rPr>
                        <w:t>*****</w:t>
                      </w:r>
                    </w:p>
                    <w:p w14:paraId="7544C50E" w14:textId="6A48ABC9" w:rsidR="002B5B83" w:rsidRPr="002B5B83" w:rsidRDefault="00DD6A94" w:rsidP="004B6DCC">
                      <w:pPr>
                        <w:spacing w:after="0" w:line="240" w:lineRule="auto"/>
                        <w:rPr>
                          <w:noProof/>
                        </w:rPr>
                      </w:pPr>
                      <w:r>
                        <w:rPr>
                          <w:noProof/>
                        </w:rPr>
                        <w:t xml:space="preserve">                 </w:t>
                      </w:r>
                      <w:r>
                        <w:rPr>
                          <w:noProof/>
                        </w:rPr>
                        <w:drawing>
                          <wp:inline distT="0" distB="0" distL="0" distR="0" wp14:anchorId="2F23DF70" wp14:editId="1628454F">
                            <wp:extent cx="1318658" cy="1351722"/>
                            <wp:effectExtent l="0" t="0" r="0" b="6350"/>
                            <wp:docPr id="1" name="Image 1"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8">
                                      <a:extLst>
                                        <a:ext uri="{28A0092B-C50C-407E-A947-70E740481C1C}">
                                          <a14:useLocalDpi xmlns:a14="http://schemas.microsoft.com/office/drawing/2010/main" val="0"/>
                                        </a:ext>
                                      </a:extLst>
                                    </a:blip>
                                    <a:srcRect l="1" r="2451"/>
                                    <a:stretch/>
                                  </pic:blipFill>
                                  <pic:spPr bwMode="auto">
                                    <a:xfrm>
                                      <a:off x="0" y="0"/>
                                      <a:ext cx="1318658" cy="1351722"/>
                                    </a:xfrm>
                                    <a:prstGeom prst="rect">
                                      <a:avLst/>
                                    </a:prstGeom>
                                    <a:noFill/>
                                    <a:ln>
                                      <a:noFill/>
                                    </a:ln>
                                    <a:extLst>
                                      <a:ext uri="{53640926-AAD7-44D8-BBD7-CCE9431645EC}">
                                        <a14:shadowObscured xmlns:a14="http://schemas.microsoft.com/office/drawing/2010/main"/>
                                      </a:ext>
                                    </a:extLst>
                                  </pic:spPr>
                                </pic:pic>
                              </a:graphicData>
                            </a:graphic>
                          </wp:inline>
                        </w:drawing>
                      </w:r>
                    </w:p>
                    <w:p w14:paraId="7B80442F" w14:textId="77777777" w:rsidR="00AF365D" w:rsidRDefault="00AF365D" w:rsidP="004B6DCC">
                      <w:pPr>
                        <w:spacing w:after="0" w:line="240" w:lineRule="auto"/>
                        <w:rPr>
                          <w:sz w:val="20"/>
                          <w:szCs w:val="20"/>
                        </w:rPr>
                      </w:pPr>
                    </w:p>
                    <w:p w14:paraId="0B9B26A2" w14:textId="4E51E018" w:rsidR="004B6DCC" w:rsidRDefault="004B6DCC" w:rsidP="004B6DCC">
                      <w:pPr>
                        <w:spacing w:after="0"/>
                        <w:jc w:val="center"/>
                        <w:rPr>
                          <w:b/>
                          <w:bCs/>
                          <w:sz w:val="20"/>
                          <w:szCs w:val="20"/>
                        </w:rPr>
                      </w:pPr>
                      <w:r w:rsidRPr="004B6DCC">
                        <w:rPr>
                          <w:b/>
                          <w:bCs/>
                          <w:sz w:val="20"/>
                          <w:szCs w:val="20"/>
                        </w:rPr>
                        <w:t>Direction Générale</w:t>
                      </w:r>
                    </w:p>
                    <w:p w14:paraId="0B5408AA" w14:textId="0224BA5D" w:rsidR="002B5B83" w:rsidRPr="004B6DCC" w:rsidRDefault="002B5B83" w:rsidP="004B6DCC">
                      <w:pPr>
                        <w:spacing w:after="0"/>
                        <w:jc w:val="center"/>
                        <w:rPr>
                          <w:b/>
                          <w:bCs/>
                          <w:sz w:val="20"/>
                          <w:szCs w:val="20"/>
                        </w:rPr>
                      </w:pPr>
                      <w:r>
                        <w:rPr>
                          <w:b/>
                          <w:bCs/>
                          <w:sz w:val="20"/>
                          <w:szCs w:val="20"/>
                        </w:rPr>
                        <w:t>Yaoundé Montée-Science Étoug-Ébé</w:t>
                      </w:r>
                    </w:p>
                    <w:p w14:paraId="2ACC8851" w14:textId="1994EEC7" w:rsidR="004B6DCC" w:rsidRPr="004B6DCC" w:rsidRDefault="004B6DCC" w:rsidP="004B6DCC">
                      <w:pPr>
                        <w:spacing w:after="0"/>
                        <w:jc w:val="center"/>
                        <w:rPr>
                          <w:b/>
                          <w:bCs/>
                          <w:sz w:val="20"/>
                          <w:szCs w:val="20"/>
                        </w:rPr>
                      </w:pPr>
                      <w:r w:rsidRPr="004B6DCC">
                        <w:rPr>
                          <w:b/>
                          <w:bCs/>
                          <w:sz w:val="20"/>
                          <w:szCs w:val="20"/>
                        </w:rPr>
                        <w:t>Tel : (+237) 6 51 36 98 77 / (+237) 6 99 02 43 48</w:t>
                      </w:r>
                    </w:p>
                    <w:p w14:paraId="552190FF" w14:textId="53D0B957" w:rsidR="004B6DCC" w:rsidRDefault="004B6DCC" w:rsidP="004B6DCC">
                      <w:pPr>
                        <w:spacing w:after="0"/>
                        <w:jc w:val="center"/>
                        <w:rPr>
                          <w:sz w:val="20"/>
                          <w:szCs w:val="20"/>
                        </w:rPr>
                      </w:pPr>
                      <w:r w:rsidRPr="004B6DCC">
                        <w:rPr>
                          <w:b/>
                          <w:bCs/>
                          <w:sz w:val="20"/>
                          <w:szCs w:val="20"/>
                        </w:rPr>
                        <w:t>Site web</w:t>
                      </w:r>
                      <w:r>
                        <w:rPr>
                          <w:sz w:val="20"/>
                          <w:szCs w:val="20"/>
                        </w:rPr>
                        <w:t xml:space="preserve"> : </w:t>
                      </w:r>
                      <w:hyperlink r:id="rId11" w:history="1">
                        <w:r w:rsidR="002B36FD" w:rsidRPr="007C13BC">
                          <w:rPr>
                            <w:rStyle w:val="Lienhypertexte"/>
                            <w:sz w:val="20"/>
                            <w:szCs w:val="20"/>
                          </w:rPr>
                          <w:t>www.digitalgenerationcompanysarl.com</w:t>
                        </w:r>
                      </w:hyperlink>
                    </w:p>
                    <w:p w14:paraId="3AAE34DB" w14:textId="5EE16D65" w:rsidR="004B6DCC" w:rsidRDefault="004B6DCC" w:rsidP="004B6DCC">
                      <w:pPr>
                        <w:spacing w:after="0"/>
                        <w:jc w:val="center"/>
                        <w:rPr>
                          <w:sz w:val="20"/>
                          <w:szCs w:val="20"/>
                        </w:rPr>
                      </w:pPr>
                      <w:r w:rsidRPr="004B6DCC">
                        <w:rPr>
                          <w:b/>
                          <w:bCs/>
                          <w:sz w:val="20"/>
                          <w:szCs w:val="20"/>
                        </w:rPr>
                        <w:t>Email</w:t>
                      </w:r>
                      <w:r>
                        <w:rPr>
                          <w:sz w:val="20"/>
                          <w:szCs w:val="20"/>
                        </w:rPr>
                        <w:t xml:space="preserve"> : </w:t>
                      </w:r>
                      <w:hyperlink r:id="rId12" w:history="1">
                        <w:r w:rsidR="002B36FD" w:rsidRPr="007C13BC">
                          <w:rPr>
                            <w:rStyle w:val="Lienhypertexte"/>
                            <w:sz w:val="20"/>
                            <w:szCs w:val="20"/>
                          </w:rPr>
                          <w:t>contact@digitalgenerationcompanysarl.com</w:t>
                        </w:r>
                      </w:hyperlink>
                    </w:p>
                    <w:p w14:paraId="22BEEA07" w14:textId="77777777" w:rsidR="004B6DCC" w:rsidRPr="00DB00F3" w:rsidRDefault="004B6DCC" w:rsidP="004B6DCC">
                      <w:pPr>
                        <w:spacing w:after="0" w:line="240" w:lineRule="auto"/>
                        <w:jc w:val="center"/>
                        <w:rPr>
                          <w:sz w:val="20"/>
                          <w:szCs w:val="20"/>
                        </w:rPr>
                      </w:pPr>
                    </w:p>
                  </w:txbxContent>
                </v:textbox>
                <w10:wrap anchorx="margin"/>
              </v:rect>
            </w:pict>
          </mc:Fallback>
        </mc:AlternateContent>
      </w:r>
      <w:r>
        <w:rPr>
          <w:noProof/>
        </w:rPr>
        <mc:AlternateContent>
          <mc:Choice Requires="wps">
            <w:drawing>
              <wp:anchor distT="0" distB="0" distL="114300" distR="114300" simplePos="0" relativeHeight="251658240" behindDoc="0" locked="0" layoutInCell="1" allowOverlap="1" wp14:anchorId="6B6C334E" wp14:editId="572C5895">
                <wp:simplePos x="0" y="0"/>
                <wp:positionH relativeFrom="margin">
                  <wp:posOffset>-245745</wp:posOffset>
                </wp:positionH>
                <wp:positionV relativeFrom="paragraph">
                  <wp:posOffset>-391795</wp:posOffset>
                </wp:positionV>
                <wp:extent cx="2717800" cy="3009900"/>
                <wp:effectExtent l="0" t="0" r="0" b="0"/>
                <wp:wrapNone/>
                <wp:docPr id="23787210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7800" cy="30099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4D6CCC76" w14:textId="77777777" w:rsidR="00FE1953" w:rsidRPr="004B6DCC" w:rsidRDefault="00FE1953" w:rsidP="00FE1953">
                            <w:pPr>
                              <w:spacing w:after="0" w:line="240" w:lineRule="auto"/>
                              <w:jc w:val="center"/>
                              <w:rPr>
                                <w:b/>
                                <w:bCs/>
                                <w:sz w:val="20"/>
                                <w:szCs w:val="20"/>
                              </w:rPr>
                            </w:pPr>
                            <w:r w:rsidRPr="004B6DCC">
                              <w:rPr>
                                <w:b/>
                                <w:bCs/>
                                <w:sz w:val="20"/>
                                <w:szCs w:val="20"/>
                              </w:rPr>
                              <w:t>RÉPUBLIQUE DU CAMEROUN</w:t>
                            </w:r>
                          </w:p>
                          <w:p w14:paraId="61EC9E56" w14:textId="77777777" w:rsidR="00FE1953" w:rsidRPr="00DB00F3" w:rsidRDefault="00FE1953" w:rsidP="00FE1953">
                            <w:pPr>
                              <w:spacing w:after="0" w:line="240" w:lineRule="auto"/>
                              <w:jc w:val="center"/>
                              <w:rPr>
                                <w:sz w:val="20"/>
                                <w:szCs w:val="20"/>
                              </w:rPr>
                            </w:pPr>
                            <w:r w:rsidRPr="00DB00F3">
                              <w:rPr>
                                <w:sz w:val="20"/>
                                <w:szCs w:val="20"/>
                              </w:rPr>
                              <w:t>*****</w:t>
                            </w:r>
                          </w:p>
                          <w:p w14:paraId="4D83306B" w14:textId="10467C25" w:rsidR="00FE1953" w:rsidRPr="004B6DCC" w:rsidRDefault="00FE1953" w:rsidP="00FE1953">
                            <w:pPr>
                              <w:spacing w:after="0" w:line="240" w:lineRule="auto"/>
                              <w:jc w:val="center"/>
                              <w:rPr>
                                <w:i/>
                                <w:iCs/>
                                <w:sz w:val="20"/>
                                <w:szCs w:val="20"/>
                              </w:rPr>
                            </w:pPr>
                            <w:r w:rsidRPr="004B6DCC">
                              <w:rPr>
                                <w:i/>
                                <w:iCs/>
                                <w:sz w:val="20"/>
                                <w:szCs w:val="20"/>
                              </w:rPr>
                              <w:t>P</w:t>
                            </w:r>
                            <w:r w:rsidR="00AF365D">
                              <w:rPr>
                                <w:i/>
                                <w:iCs/>
                                <w:sz w:val="20"/>
                                <w:szCs w:val="20"/>
                              </w:rPr>
                              <w:t>aix</w:t>
                            </w:r>
                            <w:r w:rsidRPr="004B6DCC">
                              <w:rPr>
                                <w:i/>
                                <w:iCs/>
                                <w:sz w:val="20"/>
                                <w:szCs w:val="20"/>
                              </w:rPr>
                              <w:t xml:space="preserve"> – T</w:t>
                            </w:r>
                            <w:r w:rsidR="00AF365D">
                              <w:rPr>
                                <w:i/>
                                <w:iCs/>
                                <w:sz w:val="20"/>
                                <w:szCs w:val="20"/>
                              </w:rPr>
                              <w:t>ravail</w:t>
                            </w:r>
                            <w:r w:rsidRPr="004B6DCC">
                              <w:rPr>
                                <w:i/>
                                <w:iCs/>
                                <w:sz w:val="20"/>
                                <w:szCs w:val="20"/>
                              </w:rPr>
                              <w:t xml:space="preserve"> – P</w:t>
                            </w:r>
                            <w:r w:rsidR="00AF365D">
                              <w:rPr>
                                <w:i/>
                                <w:iCs/>
                                <w:sz w:val="20"/>
                                <w:szCs w:val="20"/>
                              </w:rPr>
                              <w:t>atrie</w:t>
                            </w:r>
                          </w:p>
                          <w:p w14:paraId="3CE55748" w14:textId="77777777" w:rsidR="00FE1953" w:rsidRPr="00DB00F3" w:rsidRDefault="00FE1953" w:rsidP="00FE1953">
                            <w:pPr>
                              <w:spacing w:after="0" w:line="240" w:lineRule="auto"/>
                              <w:jc w:val="center"/>
                              <w:rPr>
                                <w:sz w:val="20"/>
                                <w:szCs w:val="20"/>
                              </w:rPr>
                            </w:pPr>
                            <w:r w:rsidRPr="00DB00F3">
                              <w:rPr>
                                <w:sz w:val="20"/>
                                <w:szCs w:val="20"/>
                              </w:rPr>
                              <w:t>*****</w:t>
                            </w:r>
                          </w:p>
                          <w:p w14:paraId="26AE7592" w14:textId="0DE12601" w:rsidR="00FE1953" w:rsidRPr="004B6DCC" w:rsidRDefault="00FE1953" w:rsidP="00FE1953">
                            <w:pPr>
                              <w:spacing w:after="0" w:line="276" w:lineRule="auto"/>
                              <w:jc w:val="center"/>
                              <w:rPr>
                                <w:b/>
                                <w:bCs/>
                                <w:sz w:val="20"/>
                                <w:szCs w:val="20"/>
                              </w:rPr>
                            </w:pPr>
                            <w:r w:rsidRPr="004B6DCC">
                              <w:rPr>
                                <w:b/>
                                <w:bCs/>
                                <w:sz w:val="20"/>
                                <w:szCs w:val="20"/>
                              </w:rPr>
                              <w:t>INSTITUT AFRICAIN D’INFORMATIQUE</w:t>
                            </w:r>
                          </w:p>
                          <w:p w14:paraId="32FF42A2" w14:textId="0C505FDC" w:rsidR="00FE1953" w:rsidRPr="004B6DCC" w:rsidRDefault="00FE1953" w:rsidP="00FE1953">
                            <w:pPr>
                              <w:spacing w:after="0" w:line="276" w:lineRule="auto"/>
                              <w:jc w:val="center"/>
                              <w:rPr>
                                <w:b/>
                                <w:bCs/>
                                <w:sz w:val="20"/>
                                <w:szCs w:val="20"/>
                              </w:rPr>
                            </w:pPr>
                            <w:r w:rsidRPr="004B6DCC">
                              <w:rPr>
                                <w:b/>
                                <w:bCs/>
                                <w:sz w:val="20"/>
                                <w:szCs w:val="20"/>
                              </w:rPr>
                              <w:t>Centre d’Excellence Technologique Paul Biya</w:t>
                            </w:r>
                          </w:p>
                          <w:p w14:paraId="7E841719" w14:textId="77777777" w:rsidR="00FE1953" w:rsidRPr="00DB00F3" w:rsidRDefault="00FE1953" w:rsidP="00FE1953">
                            <w:pPr>
                              <w:spacing w:after="0" w:line="240" w:lineRule="auto"/>
                              <w:jc w:val="center"/>
                              <w:rPr>
                                <w:sz w:val="20"/>
                                <w:szCs w:val="20"/>
                              </w:rPr>
                            </w:pPr>
                            <w:r w:rsidRPr="00DB00F3">
                              <w:rPr>
                                <w:sz w:val="20"/>
                                <w:szCs w:val="20"/>
                              </w:rPr>
                              <w:t>*****</w:t>
                            </w:r>
                          </w:p>
                          <w:p w14:paraId="2C772586" w14:textId="72EE7A5C" w:rsidR="00FE1953" w:rsidRDefault="00DD6A94" w:rsidP="00DD6A94">
                            <w:pPr>
                              <w:spacing w:after="0" w:line="240" w:lineRule="auto"/>
                              <w:ind w:left="708"/>
                              <w:rPr>
                                <w:sz w:val="20"/>
                                <w:szCs w:val="20"/>
                              </w:rPr>
                            </w:pPr>
                            <w:r>
                              <w:rPr>
                                <w:sz w:val="20"/>
                                <w:szCs w:val="20"/>
                              </w:rPr>
                              <w:t xml:space="preserve">      </w:t>
                            </w:r>
                            <w:r>
                              <w:rPr>
                                <w:noProof/>
                              </w:rPr>
                              <w:drawing>
                                <wp:inline distT="0" distB="0" distL="0" distR="0" wp14:anchorId="1D464CD5" wp14:editId="2CFE4798">
                                  <wp:extent cx="1170940" cy="876935"/>
                                  <wp:effectExtent l="0" t="0" r="0" b="0"/>
                                  <wp:docPr id="1063776512" name="Image 106377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3">
                                            <a:extLst>
                                              <a:ext uri="{28A0092B-C50C-407E-A947-70E740481C1C}">
                                                <a14:useLocalDpi xmlns:a14="http://schemas.microsoft.com/office/drawing/2010/main" val="0"/>
                                              </a:ext>
                                            </a:extLst>
                                          </a:blip>
                                          <a:stretch>
                                            <a:fillRect/>
                                          </a:stretch>
                                        </pic:blipFill>
                                        <pic:spPr>
                                          <a:xfrm>
                                            <a:off x="0" y="0"/>
                                            <a:ext cx="1170940" cy="876935"/>
                                          </a:xfrm>
                                          <a:prstGeom prst="rect">
                                            <a:avLst/>
                                          </a:prstGeom>
                                        </pic:spPr>
                                      </pic:pic>
                                    </a:graphicData>
                                  </a:graphic>
                                </wp:inline>
                              </w:drawing>
                            </w:r>
                          </w:p>
                          <w:p w14:paraId="3EE09380" w14:textId="77777777" w:rsidR="00DD6A94" w:rsidRDefault="00DD6A94" w:rsidP="00DD6A94">
                            <w:pPr>
                              <w:spacing w:after="0" w:line="240" w:lineRule="auto"/>
                              <w:ind w:left="708"/>
                              <w:rPr>
                                <w:sz w:val="20"/>
                                <w:szCs w:val="20"/>
                              </w:rPr>
                            </w:pPr>
                          </w:p>
                          <w:p w14:paraId="65990ACC" w14:textId="1CB84619" w:rsidR="00AF365D" w:rsidRDefault="00AF365D" w:rsidP="004B6DCC">
                            <w:pPr>
                              <w:spacing w:after="0"/>
                              <w:jc w:val="center"/>
                              <w:rPr>
                                <w:b/>
                                <w:bCs/>
                                <w:sz w:val="20"/>
                                <w:szCs w:val="20"/>
                              </w:rPr>
                            </w:pPr>
                            <w:r>
                              <w:rPr>
                                <w:b/>
                                <w:bCs/>
                                <w:sz w:val="20"/>
                                <w:szCs w:val="20"/>
                              </w:rPr>
                              <w:t>B.P : 13 719 Yaoundé</w:t>
                            </w:r>
                          </w:p>
                          <w:p w14:paraId="0E626F78" w14:textId="40B11C57" w:rsidR="004B6DCC" w:rsidRPr="004B6DCC" w:rsidRDefault="004B6DCC" w:rsidP="004B6DCC">
                            <w:pPr>
                              <w:spacing w:after="0"/>
                              <w:jc w:val="center"/>
                              <w:rPr>
                                <w:b/>
                                <w:bCs/>
                                <w:sz w:val="20"/>
                                <w:szCs w:val="20"/>
                              </w:rPr>
                            </w:pPr>
                            <w:r w:rsidRPr="004B6DCC">
                              <w:rPr>
                                <w:b/>
                                <w:bCs/>
                                <w:sz w:val="20"/>
                                <w:szCs w:val="20"/>
                              </w:rPr>
                              <w:t xml:space="preserve">Tel : (+237) </w:t>
                            </w:r>
                            <w:r w:rsidR="00AF365D">
                              <w:rPr>
                                <w:b/>
                                <w:bCs/>
                                <w:sz w:val="20"/>
                                <w:szCs w:val="20"/>
                              </w:rPr>
                              <w:t>242 72 99 57</w:t>
                            </w:r>
                            <w:r w:rsidRPr="004B6DCC">
                              <w:rPr>
                                <w:b/>
                                <w:bCs/>
                                <w:sz w:val="20"/>
                                <w:szCs w:val="20"/>
                              </w:rPr>
                              <w:t xml:space="preserve"> / </w:t>
                            </w:r>
                            <w:r w:rsidR="00AF365D">
                              <w:rPr>
                                <w:b/>
                                <w:bCs/>
                                <w:sz w:val="20"/>
                                <w:szCs w:val="20"/>
                              </w:rPr>
                              <w:t>242 72 99 58</w:t>
                            </w:r>
                          </w:p>
                          <w:p w14:paraId="715AFD0C" w14:textId="477F7D1A" w:rsidR="004B6DCC" w:rsidRDefault="004B6DCC" w:rsidP="004B6DCC">
                            <w:pPr>
                              <w:spacing w:after="0"/>
                              <w:jc w:val="center"/>
                              <w:rPr>
                                <w:sz w:val="20"/>
                                <w:szCs w:val="20"/>
                              </w:rPr>
                            </w:pPr>
                            <w:r w:rsidRPr="004B6DCC">
                              <w:rPr>
                                <w:b/>
                                <w:bCs/>
                                <w:sz w:val="20"/>
                                <w:szCs w:val="20"/>
                              </w:rPr>
                              <w:t>Site web</w:t>
                            </w:r>
                            <w:r>
                              <w:rPr>
                                <w:sz w:val="20"/>
                                <w:szCs w:val="20"/>
                              </w:rPr>
                              <w:t xml:space="preserve"> : </w:t>
                            </w:r>
                            <w:hyperlink r:id="rId14" w:history="1">
                              <w:r w:rsidR="00AF365D" w:rsidRPr="00A00414">
                                <w:rPr>
                                  <w:rStyle w:val="Lienhypertexte"/>
                                  <w:sz w:val="20"/>
                                  <w:szCs w:val="20"/>
                                </w:rPr>
                                <w:t>www.iaicameroun.com</w:t>
                              </w:r>
                            </w:hyperlink>
                          </w:p>
                          <w:p w14:paraId="4AAAA6E0" w14:textId="2D5B9C4F" w:rsidR="004B6DCC" w:rsidRDefault="004B6DCC" w:rsidP="004B6DCC">
                            <w:pPr>
                              <w:spacing w:after="0"/>
                              <w:jc w:val="center"/>
                              <w:rPr>
                                <w:sz w:val="20"/>
                                <w:szCs w:val="20"/>
                              </w:rPr>
                            </w:pPr>
                            <w:r w:rsidRPr="004B6DCC">
                              <w:rPr>
                                <w:b/>
                                <w:bCs/>
                                <w:sz w:val="20"/>
                                <w:szCs w:val="20"/>
                              </w:rPr>
                              <w:t>Email</w:t>
                            </w:r>
                            <w:r>
                              <w:rPr>
                                <w:sz w:val="20"/>
                                <w:szCs w:val="20"/>
                              </w:rPr>
                              <w:t xml:space="preserve"> : </w:t>
                            </w:r>
                            <w:hyperlink r:id="rId15" w:history="1">
                              <w:r w:rsidR="00AF365D" w:rsidRPr="00A00414">
                                <w:rPr>
                                  <w:rStyle w:val="Lienhypertexte"/>
                                  <w:sz w:val="20"/>
                                  <w:szCs w:val="20"/>
                                </w:rPr>
                                <w:t>contact@iaicameroun.com</w:t>
                              </w:r>
                            </w:hyperlink>
                          </w:p>
                          <w:p w14:paraId="6994D955" w14:textId="77777777" w:rsidR="004B6DCC" w:rsidRPr="00DB00F3" w:rsidRDefault="004B6DCC" w:rsidP="00FE1953">
                            <w:pPr>
                              <w:spacing w:after="0" w:line="240" w:lineRule="auto"/>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C334E" id="_x0000_s1027" style="position:absolute;left:0;text-align:left;margin-left:-19.35pt;margin-top:-30.85pt;width:214pt;height:23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" filled="f" stroked="f">
                <v:textbox>
                  <w:txbxContent>
                    <w:p w14:paraId="4D6CCC76" w14:textId="77777777" w:rsidR="00FE1953" w:rsidRPr="004B6DCC" w:rsidRDefault="00FE1953" w:rsidP="00FE1953">
                      <w:pPr>
                        <w:spacing w:after="0" w:line="240" w:lineRule="auto"/>
                        <w:jc w:val="center"/>
                        <w:rPr>
                          <w:b/>
                          <w:bCs/>
                          <w:sz w:val="20"/>
                          <w:szCs w:val="20"/>
                        </w:rPr>
                      </w:pPr>
                      <w:r w:rsidRPr="004B6DCC">
                        <w:rPr>
                          <w:b/>
                          <w:bCs/>
                          <w:sz w:val="20"/>
                          <w:szCs w:val="20"/>
                        </w:rPr>
                        <w:t>RÉPUBLIQUE DU CAMEROUN</w:t>
                      </w:r>
                    </w:p>
                    <w:p w14:paraId="61EC9E56" w14:textId="77777777" w:rsidR="00FE1953" w:rsidRPr="00DB00F3" w:rsidRDefault="00FE1953" w:rsidP="00FE1953">
                      <w:pPr>
                        <w:spacing w:after="0" w:line="240" w:lineRule="auto"/>
                        <w:jc w:val="center"/>
                        <w:rPr>
                          <w:sz w:val="20"/>
                          <w:szCs w:val="20"/>
                        </w:rPr>
                      </w:pPr>
                      <w:r w:rsidRPr="00DB00F3">
                        <w:rPr>
                          <w:sz w:val="20"/>
                          <w:szCs w:val="20"/>
                        </w:rPr>
                        <w:t>*****</w:t>
                      </w:r>
                    </w:p>
                    <w:p w14:paraId="4D83306B" w14:textId="10467C25" w:rsidR="00FE1953" w:rsidRPr="004B6DCC" w:rsidRDefault="00FE1953" w:rsidP="00FE1953">
                      <w:pPr>
                        <w:spacing w:after="0" w:line="240" w:lineRule="auto"/>
                        <w:jc w:val="center"/>
                        <w:rPr>
                          <w:i/>
                          <w:iCs/>
                          <w:sz w:val="20"/>
                          <w:szCs w:val="20"/>
                        </w:rPr>
                      </w:pPr>
                      <w:r w:rsidRPr="004B6DCC">
                        <w:rPr>
                          <w:i/>
                          <w:iCs/>
                          <w:sz w:val="20"/>
                          <w:szCs w:val="20"/>
                        </w:rPr>
                        <w:t>P</w:t>
                      </w:r>
                      <w:r w:rsidR="00AF365D">
                        <w:rPr>
                          <w:i/>
                          <w:iCs/>
                          <w:sz w:val="20"/>
                          <w:szCs w:val="20"/>
                        </w:rPr>
                        <w:t>aix</w:t>
                      </w:r>
                      <w:r w:rsidRPr="004B6DCC">
                        <w:rPr>
                          <w:i/>
                          <w:iCs/>
                          <w:sz w:val="20"/>
                          <w:szCs w:val="20"/>
                        </w:rPr>
                        <w:t xml:space="preserve"> – T</w:t>
                      </w:r>
                      <w:r w:rsidR="00AF365D">
                        <w:rPr>
                          <w:i/>
                          <w:iCs/>
                          <w:sz w:val="20"/>
                          <w:szCs w:val="20"/>
                        </w:rPr>
                        <w:t>ravail</w:t>
                      </w:r>
                      <w:r w:rsidRPr="004B6DCC">
                        <w:rPr>
                          <w:i/>
                          <w:iCs/>
                          <w:sz w:val="20"/>
                          <w:szCs w:val="20"/>
                        </w:rPr>
                        <w:t xml:space="preserve"> – P</w:t>
                      </w:r>
                      <w:r w:rsidR="00AF365D">
                        <w:rPr>
                          <w:i/>
                          <w:iCs/>
                          <w:sz w:val="20"/>
                          <w:szCs w:val="20"/>
                        </w:rPr>
                        <w:t>atrie</w:t>
                      </w:r>
                    </w:p>
                    <w:p w14:paraId="3CE55748" w14:textId="77777777" w:rsidR="00FE1953" w:rsidRPr="00DB00F3" w:rsidRDefault="00FE1953" w:rsidP="00FE1953">
                      <w:pPr>
                        <w:spacing w:after="0" w:line="240" w:lineRule="auto"/>
                        <w:jc w:val="center"/>
                        <w:rPr>
                          <w:sz w:val="20"/>
                          <w:szCs w:val="20"/>
                        </w:rPr>
                      </w:pPr>
                      <w:r w:rsidRPr="00DB00F3">
                        <w:rPr>
                          <w:sz w:val="20"/>
                          <w:szCs w:val="20"/>
                        </w:rPr>
                        <w:t>*****</w:t>
                      </w:r>
                    </w:p>
                    <w:p w14:paraId="26AE7592" w14:textId="0DE12601" w:rsidR="00FE1953" w:rsidRPr="004B6DCC" w:rsidRDefault="00FE1953" w:rsidP="00FE1953">
                      <w:pPr>
                        <w:spacing w:after="0" w:line="276" w:lineRule="auto"/>
                        <w:jc w:val="center"/>
                        <w:rPr>
                          <w:b/>
                          <w:bCs/>
                          <w:sz w:val="20"/>
                          <w:szCs w:val="20"/>
                        </w:rPr>
                      </w:pPr>
                      <w:r w:rsidRPr="004B6DCC">
                        <w:rPr>
                          <w:b/>
                          <w:bCs/>
                          <w:sz w:val="20"/>
                          <w:szCs w:val="20"/>
                        </w:rPr>
                        <w:t>INSTITUT AFRICAIN D’INFORMATIQUE</w:t>
                      </w:r>
                    </w:p>
                    <w:p w14:paraId="32FF42A2" w14:textId="0C505FDC" w:rsidR="00FE1953" w:rsidRPr="004B6DCC" w:rsidRDefault="00FE1953" w:rsidP="00FE1953">
                      <w:pPr>
                        <w:spacing w:after="0" w:line="276" w:lineRule="auto"/>
                        <w:jc w:val="center"/>
                        <w:rPr>
                          <w:b/>
                          <w:bCs/>
                          <w:sz w:val="20"/>
                          <w:szCs w:val="20"/>
                        </w:rPr>
                      </w:pPr>
                      <w:r w:rsidRPr="004B6DCC">
                        <w:rPr>
                          <w:b/>
                          <w:bCs/>
                          <w:sz w:val="20"/>
                          <w:szCs w:val="20"/>
                        </w:rPr>
                        <w:t>Centre d’Excellence Technologique Paul Biya</w:t>
                      </w:r>
                    </w:p>
                    <w:p w14:paraId="7E841719" w14:textId="77777777" w:rsidR="00FE1953" w:rsidRPr="00DB00F3" w:rsidRDefault="00FE1953" w:rsidP="00FE1953">
                      <w:pPr>
                        <w:spacing w:after="0" w:line="240" w:lineRule="auto"/>
                        <w:jc w:val="center"/>
                        <w:rPr>
                          <w:sz w:val="20"/>
                          <w:szCs w:val="20"/>
                        </w:rPr>
                      </w:pPr>
                      <w:r w:rsidRPr="00DB00F3">
                        <w:rPr>
                          <w:sz w:val="20"/>
                          <w:szCs w:val="20"/>
                        </w:rPr>
                        <w:t>*****</w:t>
                      </w:r>
                    </w:p>
                    <w:p w14:paraId="2C772586" w14:textId="72EE7A5C" w:rsidR="00FE1953" w:rsidRDefault="00DD6A94" w:rsidP="00DD6A94">
                      <w:pPr>
                        <w:spacing w:after="0" w:line="240" w:lineRule="auto"/>
                        <w:ind w:left="708"/>
                        <w:rPr>
                          <w:sz w:val="20"/>
                          <w:szCs w:val="20"/>
                        </w:rPr>
                      </w:pPr>
                      <w:r>
                        <w:rPr>
                          <w:sz w:val="20"/>
                          <w:szCs w:val="20"/>
                        </w:rPr>
                        <w:t xml:space="preserve">      </w:t>
                      </w:r>
                      <w:r>
                        <w:rPr>
                          <w:noProof/>
                        </w:rPr>
                        <w:drawing>
                          <wp:inline distT="0" distB="0" distL="0" distR="0" wp14:anchorId="1D464CD5" wp14:editId="2CFE4798">
                            <wp:extent cx="1170940" cy="876935"/>
                            <wp:effectExtent l="0" t="0" r="0" b="0"/>
                            <wp:docPr id="1063776512" name="Image 106377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3">
                                      <a:extLst>
                                        <a:ext uri="{28A0092B-C50C-407E-A947-70E740481C1C}">
                                          <a14:useLocalDpi xmlns:a14="http://schemas.microsoft.com/office/drawing/2010/main" val="0"/>
                                        </a:ext>
                                      </a:extLst>
                                    </a:blip>
                                    <a:stretch>
                                      <a:fillRect/>
                                    </a:stretch>
                                  </pic:blipFill>
                                  <pic:spPr>
                                    <a:xfrm>
                                      <a:off x="0" y="0"/>
                                      <a:ext cx="1170940" cy="876935"/>
                                    </a:xfrm>
                                    <a:prstGeom prst="rect">
                                      <a:avLst/>
                                    </a:prstGeom>
                                  </pic:spPr>
                                </pic:pic>
                              </a:graphicData>
                            </a:graphic>
                          </wp:inline>
                        </w:drawing>
                      </w:r>
                    </w:p>
                    <w:p w14:paraId="3EE09380" w14:textId="77777777" w:rsidR="00DD6A94" w:rsidRDefault="00DD6A94" w:rsidP="00DD6A94">
                      <w:pPr>
                        <w:spacing w:after="0" w:line="240" w:lineRule="auto"/>
                        <w:ind w:left="708"/>
                        <w:rPr>
                          <w:sz w:val="20"/>
                          <w:szCs w:val="20"/>
                        </w:rPr>
                      </w:pPr>
                    </w:p>
                    <w:p w14:paraId="65990ACC" w14:textId="1CB84619" w:rsidR="00AF365D" w:rsidRDefault="00AF365D" w:rsidP="004B6DCC">
                      <w:pPr>
                        <w:spacing w:after="0"/>
                        <w:jc w:val="center"/>
                        <w:rPr>
                          <w:b/>
                          <w:bCs/>
                          <w:sz w:val="20"/>
                          <w:szCs w:val="20"/>
                        </w:rPr>
                      </w:pPr>
                      <w:r>
                        <w:rPr>
                          <w:b/>
                          <w:bCs/>
                          <w:sz w:val="20"/>
                          <w:szCs w:val="20"/>
                        </w:rPr>
                        <w:t>B.P : 13 719 Yaoundé</w:t>
                      </w:r>
                    </w:p>
                    <w:p w14:paraId="0E626F78" w14:textId="40B11C57" w:rsidR="004B6DCC" w:rsidRPr="004B6DCC" w:rsidRDefault="004B6DCC" w:rsidP="004B6DCC">
                      <w:pPr>
                        <w:spacing w:after="0"/>
                        <w:jc w:val="center"/>
                        <w:rPr>
                          <w:b/>
                          <w:bCs/>
                          <w:sz w:val="20"/>
                          <w:szCs w:val="20"/>
                        </w:rPr>
                      </w:pPr>
                      <w:r w:rsidRPr="004B6DCC">
                        <w:rPr>
                          <w:b/>
                          <w:bCs/>
                          <w:sz w:val="20"/>
                          <w:szCs w:val="20"/>
                        </w:rPr>
                        <w:t xml:space="preserve">Tel : (+237) </w:t>
                      </w:r>
                      <w:r w:rsidR="00AF365D">
                        <w:rPr>
                          <w:b/>
                          <w:bCs/>
                          <w:sz w:val="20"/>
                          <w:szCs w:val="20"/>
                        </w:rPr>
                        <w:t>242 72 99 57</w:t>
                      </w:r>
                      <w:r w:rsidRPr="004B6DCC">
                        <w:rPr>
                          <w:b/>
                          <w:bCs/>
                          <w:sz w:val="20"/>
                          <w:szCs w:val="20"/>
                        </w:rPr>
                        <w:t xml:space="preserve"> / </w:t>
                      </w:r>
                      <w:r w:rsidR="00AF365D">
                        <w:rPr>
                          <w:b/>
                          <w:bCs/>
                          <w:sz w:val="20"/>
                          <w:szCs w:val="20"/>
                        </w:rPr>
                        <w:t>242 72 99 58</w:t>
                      </w:r>
                    </w:p>
                    <w:p w14:paraId="715AFD0C" w14:textId="477F7D1A" w:rsidR="004B6DCC" w:rsidRDefault="004B6DCC" w:rsidP="004B6DCC">
                      <w:pPr>
                        <w:spacing w:after="0"/>
                        <w:jc w:val="center"/>
                        <w:rPr>
                          <w:sz w:val="20"/>
                          <w:szCs w:val="20"/>
                        </w:rPr>
                      </w:pPr>
                      <w:r w:rsidRPr="004B6DCC">
                        <w:rPr>
                          <w:b/>
                          <w:bCs/>
                          <w:sz w:val="20"/>
                          <w:szCs w:val="20"/>
                        </w:rPr>
                        <w:t>Site web</w:t>
                      </w:r>
                      <w:r>
                        <w:rPr>
                          <w:sz w:val="20"/>
                          <w:szCs w:val="20"/>
                        </w:rPr>
                        <w:t xml:space="preserve"> : </w:t>
                      </w:r>
                      <w:hyperlink r:id="rId16" w:history="1">
                        <w:r w:rsidR="00AF365D" w:rsidRPr="00A00414">
                          <w:rPr>
                            <w:rStyle w:val="Lienhypertexte"/>
                            <w:sz w:val="20"/>
                            <w:szCs w:val="20"/>
                          </w:rPr>
                          <w:t>www.iaicameroun.com</w:t>
                        </w:r>
                      </w:hyperlink>
                    </w:p>
                    <w:p w14:paraId="4AAAA6E0" w14:textId="2D5B9C4F" w:rsidR="004B6DCC" w:rsidRDefault="004B6DCC" w:rsidP="004B6DCC">
                      <w:pPr>
                        <w:spacing w:after="0"/>
                        <w:jc w:val="center"/>
                        <w:rPr>
                          <w:sz w:val="20"/>
                          <w:szCs w:val="20"/>
                        </w:rPr>
                      </w:pPr>
                      <w:r w:rsidRPr="004B6DCC">
                        <w:rPr>
                          <w:b/>
                          <w:bCs/>
                          <w:sz w:val="20"/>
                          <w:szCs w:val="20"/>
                        </w:rPr>
                        <w:t>Email</w:t>
                      </w:r>
                      <w:r>
                        <w:rPr>
                          <w:sz w:val="20"/>
                          <w:szCs w:val="20"/>
                        </w:rPr>
                        <w:t xml:space="preserve"> : </w:t>
                      </w:r>
                      <w:hyperlink r:id="rId17" w:history="1">
                        <w:r w:rsidR="00AF365D" w:rsidRPr="00A00414">
                          <w:rPr>
                            <w:rStyle w:val="Lienhypertexte"/>
                            <w:sz w:val="20"/>
                            <w:szCs w:val="20"/>
                          </w:rPr>
                          <w:t>contact@iaicameroun.com</w:t>
                        </w:r>
                      </w:hyperlink>
                    </w:p>
                    <w:p w14:paraId="6994D955" w14:textId="77777777" w:rsidR="004B6DCC" w:rsidRPr="00DB00F3" w:rsidRDefault="004B6DCC" w:rsidP="00FE1953">
                      <w:pPr>
                        <w:spacing w:after="0" w:line="240" w:lineRule="auto"/>
                        <w:rPr>
                          <w:sz w:val="20"/>
                          <w:szCs w:val="20"/>
                        </w:rPr>
                      </w:pPr>
                    </w:p>
                  </w:txbxContent>
                </v:textbox>
                <w10:wrap anchorx="margin"/>
              </v:rect>
            </w:pict>
          </mc:Fallback>
        </mc:AlternateContent>
      </w:r>
    </w:p>
    <w:p w14:paraId="1198C885" w14:textId="69FF5B72" w:rsidR="00ED58F2" w:rsidRPr="00ED58F2" w:rsidRDefault="00ED58F2" w:rsidP="00ED58F2"/>
    <w:p w14:paraId="234959C1" w14:textId="68670517" w:rsidR="00ED58F2" w:rsidRPr="00ED58F2" w:rsidRDefault="00ED58F2" w:rsidP="00ED58F2"/>
    <w:p w14:paraId="6DB44226" w14:textId="077E917C" w:rsidR="00ED58F2" w:rsidRPr="00ED58F2" w:rsidRDefault="00ED58F2" w:rsidP="00ED58F2"/>
    <w:p w14:paraId="298BDCD2" w14:textId="3621801D" w:rsidR="00ED58F2" w:rsidRPr="00ED58F2" w:rsidRDefault="00ED58F2" w:rsidP="00ED58F2"/>
    <w:p w14:paraId="1187F5B1" w14:textId="67CAC0B9" w:rsidR="00ED58F2" w:rsidRDefault="00FE1953" w:rsidP="00FE1953">
      <w:pPr>
        <w:tabs>
          <w:tab w:val="left" w:pos="6310"/>
        </w:tabs>
      </w:pPr>
      <w:r>
        <w:tab/>
      </w:r>
    </w:p>
    <w:p w14:paraId="0CDBE8C3" w14:textId="20181AD0" w:rsidR="00597482" w:rsidRDefault="00ED58F2" w:rsidP="00C94004">
      <w:pPr>
        <w:tabs>
          <w:tab w:val="left" w:pos="3540"/>
        </w:tabs>
      </w:pPr>
      <w:r>
        <w:tab/>
      </w:r>
    </w:p>
    <w:p w14:paraId="150298D7" w14:textId="7B508CFF" w:rsidR="009B0C36" w:rsidRDefault="009B0C36" w:rsidP="00597482"/>
    <w:p w14:paraId="289570E4" w14:textId="5C3E160F" w:rsidR="00597482" w:rsidRPr="002920BA" w:rsidRDefault="0059348C" w:rsidP="00597482">
      <w:pPr>
        <w:tabs>
          <w:tab w:val="left" w:pos="6400"/>
        </w:tabs>
        <w:jc w:val="center"/>
        <w:rPr>
          <w:b/>
          <w:bCs/>
          <w:sz w:val="28"/>
          <w:szCs w:val="24"/>
        </w:rPr>
      </w:pPr>
      <w:r w:rsidRPr="002920BA">
        <w:rPr>
          <w:b/>
          <w:bCs/>
          <w:noProof/>
          <w:sz w:val="28"/>
          <w:szCs w:val="24"/>
        </w:rPr>
        <mc:AlternateContent>
          <mc:Choice Requires="wps">
            <w:drawing>
              <wp:anchor distT="0" distB="0" distL="114300" distR="114300" simplePos="0" relativeHeight="251658242" behindDoc="1" locked="0" layoutInCell="1" allowOverlap="1" wp14:anchorId="5E55D945" wp14:editId="15B9D260">
                <wp:simplePos x="0" y="0"/>
                <wp:positionH relativeFrom="margin">
                  <wp:posOffset>-588645</wp:posOffset>
                </wp:positionH>
                <wp:positionV relativeFrom="paragraph">
                  <wp:posOffset>229235</wp:posOffset>
                </wp:positionV>
                <wp:extent cx="6955155" cy="2324100"/>
                <wp:effectExtent l="57150" t="19050" r="36195" b="95250"/>
                <wp:wrapThrough wrapText="bothSides">
                  <wp:wrapPolygon edited="0">
                    <wp:start x="-118" y="-177"/>
                    <wp:lineTo x="-177" y="2125"/>
                    <wp:lineTo x="414" y="2833"/>
                    <wp:lineTo x="414" y="4603"/>
                    <wp:lineTo x="1183" y="5666"/>
                    <wp:lineTo x="1183" y="7436"/>
                    <wp:lineTo x="1952" y="8498"/>
                    <wp:lineTo x="1952" y="11331"/>
                    <wp:lineTo x="1006" y="11331"/>
                    <wp:lineTo x="1006" y="14164"/>
                    <wp:lineTo x="0" y="14164"/>
                    <wp:lineTo x="-177" y="19830"/>
                    <wp:lineTo x="2485" y="19830"/>
                    <wp:lineTo x="2485" y="21069"/>
                    <wp:lineTo x="8460" y="22308"/>
                    <wp:lineTo x="13134" y="22308"/>
                    <wp:lineTo x="14790" y="22131"/>
                    <wp:lineTo x="19109" y="20538"/>
                    <wp:lineTo x="19050" y="19830"/>
                    <wp:lineTo x="19760" y="19830"/>
                    <wp:lineTo x="21594" y="17705"/>
                    <wp:lineTo x="21535" y="16997"/>
                    <wp:lineTo x="19523" y="11331"/>
                    <wp:lineTo x="19642" y="8498"/>
                    <wp:lineTo x="21180" y="2833"/>
                    <wp:lineTo x="21653" y="177"/>
                    <wp:lineTo x="21653" y="-177"/>
                    <wp:lineTo x="-118" y="-177"/>
                  </wp:wrapPolygon>
                </wp:wrapThrough>
                <wp:docPr id="1046153981" name="Ruban : courbé et incliné vers le bas 4"/>
                <wp:cNvGraphicFramePr/>
                <a:graphic xmlns:a="http://schemas.openxmlformats.org/drawingml/2006/main">
                  <a:graphicData uri="http://schemas.microsoft.com/office/word/2010/wordprocessingShape">
                    <wps:wsp>
                      <wps:cNvSpPr/>
                      <wps:spPr>
                        <a:xfrm>
                          <a:off x="0" y="0"/>
                          <a:ext cx="6955155" cy="2324100"/>
                        </a:xfrm>
                        <a:prstGeom prst="ellipseRibbon">
                          <a:avLst>
                            <a:gd name="adj1" fmla="val 19093"/>
                            <a:gd name="adj2" fmla="val 75000"/>
                            <a:gd name="adj3" fmla="val 13032"/>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txbx>
                        <w:txbxContent>
                          <w:p w14:paraId="0EEDFCD2" w14:textId="6B9F2D9D" w:rsidR="005D6C93" w:rsidRDefault="00932875" w:rsidP="00E03E37">
                            <w:pPr>
                              <w:tabs>
                                <w:tab w:val="left" w:pos="6400"/>
                              </w:tabs>
                              <w:jc w:val="center"/>
                            </w:pPr>
                            <w:r>
                              <w:rPr>
                                <w:rFonts w:cs="Times New Roman"/>
                                <w:b/>
                                <w:bCs/>
                                <w:sz w:val="40"/>
                                <w:szCs w:val="40"/>
                              </w:rPr>
                              <w:t xml:space="preserve">ANALYSE, CONCEPTION ET RÉALISATION D’UNE </w:t>
                            </w:r>
                            <w:r w:rsidR="005D6C93" w:rsidRPr="005D6C93">
                              <w:rPr>
                                <w:rFonts w:cs="Times New Roman"/>
                                <w:b/>
                                <w:bCs/>
                                <w:sz w:val="40"/>
                                <w:szCs w:val="40"/>
                              </w:rPr>
                              <w:t>PLATEFORME</w:t>
                            </w:r>
                            <w:r w:rsidR="00A84645">
                              <w:rPr>
                                <w:rFonts w:cs="Times New Roman"/>
                                <w:b/>
                                <w:bCs/>
                                <w:sz w:val="40"/>
                                <w:szCs w:val="40"/>
                              </w:rPr>
                              <w:t xml:space="preserve"> </w:t>
                            </w:r>
                            <w:r w:rsidR="00C025C4">
                              <w:rPr>
                                <w:rFonts w:cs="Times New Roman"/>
                                <w:b/>
                                <w:bCs/>
                                <w:sz w:val="40"/>
                                <w:szCs w:val="40"/>
                              </w:rPr>
                              <w:t xml:space="preserve">NUMÉRIQUE </w:t>
                            </w:r>
                            <w:r w:rsidR="00A84645">
                              <w:rPr>
                                <w:rFonts w:cs="Times New Roman"/>
                                <w:b/>
                                <w:bCs/>
                                <w:sz w:val="40"/>
                                <w:szCs w:val="40"/>
                              </w:rPr>
                              <w:t>INTELLIGENTE</w:t>
                            </w:r>
                            <w:r w:rsidR="005D6C93" w:rsidRPr="005D6C93">
                              <w:rPr>
                                <w:rFonts w:cs="Times New Roman"/>
                                <w:b/>
                                <w:bCs/>
                                <w:sz w:val="40"/>
                                <w:szCs w:val="40"/>
                              </w:rPr>
                              <w:t xml:space="preserve"> </w:t>
                            </w:r>
                            <w:r w:rsidR="00C025C4">
                              <w:rPr>
                                <w:rFonts w:cs="Times New Roman"/>
                                <w:b/>
                                <w:bCs/>
                                <w:sz w:val="40"/>
                                <w:szCs w:val="40"/>
                              </w:rPr>
                              <w:t>POUR LA GESTION DES PROCÉDÉS AGRICOLES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55D94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4" o:spid="_x0000_s1028" type="#_x0000_t107" style="position:absolute;left:0;text-align:left;margin-left:-46.35pt;margin-top:18.05pt;width:547.65pt;height:183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" adj="2700,4124,18785" fillcolor="#2967a1 [2152]" stroked="f">
                <v:fill color2="#9cc2e5 [1944]" rotate="t" angle="180" colors="0 #2a69a2;31457f #609ed6;1 #9dc3e6" focus="100%" type="gradient"/>
                <v:shadow on="t" color="black" opacity="26214f" origin=",-.5" offset="0,3pt"/>
                <v:textbox>
                  <w:txbxContent>
                    <w:p w14:paraId="0EEDFCD2" w14:textId="6B9F2D9D" w:rsidR="005D6C93" w:rsidRDefault="00932875" w:rsidP="00E03E37">
                      <w:pPr>
                        <w:tabs>
                          <w:tab w:val="left" w:pos="6400"/>
                        </w:tabs>
                        <w:jc w:val="center"/>
                      </w:pPr>
                      <w:r>
                        <w:rPr>
                          <w:rFonts w:cs="Times New Roman"/>
                          <w:b/>
                          <w:bCs/>
                          <w:sz w:val="40"/>
                          <w:szCs w:val="40"/>
                        </w:rPr>
                        <w:t xml:space="preserve">ANALYSE, CONCEPTION ET RÉALISATION D’UNE </w:t>
                      </w:r>
                      <w:r w:rsidR="005D6C93" w:rsidRPr="005D6C93">
                        <w:rPr>
                          <w:rFonts w:cs="Times New Roman"/>
                          <w:b/>
                          <w:bCs/>
                          <w:sz w:val="40"/>
                          <w:szCs w:val="40"/>
                        </w:rPr>
                        <w:t>PLATEFORME</w:t>
                      </w:r>
                      <w:r w:rsidR="00A84645">
                        <w:rPr>
                          <w:rFonts w:cs="Times New Roman"/>
                          <w:b/>
                          <w:bCs/>
                          <w:sz w:val="40"/>
                          <w:szCs w:val="40"/>
                        </w:rPr>
                        <w:t xml:space="preserve"> </w:t>
                      </w:r>
                      <w:r w:rsidR="00C025C4">
                        <w:rPr>
                          <w:rFonts w:cs="Times New Roman"/>
                          <w:b/>
                          <w:bCs/>
                          <w:sz w:val="40"/>
                          <w:szCs w:val="40"/>
                        </w:rPr>
                        <w:t xml:space="preserve">NUMÉRIQUE </w:t>
                      </w:r>
                      <w:r w:rsidR="00A84645">
                        <w:rPr>
                          <w:rFonts w:cs="Times New Roman"/>
                          <w:b/>
                          <w:bCs/>
                          <w:sz w:val="40"/>
                          <w:szCs w:val="40"/>
                        </w:rPr>
                        <w:t>INTELLIGENTE</w:t>
                      </w:r>
                      <w:r w:rsidR="005D6C93" w:rsidRPr="005D6C93">
                        <w:rPr>
                          <w:rFonts w:cs="Times New Roman"/>
                          <w:b/>
                          <w:bCs/>
                          <w:sz w:val="40"/>
                          <w:szCs w:val="40"/>
                        </w:rPr>
                        <w:t xml:space="preserve"> </w:t>
                      </w:r>
                      <w:r w:rsidR="00C025C4">
                        <w:rPr>
                          <w:rFonts w:cs="Times New Roman"/>
                          <w:b/>
                          <w:bCs/>
                          <w:sz w:val="40"/>
                          <w:szCs w:val="40"/>
                        </w:rPr>
                        <w:t>POUR LA GESTION DES PROCÉDÉS AGRICOLES</w:t>
                      </w:r>
                    </w:p>
                  </w:txbxContent>
                </v:textbox>
                <w10:wrap type="through" anchorx="margin"/>
              </v:shape>
            </w:pict>
          </mc:Fallback>
        </mc:AlternateContent>
      </w:r>
      <w:r w:rsidR="00597482" w:rsidRPr="002920BA">
        <w:rPr>
          <w:b/>
          <w:bCs/>
          <w:sz w:val="28"/>
          <w:szCs w:val="24"/>
        </w:rPr>
        <w:t>RAPPORT DE FIN DE STAGE</w:t>
      </w:r>
    </w:p>
    <w:p w14:paraId="6C194279" w14:textId="77777777" w:rsidR="00C94004" w:rsidRDefault="00C94004" w:rsidP="00A84645">
      <w:pPr>
        <w:tabs>
          <w:tab w:val="left" w:pos="6400"/>
        </w:tabs>
      </w:pPr>
    </w:p>
    <w:p w14:paraId="1C50E354" w14:textId="62401862" w:rsidR="00676D4A" w:rsidRDefault="00F83CE9" w:rsidP="00F83CE9">
      <w:pPr>
        <w:tabs>
          <w:tab w:val="center" w:pos="4536"/>
          <w:tab w:val="left" w:pos="6400"/>
          <w:tab w:val="left" w:pos="7070"/>
        </w:tabs>
        <w:jc w:val="left"/>
      </w:pPr>
      <w:r>
        <w:tab/>
      </w:r>
      <w:r w:rsidR="00676D4A">
        <w:t>Stage effectué du</w:t>
      </w:r>
      <w:r>
        <w:t xml:space="preserve"> </w:t>
      </w:r>
      <w:r w:rsidR="00254454">
        <w:t>06</w:t>
      </w:r>
      <w:r w:rsidR="00730264">
        <w:t xml:space="preserve"> juillet</w:t>
      </w:r>
      <w:r>
        <w:t xml:space="preserve"> au 30 septembre 2026</w:t>
      </w:r>
    </w:p>
    <w:p w14:paraId="17B3B3D5" w14:textId="2E839362" w:rsidR="00F83CE9" w:rsidRDefault="00F83CE9" w:rsidP="00F83CE9">
      <w:pPr>
        <w:tabs>
          <w:tab w:val="center" w:pos="4536"/>
          <w:tab w:val="left" w:pos="6400"/>
          <w:tab w:val="left" w:pos="7070"/>
        </w:tabs>
        <w:jc w:val="center"/>
      </w:pPr>
      <w:r w:rsidRPr="00324F95">
        <w:rPr>
          <w:noProof/>
          <w:sz w:val="28"/>
          <w:szCs w:val="28"/>
        </w:rPr>
        <mc:AlternateContent>
          <mc:Choice Requires="wps">
            <w:drawing>
              <wp:anchor distT="0" distB="0" distL="114300" distR="114300" simplePos="0" relativeHeight="251658243" behindDoc="0" locked="0" layoutInCell="1" allowOverlap="1" wp14:anchorId="1E62343B" wp14:editId="58122B65">
                <wp:simplePos x="0" y="0"/>
                <wp:positionH relativeFrom="margin">
                  <wp:posOffset>1270</wp:posOffset>
                </wp:positionH>
                <wp:positionV relativeFrom="paragraph">
                  <wp:posOffset>521335</wp:posOffset>
                </wp:positionV>
                <wp:extent cx="5759450" cy="1949450"/>
                <wp:effectExtent l="0" t="0" r="0" b="0"/>
                <wp:wrapNone/>
                <wp:docPr id="3" name="Sous-titre 2">
                  <a:extLst xmlns:a="http://schemas.openxmlformats.org/drawingml/2006/main">
                    <a:ext uri="{FF2B5EF4-FFF2-40B4-BE49-F238E27FC236}">
                      <a16:creationId xmlns:a16="http://schemas.microsoft.com/office/drawing/2014/main" id="{CCBD2ECB-7611-0479-4354-11ECD4C3B1C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59450" cy="1949450"/>
                        </a:xfrm>
                        <a:prstGeom prst="rect">
                          <a:avLst/>
                        </a:prstGeom>
                      </wps:spPr>
                      <wps:txbx>
                        <w:txbxContent>
                          <w:p w14:paraId="5EC23B9C" w14:textId="44040E1D" w:rsidR="00BF7297" w:rsidRPr="00BF7297" w:rsidRDefault="00BF7297" w:rsidP="00080548">
                            <w:pPr>
                              <w:spacing w:line="240" w:lineRule="auto"/>
                              <w:jc w:val="center"/>
                              <w:rPr>
                                <w:b/>
                                <w:bCs/>
                                <w:u w:val="single"/>
                                <w14:ligatures w14:val="none"/>
                              </w:rPr>
                            </w:pPr>
                            <w:r w:rsidRPr="00BF7297">
                              <w:rPr>
                                <w:b/>
                                <w:bCs/>
                                <w:u w:val="single"/>
                              </w:rPr>
                              <w:t>Ré</w:t>
                            </w:r>
                            <w:r w:rsidR="00F83CE9">
                              <w:rPr>
                                <w:b/>
                                <w:bCs/>
                                <w:u w:val="single"/>
                              </w:rPr>
                              <w:t>digé</w:t>
                            </w:r>
                            <w:r w:rsidRPr="00BF7297">
                              <w:rPr>
                                <w:b/>
                                <w:bCs/>
                                <w:u w:val="single"/>
                              </w:rPr>
                              <w:t xml:space="preserve"> par :</w:t>
                            </w:r>
                          </w:p>
                          <w:p w14:paraId="4BB63971" w14:textId="77777777" w:rsidR="00BF7297" w:rsidRDefault="00BF7297" w:rsidP="00080548">
                            <w:pPr>
                              <w:spacing w:line="240" w:lineRule="auto"/>
                              <w:jc w:val="center"/>
                            </w:pPr>
                            <w:r w:rsidRPr="005D6DC0">
                              <w:rPr>
                                <w:rFonts w:ascii="Arial" w:hAnsi="Arial" w:cs="Arial"/>
                                <w:b/>
                                <w:bCs/>
                              </w:rPr>
                              <w:t>SOPPO SONG Kadmiel Depaix</w:t>
                            </w:r>
                            <w:r w:rsidRPr="00BF7297">
                              <w:t xml:space="preserve">, </w:t>
                            </w:r>
                          </w:p>
                          <w:p w14:paraId="5C75AD8E" w14:textId="0A747D43" w:rsidR="00BF7297" w:rsidRDefault="00734B25" w:rsidP="00080548">
                            <w:pPr>
                              <w:spacing w:line="240" w:lineRule="auto"/>
                              <w:jc w:val="center"/>
                            </w:pPr>
                            <w:r>
                              <w:t>É</w:t>
                            </w:r>
                            <w:r w:rsidR="00BF7297" w:rsidRPr="00BF7297">
                              <w:t xml:space="preserve">tudiant en </w:t>
                            </w:r>
                            <w:r w:rsidR="00A17A17">
                              <w:t>2</w:t>
                            </w:r>
                            <w:r w:rsidR="00BF7297" w:rsidRPr="00BF7297">
                              <w:rPr>
                                <w:vertAlign w:val="superscript"/>
                              </w:rPr>
                              <w:t>è</w:t>
                            </w:r>
                            <w:r w:rsidR="00A17A17">
                              <w:rPr>
                                <w:vertAlign w:val="superscript"/>
                              </w:rPr>
                              <w:t>me</w:t>
                            </w:r>
                            <w:r w:rsidR="00BF7297" w:rsidRPr="00BF7297">
                              <w:t xml:space="preserve"> année à IAI-</w:t>
                            </w:r>
                            <w:r w:rsidR="00533D55" w:rsidRPr="00BF7297">
                              <w:t>Cameroun</w:t>
                            </w:r>
                          </w:p>
                          <w:p w14:paraId="29901148" w14:textId="77777777" w:rsidR="00BF7297" w:rsidRDefault="00BF7297" w:rsidP="00BF7297">
                            <w:pPr>
                              <w:jc w:val="center"/>
                              <w:rPr>
                                <w:b/>
                                <w:bCs/>
                                <w:u w:val="single"/>
                              </w:rPr>
                            </w:pPr>
                            <w:r w:rsidRPr="00BF7297">
                              <w:rPr>
                                <w:b/>
                                <w:bCs/>
                                <w:u w:val="single"/>
                              </w:rPr>
                              <w:t>Sous la supervision de :</w:t>
                            </w:r>
                          </w:p>
                          <w:p w14:paraId="5A65F52A" w14:textId="77777777" w:rsidR="00C025C4" w:rsidRPr="00BF7297" w:rsidRDefault="00C025C4" w:rsidP="00BF7297">
                            <w:pPr>
                              <w:jc w:val="center"/>
                              <w:rPr>
                                <w:b/>
                                <w:bCs/>
                                <w:u w:val="single"/>
                              </w:rPr>
                            </w:pPr>
                          </w:p>
                          <w:p w14:paraId="0A673D0B" w14:textId="77777777" w:rsidR="00BF7297" w:rsidRPr="00BF7297" w:rsidRDefault="00BF7297" w:rsidP="00BF7297">
                            <w:pPr>
                              <w:jc w:val="center"/>
                              <w:rPr>
                                <w:b/>
                                <w:bCs/>
                              </w:rPr>
                            </w:pP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rect w14:anchorId="1E62343B" id="Sous-titre 2" o:spid="_x0000_s1029" style="position:absolute;left:0;text-align:left;margin-left:.1pt;margin-top:41.05pt;width:453.5pt;height:153.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" filled="f" stroked="f">
                <o:lock v:ext="edit" grouping="t"/>
                <v:textbox>
                  <w:txbxContent>
                    <w:p w14:paraId="5EC23B9C" w14:textId="44040E1D" w:rsidR="00BF7297" w:rsidRPr="00BF7297" w:rsidRDefault="00BF7297" w:rsidP="00080548">
                      <w:pPr>
                        <w:spacing w:line="240" w:lineRule="auto"/>
                        <w:jc w:val="center"/>
                        <w:rPr>
                          <w:b/>
                          <w:bCs/>
                          <w:u w:val="single"/>
                          <w14:ligatures w14:val="none"/>
                        </w:rPr>
                      </w:pPr>
                      <w:r w:rsidRPr="00BF7297">
                        <w:rPr>
                          <w:b/>
                          <w:bCs/>
                          <w:u w:val="single"/>
                        </w:rPr>
                        <w:t>Ré</w:t>
                      </w:r>
                      <w:r w:rsidR="00F83CE9">
                        <w:rPr>
                          <w:b/>
                          <w:bCs/>
                          <w:u w:val="single"/>
                        </w:rPr>
                        <w:t>digé</w:t>
                      </w:r>
                      <w:r w:rsidRPr="00BF7297">
                        <w:rPr>
                          <w:b/>
                          <w:bCs/>
                          <w:u w:val="single"/>
                        </w:rPr>
                        <w:t xml:space="preserve"> par :</w:t>
                      </w:r>
                    </w:p>
                    <w:p w14:paraId="4BB63971" w14:textId="77777777" w:rsidR="00BF7297" w:rsidRDefault="00BF7297" w:rsidP="00080548">
                      <w:pPr>
                        <w:spacing w:line="240" w:lineRule="auto"/>
                        <w:jc w:val="center"/>
                      </w:pPr>
                      <w:r w:rsidRPr="005D6DC0">
                        <w:rPr>
                          <w:rFonts w:ascii="Arial" w:hAnsi="Arial" w:cs="Arial"/>
                          <w:b/>
                          <w:bCs/>
                        </w:rPr>
                        <w:t>SOPPO SONG Kadmiel Depaix</w:t>
                      </w:r>
                      <w:r w:rsidRPr="00BF7297">
                        <w:t xml:space="preserve">, </w:t>
                      </w:r>
                    </w:p>
                    <w:p w14:paraId="5C75AD8E" w14:textId="0A747D43" w:rsidR="00BF7297" w:rsidRDefault="00734B25" w:rsidP="00080548">
                      <w:pPr>
                        <w:spacing w:line="240" w:lineRule="auto"/>
                        <w:jc w:val="center"/>
                      </w:pPr>
                      <w:r>
                        <w:t>É</w:t>
                      </w:r>
                      <w:r w:rsidR="00BF7297" w:rsidRPr="00BF7297">
                        <w:t xml:space="preserve">tudiant en </w:t>
                      </w:r>
                      <w:r w:rsidR="00A17A17">
                        <w:t>2</w:t>
                      </w:r>
                      <w:r w:rsidR="00BF7297" w:rsidRPr="00BF7297">
                        <w:rPr>
                          <w:vertAlign w:val="superscript"/>
                        </w:rPr>
                        <w:t>è</w:t>
                      </w:r>
                      <w:r w:rsidR="00A17A17">
                        <w:rPr>
                          <w:vertAlign w:val="superscript"/>
                        </w:rPr>
                        <w:t>me</w:t>
                      </w:r>
                      <w:r w:rsidR="00BF7297" w:rsidRPr="00BF7297">
                        <w:t xml:space="preserve"> année à IAI-</w:t>
                      </w:r>
                      <w:r w:rsidR="00533D55" w:rsidRPr="00BF7297">
                        <w:t>Cameroun</w:t>
                      </w:r>
                    </w:p>
                    <w:p w14:paraId="29901148" w14:textId="77777777" w:rsidR="00BF7297" w:rsidRDefault="00BF7297" w:rsidP="00BF7297">
                      <w:pPr>
                        <w:jc w:val="center"/>
                        <w:rPr>
                          <w:b/>
                          <w:bCs/>
                          <w:u w:val="single"/>
                        </w:rPr>
                      </w:pPr>
                      <w:r w:rsidRPr="00BF7297">
                        <w:rPr>
                          <w:b/>
                          <w:bCs/>
                          <w:u w:val="single"/>
                        </w:rPr>
                        <w:t>Sous la supervision de :</w:t>
                      </w:r>
                    </w:p>
                    <w:p w14:paraId="5A65F52A" w14:textId="77777777" w:rsidR="00C025C4" w:rsidRPr="00BF7297" w:rsidRDefault="00C025C4" w:rsidP="00BF7297">
                      <w:pPr>
                        <w:jc w:val="center"/>
                        <w:rPr>
                          <w:b/>
                          <w:bCs/>
                          <w:u w:val="single"/>
                        </w:rPr>
                      </w:pPr>
                    </w:p>
                    <w:p w14:paraId="0A673D0B" w14:textId="77777777" w:rsidR="00BF7297" w:rsidRPr="00BF7297" w:rsidRDefault="00BF7297" w:rsidP="00BF7297">
                      <w:pPr>
                        <w:jc w:val="center"/>
                        <w:rPr>
                          <w:b/>
                          <w:bCs/>
                        </w:rPr>
                      </w:pPr>
                    </w:p>
                  </w:txbxContent>
                </v:textbox>
                <w10:wrap anchorx="margin"/>
              </v:rect>
            </w:pict>
          </mc:Fallback>
        </mc:AlternateContent>
      </w:r>
      <w:r>
        <w:t xml:space="preserve">En vue de l’obtention du </w:t>
      </w:r>
      <w:r w:rsidRPr="00F83CE9">
        <w:rPr>
          <w:b/>
          <w:bCs/>
        </w:rPr>
        <w:t xml:space="preserve">Diplôme de Technicien Supérieur (DTS) en informatique </w:t>
      </w:r>
      <w:r w:rsidRPr="005E7A40">
        <w:t>option</w:t>
      </w:r>
      <w:r w:rsidRPr="00F83CE9">
        <w:rPr>
          <w:b/>
          <w:bCs/>
        </w:rPr>
        <w:t xml:space="preserve"> Génie Logiciel</w:t>
      </w:r>
    </w:p>
    <w:p w14:paraId="79777E5D" w14:textId="0DD138FA" w:rsidR="00676D4A" w:rsidRDefault="00676D4A" w:rsidP="00C94004">
      <w:pPr>
        <w:tabs>
          <w:tab w:val="left" w:pos="6400"/>
        </w:tabs>
      </w:pPr>
    </w:p>
    <w:p w14:paraId="0ECA2263" w14:textId="77777777" w:rsidR="009B0C36" w:rsidRPr="009B0C36" w:rsidRDefault="009B0C36" w:rsidP="009B0C36"/>
    <w:p w14:paraId="430EF785" w14:textId="75AE62C3" w:rsidR="009B0C36" w:rsidRPr="009B0C36" w:rsidRDefault="001B1E94" w:rsidP="009B0C36">
      <w:r>
        <w:rPr>
          <w:noProof/>
        </w:rPr>
        <mc:AlternateContent>
          <mc:Choice Requires="wps">
            <w:drawing>
              <wp:anchor distT="0" distB="0" distL="114300" distR="114300" simplePos="0" relativeHeight="251658263" behindDoc="0" locked="0" layoutInCell="1" allowOverlap="1" wp14:anchorId="065800A1" wp14:editId="2E76484B">
                <wp:simplePos x="0" y="0"/>
                <wp:positionH relativeFrom="margin">
                  <wp:posOffset>3187175</wp:posOffset>
                </wp:positionH>
                <wp:positionV relativeFrom="paragraph">
                  <wp:posOffset>247124</wp:posOffset>
                </wp:positionV>
                <wp:extent cx="2571750" cy="842645"/>
                <wp:effectExtent l="0" t="0" r="0" b="0"/>
                <wp:wrapNone/>
                <wp:docPr id="1160611163" name="Zone de texte 23"/>
                <wp:cNvGraphicFramePr/>
                <a:graphic xmlns:a="http://schemas.openxmlformats.org/drawingml/2006/main">
                  <a:graphicData uri="http://schemas.microsoft.com/office/word/2010/wordprocessingShape">
                    <wps:wsp>
                      <wps:cNvSpPr txBox="1"/>
                      <wps:spPr>
                        <a:xfrm>
                          <a:off x="0" y="0"/>
                          <a:ext cx="2571750" cy="842645"/>
                        </a:xfrm>
                        <a:prstGeom prst="rect">
                          <a:avLst/>
                        </a:prstGeom>
                        <a:solidFill>
                          <a:schemeClr val="lt1"/>
                        </a:solidFill>
                        <a:ln w="6350">
                          <a:noFill/>
                        </a:ln>
                      </wps:spPr>
                      <wps:txbx>
                        <w:txbxContent>
                          <w:p w14:paraId="62A42A2F" w14:textId="783DEBBA" w:rsidR="00C025C4" w:rsidRPr="0059348C" w:rsidRDefault="0059348C" w:rsidP="0059348C">
                            <w:pPr>
                              <w:spacing w:line="240" w:lineRule="auto"/>
                              <w:jc w:val="center"/>
                              <w:rPr>
                                <w:b/>
                                <w:bCs/>
                                <w:u w:val="single"/>
                              </w:rPr>
                            </w:pPr>
                            <w:r w:rsidRPr="0059348C">
                              <w:rPr>
                                <w:b/>
                                <w:bCs/>
                                <w:u w:val="single"/>
                              </w:rPr>
                              <w:t>Encadrant Professionnel</w:t>
                            </w:r>
                          </w:p>
                          <w:p w14:paraId="60AF0710" w14:textId="330E75F9" w:rsidR="0059348C" w:rsidRDefault="0059348C" w:rsidP="0059348C">
                            <w:pPr>
                              <w:spacing w:line="240" w:lineRule="auto"/>
                              <w:jc w:val="center"/>
                              <w:rPr>
                                <w:b/>
                                <w:bCs/>
                              </w:rPr>
                            </w:pPr>
                            <w:r w:rsidRPr="0059348C">
                              <w:rPr>
                                <w:b/>
                                <w:bCs/>
                              </w:rPr>
                              <w:t>M</w:t>
                            </w:r>
                            <w:r>
                              <w:rPr>
                                <w:b/>
                                <w:bCs/>
                              </w:rPr>
                              <w:t>.</w:t>
                            </w:r>
                            <w:r w:rsidRPr="0059348C">
                              <w:rPr>
                                <w:b/>
                                <w:bCs/>
                              </w:rPr>
                              <w:t xml:space="preserve"> TAGNE NJIMEFO Alex </w:t>
                            </w:r>
                            <w:r w:rsidR="00B557C3">
                              <w:rPr>
                                <w:b/>
                                <w:bCs/>
                              </w:rPr>
                              <w:t>B.</w:t>
                            </w:r>
                          </w:p>
                          <w:p w14:paraId="2EA8AF03" w14:textId="17FCB5AD" w:rsidR="0059348C" w:rsidRPr="0059348C" w:rsidRDefault="0059348C" w:rsidP="0059348C">
                            <w:pPr>
                              <w:spacing w:line="240" w:lineRule="auto"/>
                              <w:jc w:val="center"/>
                            </w:pPr>
                            <w:r w:rsidRPr="0059348C">
                              <w:t>Chef de</w:t>
                            </w:r>
                            <w:r>
                              <w:t xml:space="preserve"> projet GL</w:t>
                            </w:r>
                            <w:r w:rsidR="00080548">
                              <w:t xml:space="preserve"> à DGC Sarl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5800A1" id="_x0000_t202" coordsize="21600,21600" o:spt="202" path="m,l,21600r21600,l21600,xe">
                <v:stroke joinstyle="miter"/>
                <v:path gradientshapeok="t" o:connecttype="rect"/>
              </v:shapetype>
              <v:shape id="Zone de texte 23" o:spid="_x0000_s1030" type="#_x0000_t202" style="position:absolute;left:0;text-align:left;margin-left:250.95pt;margin-top:19.45pt;width:202.5pt;height:66.35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" fillcolor="white [3201]" stroked="f" strokeweight=".5pt">
                <v:textbox>
                  <w:txbxContent>
                    <w:p w14:paraId="62A42A2F" w14:textId="783DEBBA" w:rsidR="00C025C4" w:rsidRPr="0059348C" w:rsidRDefault="0059348C" w:rsidP="0059348C">
                      <w:pPr>
                        <w:spacing w:line="240" w:lineRule="auto"/>
                        <w:jc w:val="center"/>
                        <w:rPr>
                          <w:b/>
                          <w:bCs/>
                          <w:u w:val="single"/>
                        </w:rPr>
                      </w:pPr>
                      <w:r w:rsidRPr="0059348C">
                        <w:rPr>
                          <w:b/>
                          <w:bCs/>
                          <w:u w:val="single"/>
                        </w:rPr>
                        <w:t>Encadrant Professionnel</w:t>
                      </w:r>
                    </w:p>
                    <w:p w14:paraId="60AF0710" w14:textId="330E75F9" w:rsidR="0059348C" w:rsidRDefault="0059348C" w:rsidP="0059348C">
                      <w:pPr>
                        <w:spacing w:line="240" w:lineRule="auto"/>
                        <w:jc w:val="center"/>
                        <w:rPr>
                          <w:b/>
                          <w:bCs/>
                        </w:rPr>
                      </w:pPr>
                      <w:r w:rsidRPr="0059348C">
                        <w:rPr>
                          <w:b/>
                          <w:bCs/>
                        </w:rPr>
                        <w:t>M</w:t>
                      </w:r>
                      <w:r>
                        <w:rPr>
                          <w:b/>
                          <w:bCs/>
                        </w:rPr>
                        <w:t>.</w:t>
                      </w:r>
                      <w:r w:rsidRPr="0059348C">
                        <w:rPr>
                          <w:b/>
                          <w:bCs/>
                        </w:rPr>
                        <w:t xml:space="preserve"> TAGNE NJIMEFO Alex </w:t>
                      </w:r>
                      <w:r w:rsidR="00B557C3">
                        <w:rPr>
                          <w:b/>
                          <w:bCs/>
                        </w:rPr>
                        <w:t>B.</w:t>
                      </w:r>
                    </w:p>
                    <w:p w14:paraId="2EA8AF03" w14:textId="17FCB5AD" w:rsidR="0059348C" w:rsidRPr="0059348C" w:rsidRDefault="0059348C" w:rsidP="0059348C">
                      <w:pPr>
                        <w:spacing w:line="240" w:lineRule="auto"/>
                        <w:jc w:val="center"/>
                      </w:pPr>
                      <w:r w:rsidRPr="0059348C">
                        <w:t>Chef de</w:t>
                      </w:r>
                      <w:r>
                        <w:t xml:space="preserve"> projet GL</w:t>
                      </w:r>
                      <w:r w:rsidR="00080548">
                        <w:t xml:space="preserve"> à DGC Sarl</w:t>
                      </w:r>
                    </w:p>
                  </w:txbxContent>
                </v:textbox>
                <w10:wrap anchorx="margin"/>
              </v:shape>
            </w:pict>
          </mc:Fallback>
        </mc:AlternateContent>
      </w:r>
      <w:r w:rsidR="00841340">
        <w:rPr>
          <w:noProof/>
        </w:rPr>
        <mc:AlternateContent>
          <mc:Choice Requires="wps">
            <w:drawing>
              <wp:anchor distT="0" distB="0" distL="114300" distR="114300" simplePos="0" relativeHeight="251658262" behindDoc="0" locked="0" layoutInCell="1" allowOverlap="1" wp14:anchorId="0B8A98D1" wp14:editId="37EC8981">
                <wp:simplePos x="0" y="0"/>
                <wp:positionH relativeFrom="margin">
                  <wp:align>left</wp:align>
                </wp:positionH>
                <wp:positionV relativeFrom="paragraph">
                  <wp:posOffset>247124</wp:posOffset>
                </wp:positionV>
                <wp:extent cx="2546350" cy="842839"/>
                <wp:effectExtent l="0" t="0" r="6350" b="0"/>
                <wp:wrapNone/>
                <wp:docPr id="943754069" name="Zone de texte 23"/>
                <wp:cNvGraphicFramePr/>
                <a:graphic xmlns:a="http://schemas.openxmlformats.org/drawingml/2006/main">
                  <a:graphicData uri="http://schemas.microsoft.com/office/word/2010/wordprocessingShape">
                    <wps:wsp>
                      <wps:cNvSpPr txBox="1"/>
                      <wps:spPr>
                        <a:xfrm>
                          <a:off x="0" y="0"/>
                          <a:ext cx="2546350" cy="842839"/>
                        </a:xfrm>
                        <a:prstGeom prst="rect">
                          <a:avLst/>
                        </a:prstGeom>
                        <a:solidFill>
                          <a:schemeClr val="lt1"/>
                        </a:solidFill>
                        <a:ln w="6350">
                          <a:noFill/>
                        </a:ln>
                      </wps:spPr>
                      <wps:txbx>
                        <w:txbxContent>
                          <w:p w14:paraId="10C6BB2E" w14:textId="2DC8CBE2" w:rsidR="00C025C4" w:rsidRPr="0059348C" w:rsidRDefault="0059348C" w:rsidP="0059348C">
                            <w:pPr>
                              <w:spacing w:line="240" w:lineRule="auto"/>
                              <w:jc w:val="center"/>
                              <w:rPr>
                                <w:b/>
                                <w:bCs/>
                                <w:u w:val="single"/>
                              </w:rPr>
                            </w:pPr>
                            <w:r w:rsidRPr="0059348C">
                              <w:rPr>
                                <w:b/>
                                <w:bCs/>
                                <w:u w:val="single"/>
                              </w:rPr>
                              <w:t>Encadrant Académique</w:t>
                            </w:r>
                          </w:p>
                          <w:p w14:paraId="0BDD6E13" w14:textId="05B53C09" w:rsidR="0059348C" w:rsidRDefault="0059348C" w:rsidP="0059348C">
                            <w:pPr>
                              <w:spacing w:line="240" w:lineRule="auto"/>
                              <w:jc w:val="center"/>
                              <w:rPr>
                                <w:b/>
                                <w:bCs/>
                              </w:rPr>
                            </w:pPr>
                            <w:r w:rsidRPr="0059348C">
                              <w:rPr>
                                <w:b/>
                                <w:bCs/>
                              </w:rPr>
                              <w:t>Mme BIDIMA</w:t>
                            </w:r>
                            <w:r w:rsidR="00AD034B">
                              <w:rPr>
                                <w:b/>
                                <w:bCs/>
                              </w:rPr>
                              <w:t xml:space="preserve"> </w:t>
                            </w:r>
                            <w:r w:rsidR="00BE3CC2">
                              <w:rPr>
                                <w:b/>
                                <w:bCs/>
                              </w:rPr>
                              <w:t>EYENGA Dyna</w:t>
                            </w:r>
                          </w:p>
                          <w:p w14:paraId="5941F802" w14:textId="1214AD9D" w:rsidR="0059348C" w:rsidRPr="0059348C" w:rsidRDefault="0059348C" w:rsidP="0059348C">
                            <w:pPr>
                              <w:spacing w:line="240" w:lineRule="auto"/>
                              <w:jc w:val="center"/>
                            </w:pPr>
                            <w:r w:rsidRPr="0059348C">
                              <w:t>Ensei</w:t>
                            </w:r>
                            <w:r>
                              <w:t>gnante à l’IAI-Cameroun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98D1" id="_x0000_s1031" type="#_x0000_t202" style="position:absolute;left:0;text-align:left;margin-left:0;margin-top:19.45pt;width:200.5pt;height:66.35pt;z-index:25165826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" fillcolor="white [3201]" stroked="f" strokeweight=".5pt">
                <v:textbox>
                  <w:txbxContent>
                    <w:p w14:paraId="10C6BB2E" w14:textId="2DC8CBE2" w:rsidR="00C025C4" w:rsidRPr="0059348C" w:rsidRDefault="0059348C" w:rsidP="0059348C">
                      <w:pPr>
                        <w:spacing w:line="240" w:lineRule="auto"/>
                        <w:jc w:val="center"/>
                        <w:rPr>
                          <w:b/>
                          <w:bCs/>
                          <w:u w:val="single"/>
                        </w:rPr>
                      </w:pPr>
                      <w:r w:rsidRPr="0059348C">
                        <w:rPr>
                          <w:b/>
                          <w:bCs/>
                          <w:u w:val="single"/>
                        </w:rPr>
                        <w:t>Encadrant Académique</w:t>
                      </w:r>
                    </w:p>
                    <w:p w14:paraId="0BDD6E13" w14:textId="05B53C09" w:rsidR="0059348C" w:rsidRDefault="0059348C" w:rsidP="0059348C">
                      <w:pPr>
                        <w:spacing w:line="240" w:lineRule="auto"/>
                        <w:jc w:val="center"/>
                        <w:rPr>
                          <w:b/>
                          <w:bCs/>
                        </w:rPr>
                      </w:pPr>
                      <w:r w:rsidRPr="0059348C">
                        <w:rPr>
                          <w:b/>
                          <w:bCs/>
                        </w:rPr>
                        <w:t>Mme BIDIMA</w:t>
                      </w:r>
                      <w:r w:rsidR="00AD034B">
                        <w:rPr>
                          <w:b/>
                          <w:bCs/>
                        </w:rPr>
                        <w:t xml:space="preserve"> </w:t>
                      </w:r>
                      <w:r w:rsidR="00BE3CC2">
                        <w:rPr>
                          <w:b/>
                          <w:bCs/>
                        </w:rPr>
                        <w:t>EYENGA Dyna</w:t>
                      </w:r>
                    </w:p>
                    <w:p w14:paraId="5941F802" w14:textId="1214AD9D" w:rsidR="0059348C" w:rsidRPr="0059348C" w:rsidRDefault="0059348C" w:rsidP="0059348C">
                      <w:pPr>
                        <w:spacing w:line="240" w:lineRule="auto"/>
                        <w:jc w:val="center"/>
                      </w:pPr>
                      <w:r w:rsidRPr="0059348C">
                        <w:t>Ensei</w:t>
                      </w:r>
                      <w:r>
                        <w:t>gnante à l’IAI-Cameroun</w:t>
                      </w:r>
                    </w:p>
                  </w:txbxContent>
                </v:textbox>
                <w10:wrap anchorx="margin"/>
              </v:shape>
            </w:pict>
          </mc:Fallback>
        </mc:AlternateContent>
      </w:r>
    </w:p>
    <w:p w14:paraId="10B7E487" w14:textId="676893BA" w:rsidR="009B0C36" w:rsidRPr="009B0C36" w:rsidRDefault="00F83CE9" w:rsidP="009B0C36">
      <w:r>
        <w:rPr>
          <w:noProof/>
        </w:rPr>
        <w:t xml:space="preserve"> </w:t>
      </w:r>
    </w:p>
    <w:p w14:paraId="5A91296F" w14:textId="1477C271" w:rsidR="009B0C36" w:rsidRPr="009B0C36" w:rsidRDefault="009B0C36" w:rsidP="009B0C36"/>
    <w:p w14:paraId="55682949" w14:textId="7AD970F0" w:rsidR="009B0C36" w:rsidRDefault="00C025C4" w:rsidP="004B5001">
      <w:r>
        <w:rPr>
          <w:noProof/>
          <w:sz w:val="28"/>
          <w:szCs w:val="28"/>
        </w:rPr>
        <mc:AlternateContent>
          <mc:Choice Requires="wps">
            <w:drawing>
              <wp:anchor distT="0" distB="0" distL="114300" distR="114300" simplePos="0" relativeHeight="251658244" behindDoc="0" locked="0" layoutInCell="1" allowOverlap="1" wp14:anchorId="42E0579A" wp14:editId="11AE0098">
                <wp:simplePos x="0" y="0"/>
                <wp:positionH relativeFrom="margin">
                  <wp:align>center</wp:align>
                </wp:positionH>
                <wp:positionV relativeFrom="paragraph">
                  <wp:posOffset>75565</wp:posOffset>
                </wp:positionV>
                <wp:extent cx="3295650" cy="457200"/>
                <wp:effectExtent l="95250" t="38100" r="38100" b="95250"/>
                <wp:wrapNone/>
                <wp:docPr id="17190709" name="Rectangle : coins arrondis 6"/>
                <wp:cNvGraphicFramePr/>
                <a:graphic xmlns:a="http://schemas.openxmlformats.org/drawingml/2006/main">
                  <a:graphicData uri="http://schemas.microsoft.com/office/word/2010/wordprocessingShape">
                    <wps:wsp>
                      <wps:cNvSpPr/>
                      <wps:spPr>
                        <a:xfrm>
                          <a:off x="0" y="0"/>
                          <a:ext cx="3295650" cy="457200"/>
                        </a:xfrm>
                        <a:prstGeom prst="roundRect">
                          <a:avLst>
                            <a:gd name="adj" fmla="val 50000"/>
                          </a:avLst>
                        </a:prstGeom>
                        <a:effectLst>
                          <a:outerShdw blurRad="50800" dist="38100" dir="8100000" algn="tr" rotWithShape="0">
                            <a:prstClr val="black">
                              <a:alpha val="40000"/>
                            </a:prstClr>
                          </a:outerShdw>
                        </a:effectLst>
                      </wps:spPr>
                      <wps:style>
                        <a:lnRef idx="0">
                          <a:schemeClr val="accent1"/>
                        </a:lnRef>
                        <a:fillRef idx="3">
                          <a:schemeClr val="accent1"/>
                        </a:fillRef>
                        <a:effectRef idx="3">
                          <a:schemeClr val="accent1"/>
                        </a:effectRef>
                        <a:fontRef idx="minor">
                          <a:schemeClr val="lt1"/>
                        </a:fontRef>
                      </wps:style>
                      <wps:txbx>
                        <w:txbxContent>
                          <w:p w14:paraId="4CD565A7" w14:textId="2F7F8B01" w:rsidR="00533D55" w:rsidRDefault="00533D55" w:rsidP="00533D55">
                            <w:pPr>
                              <w:jc w:val="center"/>
                            </w:pPr>
                            <w:r>
                              <w:t>ANNÉE ACADÉMIQUE</w:t>
                            </w:r>
                            <w:r w:rsidR="00C7145F">
                              <w:t xml:space="preserve"> </w:t>
                            </w:r>
                            <w:r>
                              <w:t> </w:t>
                            </w:r>
                            <w:r w:rsidRPr="00C7145F">
                              <w:rPr>
                                <w:b/>
                              </w:rPr>
                              <w:t>202</w:t>
                            </w:r>
                            <w:r w:rsidR="00A17A17" w:rsidRPr="00C7145F">
                              <w:rPr>
                                <w:b/>
                              </w:rPr>
                              <w:t>5</w:t>
                            </w:r>
                            <w:r w:rsidRPr="00C7145F">
                              <w:rPr>
                                <w:b/>
                              </w:rPr>
                              <w:t xml:space="preserve"> - 202</w:t>
                            </w:r>
                            <w:r w:rsidR="00A17A17" w:rsidRPr="00C7145F">
                              <w:rPr>
                                <w:b/>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E0579A" id="Rectangle : coins arrondis 6" o:spid="_x0000_s1032" style="position:absolute;left:0;text-align:left;margin-left:0;margin-top:5.95pt;width:259.5pt;height:36pt;z-index:251658244;visibility:visible;mso-wrap-style:square;mso-wrap-distance-left:9pt;mso-wrap-distance-top:0;mso-wrap-distance-right:9pt;mso-wrap-distance-bottom:0;mso-position-horizontal:center;mso-position-horizontal-relative:margin;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" fillcolor="#4f7ac7 [3028]" stroked="f">
                <v:fill color2="#416fc3 [3172]" rotate="t" colors="0 #6083cb;.5 #3e70ca;1 #2e61ba" focus="100%" type="gradient">
                  <o:fill v:ext="view" type="gradientUnscaled"/>
                </v:fill>
                <v:shadow on="t" color="black" opacity="26214f" origin=".5,-.5" offset="-.74836mm,.74836mm"/>
                <v:textbox>
                  <w:txbxContent>
                    <w:p w14:paraId="4CD565A7" w14:textId="2F7F8B01" w:rsidR="00533D55" w:rsidRDefault="00533D55" w:rsidP="00533D55">
                      <w:pPr>
                        <w:jc w:val="center"/>
                      </w:pPr>
                      <w:r>
                        <w:t>ANNÉE ACADÉMIQUE</w:t>
                      </w:r>
                      <w:r w:rsidR="00C7145F">
                        <w:t xml:space="preserve"> </w:t>
                      </w:r>
                      <w:r>
                        <w:t> </w:t>
                      </w:r>
                      <w:r w:rsidRPr="00C7145F">
                        <w:rPr>
                          <w:b/>
                        </w:rPr>
                        <w:t>202</w:t>
                      </w:r>
                      <w:r w:rsidR="00A17A17" w:rsidRPr="00C7145F">
                        <w:rPr>
                          <w:b/>
                        </w:rPr>
                        <w:t>5</w:t>
                      </w:r>
                      <w:r w:rsidRPr="00C7145F">
                        <w:rPr>
                          <w:b/>
                        </w:rPr>
                        <w:t xml:space="preserve"> - 202</w:t>
                      </w:r>
                      <w:r w:rsidR="00A17A17" w:rsidRPr="00C7145F">
                        <w:rPr>
                          <w:b/>
                        </w:rPr>
                        <w:t>6</w:t>
                      </w:r>
                    </w:p>
                  </w:txbxContent>
                </v:textbox>
                <w10:wrap anchorx="margin"/>
              </v:roundrect>
            </w:pict>
          </mc:Fallback>
        </mc:AlternateContent>
      </w:r>
      <w:r w:rsidR="009B0C36">
        <w:tab/>
      </w:r>
    </w:p>
    <w:p w14:paraId="216E9888" w14:textId="77777777" w:rsidR="00783155" w:rsidRDefault="00783155" w:rsidP="00783155">
      <w:pPr>
        <w:rPr>
          <w:b/>
          <w:bCs/>
          <w:sz w:val="40"/>
          <w:szCs w:val="40"/>
          <w:u w:val="single"/>
        </w:rPr>
        <w:sectPr w:rsidR="00783155" w:rsidSect="009E06E1">
          <w:headerReference w:type="default" r:id="rId18"/>
          <w:footerReference w:type="default" r:id="rId19"/>
          <w:pgSz w:w="11906" w:h="16838"/>
          <w:pgMar w:top="1417" w:right="1417" w:bottom="1417" w:left="1417"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6F638FDD" w14:textId="77777777" w:rsidR="00BC60E5" w:rsidRDefault="00BC60E5">
      <w:pPr>
        <w:spacing w:line="259" w:lineRule="auto"/>
        <w:jc w:val="left"/>
        <w:rPr>
          <w:rFonts w:eastAsiaTheme="majorEastAsia" w:cstheme="majorBidi"/>
          <w:b/>
          <w:iCs/>
          <w:kern w:val="0"/>
          <w:sz w:val="40"/>
          <w:szCs w:val="40"/>
          <w:lang w:val="fr" w:eastAsia="fr-FR"/>
          <w14:ligatures w14:val="none"/>
        </w:rPr>
      </w:pPr>
      <w:r>
        <w:lastRenderedPageBreak/>
        <w:br w:type="page"/>
      </w:r>
    </w:p>
    <w:p w14:paraId="263F1C78" w14:textId="0062F527" w:rsidR="009B0C36" w:rsidRPr="00783155" w:rsidRDefault="00783155" w:rsidP="008B2553">
      <w:pPr>
        <w:pStyle w:val="Titre1"/>
      </w:pPr>
      <w:bookmarkStart w:id="0" w:name="_Toc240908000"/>
      <w:bookmarkStart w:id="1" w:name="_Toc240908089"/>
      <w:r w:rsidRPr="00783155">
        <w:lastRenderedPageBreak/>
        <w:t>DEDICACE</w:t>
      </w:r>
      <w:bookmarkEnd w:id="0"/>
      <w:bookmarkEnd w:id="1"/>
    </w:p>
    <w:p w14:paraId="2D45F284" w14:textId="77777777" w:rsidR="00852B84" w:rsidRDefault="00852B84" w:rsidP="009E06E1"/>
    <w:p w14:paraId="08B4FCA0" w14:textId="77777777" w:rsidR="00852B84" w:rsidRDefault="00852B84" w:rsidP="009E06E1"/>
    <w:p w14:paraId="5FC96BF2" w14:textId="77777777" w:rsidR="00852B84" w:rsidRDefault="00852B84" w:rsidP="009E06E1"/>
    <w:p w14:paraId="06A6B071" w14:textId="5246958E" w:rsidR="00852B84" w:rsidRDefault="001F73B3" w:rsidP="009E06E1">
      <w:r>
        <w:rPr>
          <w:noProof/>
        </w:rPr>
        <mc:AlternateContent>
          <mc:Choice Requires="wps">
            <w:drawing>
              <wp:anchor distT="0" distB="0" distL="114300" distR="114300" simplePos="0" relativeHeight="251658261" behindDoc="0" locked="0" layoutInCell="1" allowOverlap="1" wp14:anchorId="3F31EFDB" wp14:editId="0B24A9B0">
                <wp:simplePos x="0" y="0"/>
                <wp:positionH relativeFrom="column">
                  <wp:posOffset>96717</wp:posOffset>
                </wp:positionH>
                <wp:positionV relativeFrom="paragraph">
                  <wp:posOffset>27896</wp:posOffset>
                </wp:positionV>
                <wp:extent cx="5873750" cy="3751580"/>
                <wp:effectExtent l="19050" t="0" r="31750" b="1925320"/>
                <wp:wrapNone/>
                <wp:docPr id="1037889878" name="Phylactère : pensées 24"/>
                <wp:cNvGraphicFramePr/>
                <a:graphic xmlns:a="http://schemas.openxmlformats.org/drawingml/2006/main">
                  <a:graphicData uri="http://schemas.microsoft.com/office/word/2010/wordprocessingShape">
                    <wps:wsp>
                      <wps:cNvSpPr/>
                      <wps:spPr>
                        <a:xfrm>
                          <a:off x="0" y="0"/>
                          <a:ext cx="5873750" cy="3751580"/>
                        </a:xfrm>
                        <a:prstGeom prst="cloudCallout">
                          <a:avLst>
                            <a:gd name="adj1" fmla="val -31835"/>
                            <a:gd name="adj2" fmla="val 9797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BFAF26" w14:textId="6C8C1A80" w:rsidR="003E5038" w:rsidRPr="003E5038" w:rsidRDefault="003E5038" w:rsidP="003E5038">
                            <w:pPr>
                              <w:jc w:val="center"/>
                              <w:rPr>
                                <w:color w:val="FFE599" w:themeColor="accent4" w:themeTint="66"/>
                                <w:sz w:val="72"/>
                                <w:szCs w:val="56"/>
                              </w:rPr>
                            </w:pPr>
                            <w:r w:rsidRPr="003E5038">
                              <w:rPr>
                                <w:color w:val="FFE599" w:themeColor="accent4" w:themeTint="66"/>
                                <w:sz w:val="72"/>
                                <w:szCs w:val="56"/>
                              </w:rPr>
                              <w:t>À MES PARENTS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31EFDB"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24" o:spid="_x0000_s1033" type="#_x0000_t106" style="position:absolute;left:0;text-align:left;margin-left:7.6pt;margin-top:2.2pt;width:462.5pt;height:295.4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" adj="3924,31962" fillcolor="#4472c4 [3204]" strokecolor="#09101d [484]" strokeweight="1pt">
                <v:stroke joinstyle="miter"/>
                <v:textbox>
                  <w:txbxContent>
                    <w:p w14:paraId="10BFAF26" w14:textId="6C8C1A80" w:rsidR="003E5038" w:rsidRPr="003E5038" w:rsidRDefault="003E5038" w:rsidP="003E5038">
                      <w:pPr>
                        <w:jc w:val="center"/>
                        <w:rPr>
                          <w:color w:val="FFE599" w:themeColor="accent4" w:themeTint="66"/>
                          <w:sz w:val="72"/>
                          <w:szCs w:val="56"/>
                        </w:rPr>
                      </w:pPr>
                      <w:r w:rsidRPr="003E5038">
                        <w:rPr>
                          <w:color w:val="FFE599" w:themeColor="accent4" w:themeTint="66"/>
                          <w:sz w:val="72"/>
                          <w:szCs w:val="56"/>
                        </w:rPr>
                        <w:t>À MES PARENTS</w:t>
                      </w:r>
                    </w:p>
                  </w:txbxContent>
                </v:textbox>
              </v:shape>
            </w:pict>
          </mc:Fallback>
        </mc:AlternateContent>
      </w:r>
    </w:p>
    <w:p w14:paraId="3195BE90" w14:textId="01F5EB0A" w:rsidR="005673EA" w:rsidRDefault="005673EA" w:rsidP="009E06E1"/>
    <w:p w14:paraId="4E202C1A" w14:textId="77777777" w:rsidR="005673EA" w:rsidRDefault="005673EA" w:rsidP="009E06E1"/>
    <w:p w14:paraId="58FDA8EA" w14:textId="77777777" w:rsidR="005673EA" w:rsidRDefault="005673EA" w:rsidP="009E06E1"/>
    <w:p w14:paraId="1528F902" w14:textId="77777777" w:rsidR="005673EA" w:rsidRDefault="005673EA" w:rsidP="009E06E1"/>
    <w:p w14:paraId="7F69AD98" w14:textId="77777777" w:rsidR="005673EA" w:rsidRDefault="005673EA" w:rsidP="009E06E1"/>
    <w:p w14:paraId="6A1E4C8C" w14:textId="77777777" w:rsidR="005673EA" w:rsidRDefault="005673EA" w:rsidP="009E06E1"/>
    <w:p w14:paraId="60F1A7A3" w14:textId="77777777" w:rsidR="005673EA" w:rsidRDefault="005673EA" w:rsidP="009E06E1"/>
    <w:p w14:paraId="1FF6EB94" w14:textId="77777777" w:rsidR="005673EA" w:rsidRDefault="005673EA" w:rsidP="009E06E1"/>
    <w:p w14:paraId="5F992445" w14:textId="77777777" w:rsidR="005673EA" w:rsidRDefault="005673EA" w:rsidP="009E06E1"/>
    <w:p w14:paraId="5F36E252" w14:textId="77777777" w:rsidR="005673EA" w:rsidRDefault="005673EA" w:rsidP="009E06E1"/>
    <w:p w14:paraId="17275019" w14:textId="77777777" w:rsidR="005673EA" w:rsidRDefault="005673EA" w:rsidP="009E06E1"/>
    <w:p w14:paraId="46348B44" w14:textId="77777777" w:rsidR="005673EA" w:rsidRDefault="005673EA" w:rsidP="009E06E1"/>
    <w:p w14:paraId="7D3B46E6" w14:textId="77777777" w:rsidR="005673EA" w:rsidRDefault="005673EA" w:rsidP="009E06E1"/>
    <w:p w14:paraId="5416DA28" w14:textId="77777777" w:rsidR="005673EA" w:rsidRDefault="005673EA" w:rsidP="009E06E1"/>
    <w:p w14:paraId="47B5D262" w14:textId="77777777" w:rsidR="005673EA" w:rsidRDefault="005673EA" w:rsidP="009E06E1"/>
    <w:p w14:paraId="412F5402" w14:textId="24549D65" w:rsidR="0019207A" w:rsidRDefault="0019207A">
      <w:pPr>
        <w:spacing w:line="259" w:lineRule="auto"/>
        <w:jc w:val="left"/>
      </w:pPr>
      <w:r>
        <w:br w:type="page"/>
      </w:r>
    </w:p>
    <w:p w14:paraId="1D303E8C" w14:textId="77777777" w:rsidR="005673EA" w:rsidRPr="0019207A" w:rsidRDefault="005673EA" w:rsidP="009E06E1">
      <w:pPr>
        <w:rPr>
          <w:sz w:val="4"/>
          <w:szCs w:val="2"/>
        </w:rPr>
      </w:pPr>
    </w:p>
    <w:p w14:paraId="63E130FC" w14:textId="77777777" w:rsidR="005673EA" w:rsidRDefault="005673EA" w:rsidP="008B2553">
      <w:pPr>
        <w:pStyle w:val="Titre1"/>
      </w:pPr>
      <w:bookmarkStart w:id="2" w:name="_Toc167098418"/>
      <w:bookmarkStart w:id="3" w:name="_Toc240908001"/>
      <w:bookmarkStart w:id="4" w:name="_Toc240908090"/>
      <w:r w:rsidRPr="00DD47A1">
        <w:t>REMERCIEMENTS</w:t>
      </w:r>
      <w:bookmarkEnd w:id="2"/>
      <w:bookmarkEnd w:id="3"/>
      <w:bookmarkEnd w:id="4"/>
    </w:p>
    <w:p w14:paraId="51212690" w14:textId="77777777" w:rsidR="005673EA" w:rsidRPr="008266AF" w:rsidRDefault="005673EA" w:rsidP="00437624">
      <w:pPr>
        <w:rPr>
          <w:lang w:val="fr"/>
        </w:rPr>
      </w:pPr>
    </w:p>
    <w:p w14:paraId="7FD1352E" w14:textId="77777777" w:rsidR="005673EA" w:rsidRPr="00437624" w:rsidRDefault="005673EA" w:rsidP="007F50B6">
      <w:pPr>
        <w:rPr>
          <w:rStyle w:val="fontstyle01"/>
          <w:rFonts w:ascii="Times New Roman" w:hAnsi="Times New Roman"/>
          <w:sz w:val="24"/>
          <w:szCs w:val="32"/>
        </w:rPr>
      </w:pPr>
      <w:r w:rsidRPr="00437624">
        <w:rPr>
          <w:rStyle w:val="fontstyle01"/>
          <w:rFonts w:ascii="Times New Roman" w:hAnsi="Times New Roman"/>
          <w:sz w:val="24"/>
          <w:szCs w:val="32"/>
        </w:rPr>
        <w:t>Nous souhaitons exprimer notre sincère gratitude et notre profonde reconnaissance envers</w:t>
      </w:r>
      <w:r w:rsidRPr="00437624">
        <w:rPr>
          <w:rFonts w:cs="Times New Roman"/>
          <w:sz w:val="32"/>
          <w:szCs w:val="28"/>
        </w:rPr>
        <w:t xml:space="preserve"> </w:t>
      </w:r>
      <w:r w:rsidRPr="00437624">
        <w:rPr>
          <w:rStyle w:val="fontstyle01"/>
          <w:rFonts w:ascii="Times New Roman" w:hAnsi="Times New Roman"/>
          <w:sz w:val="24"/>
          <w:szCs w:val="32"/>
        </w:rPr>
        <w:t>toutes les personnes qui ont joué un rôle essentiel dans la réalisation de ce travail. Nous</w:t>
      </w:r>
      <w:r w:rsidRPr="00437624">
        <w:rPr>
          <w:rFonts w:cs="Times New Roman"/>
          <w:sz w:val="32"/>
          <w:szCs w:val="28"/>
        </w:rPr>
        <w:t xml:space="preserve"> </w:t>
      </w:r>
      <w:r w:rsidRPr="00437624">
        <w:rPr>
          <w:rStyle w:val="fontstyle01"/>
          <w:rFonts w:ascii="Times New Roman" w:hAnsi="Times New Roman"/>
          <w:sz w:val="24"/>
          <w:szCs w:val="32"/>
        </w:rPr>
        <w:t>souhaitons ainsi adresser nos chaleureux remerciements aux personnes suivantes :</w:t>
      </w:r>
    </w:p>
    <w:p w14:paraId="17F221DF" w14:textId="532324F5" w:rsidR="005673EA" w:rsidRDefault="005673EA">
      <w:pPr>
        <w:pStyle w:val="Paragraphedeliste"/>
        <w:numPr>
          <w:ilvl w:val="0"/>
          <w:numId w:val="1"/>
        </w:numPr>
        <w:rPr>
          <w:bCs/>
          <w:szCs w:val="24"/>
          <w:lang w:val="fr"/>
        </w:rPr>
      </w:pPr>
      <w:r w:rsidRPr="00437624">
        <w:rPr>
          <w:b/>
          <w:bCs/>
          <w:szCs w:val="24"/>
          <w:lang w:val="fr"/>
        </w:rPr>
        <w:t>DIEU</w:t>
      </w:r>
      <w:r w:rsidRPr="00437624">
        <w:rPr>
          <w:bCs/>
          <w:szCs w:val="24"/>
          <w:lang w:val="fr"/>
        </w:rPr>
        <w:t xml:space="preserve"> qui nous a accordé vie</w:t>
      </w:r>
      <w:r w:rsidR="002D5125">
        <w:rPr>
          <w:bCs/>
          <w:szCs w:val="24"/>
          <w:lang w:val="fr"/>
        </w:rPr>
        <w:t>, santé et sécurité</w:t>
      </w:r>
      <w:r w:rsidRPr="00437624">
        <w:rPr>
          <w:bCs/>
          <w:szCs w:val="24"/>
          <w:lang w:val="fr"/>
        </w:rPr>
        <w:t xml:space="preserve"> jusqu’en ce jour</w:t>
      </w:r>
      <w:r w:rsidR="002D5125">
        <w:rPr>
          <w:bCs/>
          <w:szCs w:val="24"/>
          <w:lang w:val="fr"/>
        </w:rPr>
        <w:t xml:space="preserve"> et qui a pourvu à nos différents besoins</w:t>
      </w:r>
      <w:r w:rsidR="002D5125" w:rsidRPr="00437624">
        <w:rPr>
          <w:bCs/>
          <w:szCs w:val="24"/>
          <w:lang w:val="fr"/>
        </w:rPr>
        <w:t xml:space="preserve"> ;</w:t>
      </w:r>
    </w:p>
    <w:p w14:paraId="67A42348" w14:textId="49CAD51E" w:rsidR="008B4938" w:rsidRPr="002017B6" w:rsidRDefault="008B4938">
      <w:pPr>
        <w:pStyle w:val="Paragraphedeliste"/>
        <w:numPr>
          <w:ilvl w:val="0"/>
          <w:numId w:val="1"/>
        </w:numPr>
        <w:rPr>
          <w:bCs/>
          <w:szCs w:val="24"/>
          <w:lang w:val="fr"/>
        </w:rPr>
      </w:pPr>
      <w:r w:rsidRPr="008B4938">
        <w:rPr>
          <w:b/>
          <w:bCs/>
          <w:szCs w:val="24"/>
          <w:lang w:val="fr"/>
        </w:rPr>
        <w:t>Le Représentant Résident</w:t>
      </w:r>
      <w:r>
        <w:rPr>
          <w:b/>
          <w:bCs/>
          <w:szCs w:val="24"/>
          <w:lang w:val="fr"/>
        </w:rPr>
        <w:t xml:space="preserve"> </w:t>
      </w:r>
      <w:r w:rsidRPr="008B4938">
        <w:rPr>
          <w:b/>
          <w:bCs/>
          <w:i/>
          <w:iCs/>
          <w:szCs w:val="24"/>
          <w:lang w:val="fr"/>
        </w:rPr>
        <w:t>M. ARMAND CLAUDE ABANDA</w:t>
      </w:r>
      <w:r>
        <w:rPr>
          <w:b/>
          <w:bCs/>
          <w:szCs w:val="24"/>
          <w:lang w:val="fr"/>
        </w:rPr>
        <w:t xml:space="preserve">, </w:t>
      </w:r>
      <w:r w:rsidRPr="00FC7C0A">
        <w:rPr>
          <w:i/>
          <w:iCs/>
          <w:szCs w:val="24"/>
          <w:lang w:val="fr"/>
        </w:rPr>
        <w:t>pour nous avoir offert un cadre éducatif académique adéquat durant notre année scolaire ;</w:t>
      </w:r>
    </w:p>
    <w:p w14:paraId="7C3C1F06" w14:textId="13AFC490" w:rsidR="002017B6" w:rsidRPr="008B4938" w:rsidRDefault="002017B6">
      <w:pPr>
        <w:pStyle w:val="Paragraphedeliste"/>
        <w:numPr>
          <w:ilvl w:val="0"/>
          <w:numId w:val="1"/>
        </w:numPr>
        <w:rPr>
          <w:bCs/>
          <w:szCs w:val="24"/>
          <w:lang w:val="fr"/>
        </w:rPr>
      </w:pPr>
      <w:r>
        <w:rPr>
          <w:b/>
          <w:bCs/>
          <w:szCs w:val="24"/>
          <w:lang w:val="fr"/>
        </w:rPr>
        <w:t xml:space="preserve">Le Directeur Général de DGC Sarl </w:t>
      </w:r>
      <w:r>
        <w:rPr>
          <w:b/>
          <w:bCs/>
          <w:i/>
          <w:iCs/>
          <w:szCs w:val="24"/>
          <w:lang w:val="fr"/>
        </w:rPr>
        <w:t xml:space="preserve">M. ZANGUE TOKAM DIKONC Rodges, </w:t>
      </w:r>
      <w:r>
        <w:rPr>
          <w:i/>
          <w:iCs/>
          <w:szCs w:val="24"/>
          <w:lang w:val="fr"/>
        </w:rPr>
        <w:t>pour nous avoir offert la possibilité d’intégrer l’entreprise en tant que stagiaire ;</w:t>
      </w:r>
    </w:p>
    <w:p w14:paraId="1DE8BAC2" w14:textId="5ACDA9DE" w:rsidR="008B4938" w:rsidRPr="008B4938" w:rsidRDefault="008B4938">
      <w:pPr>
        <w:pStyle w:val="Paragraphedeliste"/>
        <w:numPr>
          <w:ilvl w:val="0"/>
          <w:numId w:val="1"/>
        </w:numPr>
        <w:rPr>
          <w:bCs/>
          <w:szCs w:val="24"/>
          <w:lang w:val="fr"/>
        </w:rPr>
      </w:pPr>
      <w:r>
        <w:rPr>
          <w:b/>
          <w:bCs/>
          <w:szCs w:val="24"/>
          <w:lang w:val="fr"/>
        </w:rPr>
        <w:t xml:space="preserve">L’encadrant professionnel </w:t>
      </w:r>
      <w:r>
        <w:rPr>
          <w:b/>
          <w:bCs/>
          <w:i/>
          <w:iCs/>
          <w:szCs w:val="24"/>
          <w:lang w:val="fr"/>
        </w:rPr>
        <w:t xml:space="preserve">M. TAGNE NJIMEFO Alex, </w:t>
      </w:r>
      <w:r w:rsidRPr="00FC7C0A">
        <w:rPr>
          <w:i/>
          <w:iCs/>
          <w:szCs w:val="24"/>
          <w:lang w:val="fr"/>
        </w:rPr>
        <w:t>pour le suivi et l’</w:t>
      </w:r>
      <w:r w:rsidR="007071C5" w:rsidRPr="00FC7C0A">
        <w:rPr>
          <w:i/>
          <w:iCs/>
          <w:szCs w:val="24"/>
          <w:lang w:val="fr"/>
        </w:rPr>
        <w:t>orientation</w:t>
      </w:r>
      <w:r w:rsidRPr="00FC7C0A">
        <w:rPr>
          <w:i/>
          <w:iCs/>
          <w:szCs w:val="24"/>
          <w:lang w:val="fr"/>
        </w:rPr>
        <w:t xml:space="preserve"> technique dont il nous a fait bénéficier durant notre période ;</w:t>
      </w:r>
    </w:p>
    <w:p w14:paraId="7C8314FD" w14:textId="08F4ADEF" w:rsidR="008B4938" w:rsidRPr="00780F90" w:rsidRDefault="008B4938" w:rsidP="00316AE0">
      <w:pPr>
        <w:pStyle w:val="Paragraphedeliste"/>
        <w:numPr>
          <w:ilvl w:val="0"/>
          <w:numId w:val="1"/>
        </w:numPr>
        <w:rPr>
          <w:bCs/>
          <w:szCs w:val="24"/>
          <w:lang w:val="fr"/>
        </w:rPr>
      </w:pPr>
      <w:r w:rsidRPr="00780F90">
        <w:rPr>
          <w:b/>
          <w:bCs/>
          <w:szCs w:val="24"/>
          <w:lang w:val="fr"/>
        </w:rPr>
        <w:t xml:space="preserve">L’encadrant académique </w:t>
      </w:r>
      <w:r w:rsidRPr="00780F90">
        <w:rPr>
          <w:b/>
          <w:bCs/>
          <w:i/>
          <w:iCs/>
          <w:szCs w:val="24"/>
          <w:lang w:val="fr"/>
        </w:rPr>
        <w:t xml:space="preserve">Mme BIDIMA EYENGA Dyna </w:t>
      </w:r>
      <w:r w:rsidRPr="00780F90">
        <w:rPr>
          <w:i/>
          <w:iCs/>
          <w:szCs w:val="24"/>
          <w:lang w:val="fr"/>
        </w:rPr>
        <w:t>pour le suivi et l’</w:t>
      </w:r>
      <w:r w:rsidR="007071C5" w:rsidRPr="00780F90">
        <w:rPr>
          <w:i/>
          <w:iCs/>
          <w:szCs w:val="24"/>
          <w:lang w:val="fr"/>
        </w:rPr>
        <w:t>orientation</w:t>
      </w:r>
      <w:r w:rsidRPr="00780F90">
        <w:rPr>
          <w:i/>
          <w:iCs/>
          <w:szCs w:val="24"/>
          <w:lang w:val="fr"/>
        </w:rPr>
        <w:t xml:space="preserve"> académique offert durant notre période de stage (malgré le fait qu’elle eut son congé) ;</w:t>
      </w:r>
    </w:p>
    <w:p w14:paraId="2949E7DE" w14:textId="2629DDAB" w:rsidR="000D4A18" w:rsidRPr="00FC7C0A" w:rsidRDefault="000D4A18">
      <w:pPr>
        <w:pStyle w:val="Paragraphedeliste"/>
        <w:numPr>
          <w:ilvl w:val="0"/>
          <w:numId w:val="1"/>
        </w:numPr>
        <w:rPr>
          <w:bCs/>
          <w:i/>
          <w:iCs/>
          <w:szCs w:val="24"/>
          <w:lang w:val="fr"/>
        </w:rPr>
      </w:pPr>
      <w:r>
        <w:rPr>
          <w:b/>
          <w:szCs w:val="24"/>
          <w:lang w:val="fr"/>
        </w:rPr>
        <w:t xml:space="preserve">Mes parents </w:t>
      </w:r>
      <w:r w:rsidRPr="00FC7C0A">
        <w:rPr>
          <w:bCs/>
          <w:i/>
          <w:iCs/>
          <w:szCs w:val="24"/>
          <w:lang w:val="fr"/>
        </w:rPr>
        <w:t>qui ont usé des moyens à leur disposition</w:t>
      </w:r>
      <w:r w:rsidR="008B4938" w:rsidRPr="00FC7C0A">
        <w:rPr>
          <w:bCs/>
          <w:i/>
          <w:iCs/>
          <w:szCs w:val="24"/>
          <w:lang w:val="fr"/>
        </w:rPr>
        <w:t xml:space="preserve">, depuis le début de l’année académique jusqu’à la fin de notre stage se concluant par une soutenance, afin que tout se déroule sans encombre. </w:t>
      </w:r>
    </w:p>
    <w:p w14:paraId="54D7176B" w14:textId="18C50BC6" w:rsidR="005673EA" w:rsidRDefault="005673EA" w:rsidP="007F50B6">
      <w:r w:rsidRPr="008266AF">
        <w:rPr>
          <w:bCs/>
          <w:szCs w:val="24"/>
          <w:lang w:val="fr"/>
        </w:rPr>
        <w:t>Enfin, nous tenons à exprimer notre reconnaissance envers toutes les personnes qui ont</w:t>
      </w:r>
      <w:r>
        <w:rPr>
          <w:bCs/>
          <w:szCs w:val="24"/>
          <w:lang w:val="fr"/>
        </w:rPr>
        <w:t xml:space="preserve"> </w:t>
      </w:r>
      <w:r w:rsidRPr="008266AF">
        <w:rPr>
          <w:bCs/>
          <w:szCs w:val="24"/>
          <w:lang w:val="fr"/>
        </w:rPr>
        <w:t>contribué de près comme de loin à la réalisation de ce tra</w:t>
      </w:r>
      <w:r>
        <w:rPr>
          <w:bCs/>
          <w:szCs w:val="24"/>
          <w:lang w:val="fr"/>
        </w:rPr>
        <w:t xml:space="preserve">vail et que nous n’avons pas pu </w:t>
      </w:r>
      <w:r w:rsidRPr="008266AF">
        <w:rPr>
          <w:bCs/>
          <w:szCs w:val="24"/>
          <w:lang w:val="fr"/>
        </w:rPr>
        <w:t>mentionner individuellement. Votre soutient discret mais précieux a été un</w:t>
      </w:r>
      <w:r>
        <w:rPr>
          <w:bCs/>
          <w:szCs w:val="24"/>
          <w:lang w:val="fr"/>
        </w:rPr>
        <w:t xml:space="preserve">e source </w:t>
      </w:r>
      <w:r w:rsidRPr="008266AF">
        <w:rPr>
          <w:bCs/>
          <w:szCs w:val="24"/>
          <w:lang w:val="fr"/>
        </w:rPr>
        <w:t>d’encouragement et de motivation tout au long de notre parcours.</w:t>
      </w:r>
    </w:p>
    <w:p w14:paraId="50C358A4" w14:textId="77777777" w:rsidR="005673EA" w:rsidRDefault="005673EA" w:rsidP="009E06E1"/>
    <w:p w14:paraId="50805CEE" w14:textId="77777777" w:rsidR="005673EA" w:rsidRDefault="005673EA" w:rsidP="009E06E1"/>
    <w:p w14:paraId="4B2A1579" w14:textId="77777777" w:rsidR="005673EA" w:rsidRDefault="005673EA" w:rsidP="009E06E1"/>
    <w:p w14:paraId="501A45B1" w14:textId="77777777" w:rsidR="005673EA" w:rsidRDefault="005673EA" w:rsidP="009E06E1"/>
    <w:p w14:paraId="18B21B67" w14:textId="77777777" w:rsidR="005673EA" w:rsidRDefault="005673EA" w:rsidP="009E06E1"/>
    <w:p w14:paraId="2AF15091" w14:textId="77777777" w:rsidR="005673EA" w:rsidRDefault="005673EA" w:rsidP="009E06E1"/>
    <w:p w14:paraId="26A04CFC" w14:textId="1C5F6484" w:rsidR="00AB2D70" w:rsidRDefault="00AB2D70" w:rsidP="00757D86">
      <w:pPr>
        <w:spacing w:line="259" w:lineRule="auto"/>
        <w:jc w:val="left"/>
      </w:pPr>
    </w:p>
    <w:p w14:paraId="4087E4DA" w14:textId="45A83953" w:rsidR="005673EA" w:rsidRDefault="007F50B6" w:rsidP="008B2553">
      <w:pPr>
        <w:pStyle w:val="Titre1"/>
      </w:pPr>
      <w:bookmarkStart w:id="5" w:name="_Toc240908002"/>
      <w:bookmarkStart w:id="6" w:name="_Toc240908091"/>
      <w:r>
        <w:t>SOMMAIRE</w:t>
      </w:r>
      <w:bookmarkEnd w:id="5"/>
      <w:bookmarkEnd w:id="6"/>
    </w:p>
    <w:p w14:paraId="53B41D85" w14:textId="207A4A2B" w:rsidR="00BC60E5" w:rsidRDefault="00DF188D">
      <w:pPr>
        <w:pStyle w:val="TM1"/>
        <w:tabs>
          <w:tab w:val="right" w:leader="dot" w:pos="9062"/>
        </w:tabs>
        <w:rPr>
          <w:rFonts w:asciiTheme="minorHAnsi" w:eastAsiaTheme="minorEastAsia" w:hAnsiTheme="minorHAnsi"/>
          <w:noProof/>
          <w:szCs w:val="24"/>
          <w:lang w:eastAsia="fr-FR"/>
        </w:rPr>
      </w:pPr>
      <w:r>
        <w:rPr>
          <w:lang w:eastAsia="fr-FR"/>
        </w:rPr>
        <w:fldChar w:fldCharType="begin"/>
      </w:r>
      <w:r>
        <w:rPr>
          <w:lang w:eastAsia="fr-FR"/>
        </w:rPr>
        <w:instrText xml:space="preserve"> TOC \o "1-1" \h \z \u </w:instrText>
      </w:r>
      <w:r>
        <w:rPr>
          <w:lang w:eastAsia="fr-FR"/>
        </w:rPr>
        <w:fldChar w:fldCharType="separate"/>
      </w:r>
      <w:hyperlink w:anchor="_Toc240908000" w:history="1">
        <w:r w:rsidR="00BC60E5" w:rsidRPr="004804AC">
          <w:rPr>
            <w:rStyle w:val="Lienhypertexte"/>
            <w:noProof/>
          </w:rPr>
          <w:t>DEDICACE</w:t>
        </w:r>
        <w:r w:rsidR="00BC60E5">
          <w:rPr>
            <w:noProof/>
            <w:webHidden/>
          </w:rPr>
          <w:tab/>
        </w:r>
        <w:r w:rsidR="00BC60E5">
          <w:rPr>
            <w:noProof/>
            <w:webHidden/>
          </w:rPr>
          <w:fldChar w:fldCharType="begin"/>
        </w:r>
        <w:r w:rsidR="00BC60E5">
          <w:rPr>
            <w:noProof/>
            <w:webHidden/>
          </w:rPr>
          <w:instrText xml:space="preserve"> PAGEREF _Toc240908000 \h </w:instrText>
        </w:r>
        <w:r w:rsidR="00BC60E5">
          <w:rPr>
            <w:noProof/>
            <w:webHidden/>
          </w:rPr>
        </w:r>
        <w:r w:rsidR="00BC60E5">
          <w:rPr>
            <w:noProof/>
            <w:webHidden/>
          </w:rPr>
          <w:fldChar w:fldCharType="separate"/>
        </w:r>
        <w:r w:rsidR="00BC60E5">
          <w:rPr>
            <w:noProof/>
            <w:webHidden/>
          </w:rPr>
          <w:t>II</w:t>
        </w:r>
        <w:r w:rsidR="00BC60E5">
          <w:rPr>
            <w:noProof/>
            <w:webHidden/>
          </w:rPr>
          <w:fldChar w:fldCharType="end"/>
        </w:r>
      </w:hyperlink>
    </w:p>
    <w:p w14:paraId="3FDD6B02" w14:textId="4B1CEE3B" w:rsidR="00BC60E5" w:rsidRDefault="00BC60E5">
      <w:pPr>
        <w:pStyle w:val="TM1"/>
        <w:tabs>
          <w:tab w:val="right" w:leader="dot" w:pos="9062"/>
        </w:tabs>
        <w:rPr>
          <w:rFonts w:asciiTheme="minorHAnsi" w:eastAsiaTheme="minorEastAsia" w:hAnsiTheme="minorHAnsi"/>
          <w:noProof/>
          <w:szCs w:val="24"/>
          <w:lang w:eastAsia="fr-FR"/>
        </w:rPr>
      </w:pPr>
      <w:hyperlink w:anchor="_Toc240908001" w:history="1">
        <w:r w:rsidRPr="004804AC">
          <w:rPr>
            <w:rStyle w:val="Lienhypertexte"/>
            <w:noProof/>
          </w:rPr>
          <w:t>REMERCIEMENTS</w:t>
        </w:r>
        <w:r>
          <w:rPr>
            <w:noProof/>
            <w:webHidden/>
          </w:rPr>
          <w:tab/>
        </w:r>
        <w:r>
          <w:rPr>
            <w:noProof/>
            <w:webHidden/>
          </w:rPr>
          <w:fldChar w:fldCharType="begin"/>
        </w:r>
        <w:r>
          <w:rPr>
            <w:noProof/>
            <w:webHidden/>
          </w:rPr>
          <w:instrText xml:space="preserve"> PAGEREF _Toc240908001 \h </w:instrText>
        </w:r>
        <w:r>
          <w:rPr>
            <w:noProof/>
            <w:webHidden/>
          </w:rPr>
        </w:r>
        <w:r>
          <w:rPr>
            <w:noProof/>
            <w:webHidden/>
          </w:rPr>
          <w:fldChar w:fldCharType="separate"/>
        </w:r>
        <w:r>
          <w:rPr>
            <w:noProof/>
            <w:webHidden/>
          </w:rPr>
          <w:t>III</w:t>
        </w:r>
        <w:r>
          <w:rPr>
            <w:noProof/>
            <w:webHidden/>
          </w:rPr>
          <w:fldChar w:fldCharType="end"/>
        </w:r>
      </w:hyperlink>
    </w:p>
    <w:p w14:paraId="2C5EF096" w14:textId="12AE2E77" w:rsidR="00BC60E5" w:rsidRDefault="00BC60E5">
      <w:pPr>
        <w:pStyle w:val="TM1"/>
        <w:tabs>
          <w:tab w:val="right" w:leader="dot" w:pos="9062"/>
        </w:tabs>
        <w:rPr>
          <w:rFonts w:asciiTheme="minorHAnsi" w:eastAsiaTheme="minorEastAsia" w:hAnsiTheme="minorHAnsi"/>
          <w:noProof/>
          <w:szCs w:val="24"/>
          <w:lang w:eastAsia="fr-FR"/>
        </w:rPr>
      </w:pPr>
      <w:hyperlink w:anchor="_Toc240908002" w:history="1">
        <w:r w:rsidRPr="004804AC">
          <w:rPr>
            <w:rStyle w:val="Lienhypertexte"/>
            <w:noProof/>
          </w:rPr>
          <w:t>SOMMAIRE</w:t>
        </w:r>
        <w:r>
          <w:rPr>
            <w:noProof/>
            <w:webHidden/>
          </w:rPr>
          <w:tab/>
        </w:r>
        <w:r>
          <w:rPr>
            <w:noProof/>
            <w:webHidden/>
          </w:rPr>
          <w:fldChar w:fldCharType="begin"/>
        </w:r>
        <w:r>
          <w:rPr>
            <w:noProof/>
            <w:webHidden/>
          </w:rPr>
          <w:instrText xml:space="preserve"> PAGEREF _Toc240908002 \h </w:instrText>
        </w:r>
        <w:r>
          <w:rPr>
            <w:noProof/>
            <w:webHidden/>
          </w:rPr>
        </w:r>
        <w:r>
          <w:rPr>
            <w:noProof/>
            <w:webHidden/>
          </w:rPr>
          <w:fldChar w:fldCharType="separate"/>
        </w:r>
        <w:r>
          <w:rPr>
            <w:noProof/>
            <w:webHidden/>
          </w:rPr>
          <w:t>IV</w:t>
        </w:r>
        <w:r>
          <w:rPr>
            <w:noProof/>
            <w:webHidden/>
          </w:rPr>
          <w:fldChar w:fldCharType="end"/>
        </w:r>
      </w:hyperlink>
    </w:p>
    <w:p w14:paraId="5140818F" w14:textId="13FEE238" w:rsidR="00BC60E5" w:rsidRDefault="00BC60E5">
      <w:pPr>
        <w:pStyle w:val="TM1"/>
        <w:tabs>
          <w:tab w:val="right" w:leader="dot" w:pos="9062"/>
        </w:tabs>
        <w:rPr>
          <w:rFonts w:asciiTheme="minorHAnsi" w:eastAsiaTheme="minorEastAsia" w:hAnsiTheme="minorHAnsi"/>
          <w:noProof/>
          <w:szCs w:val="24"/>
          <w:lang w:eastAsia="fr-FR"/>
        </w:rPr>
      </w:pPr>
      <w:hyperlink w:anchor="_Toc240908003" w:history="1">
        <w:r w:rsidRPr="004804AC">
          <w:rPr>
            <w:rStyle w:val="Lienhypertexte"/>
            <w:noProof/>
          </w:rPr>
          <w:t>LISTE DES TABLEAUX</w:t>
        </w:r>
        <w:r>
          <w:rPr>
            <w:noProof/>
            <w:webHidden/>
          </w:rPr>
          <w:tab/>
        </w:r>
        <w:r>
          <w:rPr>
            <w:noProof/>
            <w:webHidden/>
          </w:rPr>
          <w:fldChar w:fldCharType="begin"/>
        </w:r>
        <w:r>
          <w:rPr>
            <w:noProof/>
            <w:webHidden/>
          </w:rPr>
          <w:instrText xml:space="preserve"> PAGEREF _Toc240908003 \h </w:instrText>
        </w:r>
        <w:r>
          <w:rPr>
            <w:noProof/>
            <w:webHidden/>
          </w:rPr>
        </w:r>
        <w:r>
          <w:rPr>
            <w:noProof/>
            <w:webHidden/>
          </w:rPr>
          <w:fldChar w:fldCharType="separate"/>
        </w:r>
        <w:r>
          <w:rPr>
            <w:noProof/>
            <w:webHidden/>
          </w:rPr>
          <w:t>V</w:t>
        </w:r>
        <w:r>
          <w:rPr>
            <w:noProof/>
            <w:webHidden/>
          </w:rPr>
          <w:fldChar w:fldCharType="end"/>
        </w:r>
      </w:hyperlink>
    </w:p>
    <w:p w14:paraId="32B72756" w14:textId="135B3E64" w:rsidR="00BC60E5" w:rsidRDefault="00BC60E5">
      <w:pPr>
        <w:pStyle w:val="TM1"/>
        <w:tabs>
          <w:tab w:val="right" w:leader="dot" w:pos="9062"/>
        </w:tabs>
        <w:rPr>
          <w:rFonts w:asciiTheme="minorHAnsi" w:eastAsiaTheme="minorEastAsia" w:hAnsiTheme="minorHAnsi"/>
          <w:noProof/>
          <w:szCs w:val="24"/>
          <w:lang w:eastAsia="fr-FR"/>
        </w:rPr>
      </w:pPr>
      <w:hyperlink w:anchor="_Toc240908004" w:history="1">
        <w:r w:rsidRPr="004804AC">
          <w:rPr>
            <w:rStyle w:val="Lienhypertexte"/>
            <w:noProof/>
          </w:rPr>
          <w:t>LISTE DES FIGURES</w:t>
        </w:r>
        <w:r>
          <w:rPr>
            <w:noProof/>
            <w:webHidden/>
          </w:rPr>
          <w:tab/>
        </w:r>
        <w:r>
          <w:rPr>
            <w:noProof/>
            <w:webHidden/>
          </w:rPr>
          <w:fldChar w:fldCharType="begin"/>
        </w:r>
        <w:r>
          <w:rPr>
            <w:noProof/>
            <w:webHidden/>
          </w:rPr>
          <w:instrText xml:space="preserve"> PAGEREF _Toc240908004 \h </w:instrText>
        </w:r>
        <w:r>
          <w:rPr>
            <w:noProof/>
            <w:webHidden/>
          </w:rPr>
        </w:r>
        <w:r>
          <w:rPr>
            <w:noProof/>
            <w:webHidden/>
          </w:rPr>
          <w:fldChar w:fldCharType="separate"/>
        </w:r>
        <w:r>
          <w:rPr>
            <w:noProof/>
            <w:webHidden/>
          </w:rPr>
          <w:t>VI</w:t>
        </w:r>
        <w:r>
          <w:rPr>
            <w:noProof/>
            <w:webHidden/>
          </w:rPr>
          <w:fldChar w:fldCharType="end"/>
        </w:r>
      </w:hyperlink>
    </w:p>
    <w:p w14:paraId="376CE6A9" w14:textId="64F0CB3A" w:rsidR="00BC60E5" w:rsidRDefault="00BC60E5">
      <w:pPr>
        <w:pStyle w:val="TM1"/>
        <w:tabs>
          <w:tab w:val="right" w:leader="dot" w:pos="9062"/>
        </w:tabs>
        <w:rPr>
          <w:rFonts w:asciiTheme="minorHAnsi" w:eastAsiaTheme="minorEastAsia" w:hAnsiTheme="minorHAnsi"/>
          <w:noProof/>
          <w:szCs w:val="24"/>
          <w:lang w:eastAsia="fr-FR"/>
        </w:rPr>
      </w:pPr>
      <w:hyperlink w:anchor="_Toc240908005" w:history="1">
        <w:r w:rsidRPr="004804AC">
          <w:rPr>
            <w:rStyle w:val="Lienhypertexte"/>
            <w:noProof/>
          </w:rPr>
          <w:t>SIGLES ET ABRÉVIATIONS</w:t>
        </w:r>
        <w:r>
          <w:rPr>
            <w:noProof/>
            <w:webHidden/>
          </w:rPr>
          <w:tab/>
        </w:r>
        <w:r>
          <w:rPr>
            <w:noProof/>
            <w:webHidden/>
          </w:rPr>
          <w:fldChar w:fldCharType="begin"/>
        </w:r>
        <w:r>
          <w:rPr>
            <w:noProof/>
            <w:webHidden/>
          </w:rPr>
          <w:instrText xml:space="preserve"> PAGEREF _Toc240908005 \h </w:instrText>
        </w:r>
        <w:r>
          <w:rPr>
            <w:noProof/>
            <w:webHidden/>
          </w:rPr>
        </w:r>
        <w:r>
          <w:rPr>
            <w:noProof/>
            <w:webHidden/>
          </w:rPr>
          <w:fldChar w:fldCharType="separate"/>
        </w:r>
        <w:r>
          <w:rPr>
            <w:noProof/>
            <w:webHidden/>
          </w:rPr>
          <w:t>VIII</w:t>
        </w:r>
        <w:r>
          <w:rPr>
            <w:noProof/>
            <w:webHidden/>
          </w:rPr>
          <w:fldChar w:fldCharType="end"/>
        </w:r>
      </w:hyperlink>
    </w:p>
    <w:p w14:paraId="67D9A1C1" w14:textId="2186F4A5" w:rsidR="00BC60E5" w:rsidRDefault="00BC60E5">
      <w:pPr>
        <w:pStyle w:val="TM1"/>
        <w:tabs>
          <w:tab w:val="right" w:leader="dot" w:pos="9062"/>
        </w:tabs>
        <w:rPr>
          <w:rFonts w:asciiTheme="minorHAnsi" w:eastAsiaTheme="minorEastAsia" w:hAnsiTheme="minorHAnsi"/>
          <w:noProof/>
          <w:szCs w:val="24"/>
          <w:lang w:eastAsia="fr-FR"/>
        </w:rPr>
      </w:pPr>
      <w:hyperlink w:anchor="_Toc240908006" w:history="1">
        <w:r w:rsidRPr="004804AC">
          <w:rPr>
            <w:rStyle w:val="Lienhypertexte"/>
            <w:noProof/>
          </w:rPr>
          <w:t>GLOSSAIRE</w:t>
        </w:r>
        <w:r>
          <w:rPr>
            <w:noProof/>
            <w:webHidden/>
          </w:rPr>
          <w:tab/>
        </w:r>
        <w:r>
          <w:rPr>
            <w:noProof/>
            <w:webHidden/>
          </w:rPr>
          <w:fldChar w:fldCharType="begin"/>
        </w:r>
        <w:r>
          <w:rPr>
            <w:noProof/>
            <w:webHidden/>
          </w:rPr>
          <w:instrText xml:space="preserve"> PAGEREF _Toc240908006 \h </w:instrText>
        </w:r>
        <w:r>
          <w:rPr>
            <w:noProof/>
            <w:webHidden/>
          </w:rPr>
        </w:r>
        <w:r>
          <w:rPr>
            <w:noProof/>
            <w:webHidden/>
          </w:rPr>
          <w:fldChar w:fldCharType="separate"/>
        </w:r>
        <w:r>
          <w:rPr>
            <w:noProof/>
            <w:webHidden/>
          </w:rPr>
          <w:t>IX</w:t>
        </w:r>
        <w:r>
          <w:rPr>
            <w:noProof/>
            <w:webHidden/>
          </w:rPr>
          <w:fldChar w:fldCharType="end"/>
        </w:r>
      </w:hyperlink>
    </w:p>
    <w:p w14:paraId="231F6A71" w14:textId="09A36907" w:rsidR="00BC60E5" w:rsidRDefault="00BC60E5">
      <w:pPr>
        <w:pStyle w:val="TM1"/>
        <w:tabs>
          <w:tab w:val="right" w:leader="dot" w:pos="9062"/>
        </w:tabs>
        <w:rPr>
          <w:rFonts w:asciiTheme="minorHAnsi" w:eastAsiaTheme="minorEastAsia" w:hAnsiTheme="minorHAnsi"/>
          <w:noProof/>
          <w:szCs w:val="24"/>
          <w:lang w:eastAsia="fr-FR"/>
        </w:rPr>
      </w:pPr>
      <w:hyperlink w:anchor="_Toc240908007" w:history="1">
        <w:r w:rsidRPr="004804AC">
          <w:rPr>
            <w:rStyle w:val="Lienhypertexte"/>
            <w:noProof/>
          </w:rPr>
          <w:t>RÉSUMÉ</w:t>
        </w:r>
        <w:r>
          <w:rPr>
            <w:noProof/>
            <w:webHidden/>
          </w:rPr>
          <w:tab/>
        </w:r>
        <w:r>
          <w:rPr>
            <w:noProof/>
            <w:webHidden/>
          </w:rPr>
          <w:fldChar w:fldCharType="begin"/>
        </w:r>
        <w:r>
          <w:rPr>
            <w:noProof/>
            <w:webHidden/>
          </w:rPr>
          <w:instrText xml:space="preserve"> PAGEREF _Toc240908007 \h </w:instrText>
        </w:r>
        <w:r>
          <w:rPr>
            <w:noProof/>
            <w:webHidden/>
          </w:rPr>
        </w:r>
        <w:r>
          <w:rPr>
            <w:noProof/>
            <w:webHidden/>
          </w:rPr>
          <w:fldChar w:fldCharType="separate"/>
        </w:r>
        <w:r>
          <w:rPr>
            <w:noProof/>
            <w:webHidden/>
          </w:rPr>
          <w:t>XI</w:t>
        </w:r>
        <w:r>
          <w:rPr>
            <w:noProof/>
            <w:webHidden/>
          </w:rPr>
          <w:fldChar w:fldCharType="end"/>
        </w:r>
      </w:hyperlink>
    </w:p>
    <w:p w14:paraId="07433829" w14:textId="04481A8C" w:rsidR="00BC60E5" w:rsidRDefault="00BC60E5">
      <w:pPr>
        <w:pStyle w:val="TM1"/>
        <w:tabs>
          <w:tab w:val="right" w:leader="dot" w:pos="9062"/>
        </w:tabs>
        <w:rPr>
          <w:rFonts w:asciiTheme="minorHAnsi" w:eastAsiaTheme="minorEastAsia" w:hAnsiTheme="minorHAnsi"/>
          <w:noProof/>
          <w:szCs w:val="24"/>
          <w:lang w:eastAsia="fr-FR"/>
        </w:rPr>
      </w:pPr>
      <w:hyperlink w:anchor="_Toc240908008" w:history="1">
        <w:r w:rsidRPr="004804AC">
          <w:rPr>
            <w:rStyle w:val="Lienhypertexte"/>
            <w:noProof/>
          </w:rPr>
          <w:t>ABSTRACT</w:t>
        </w:r>
        <w:r>
          <w:rPr>
            <w:noProof/>
            <w:webHidden/>
          </w:rPr>
          <w:tab/>
        </w:r>
        <w:r>
          <w:rPr>
            <w:noProof/>
            <w:webHidden/>
          </w:rPr>
          <w:fldChar w:fldCharType="begin"/>
        </w:r>
        <w:r>
          <w:rPr>
            <w:noProof/>
            <w:webHidden/>
          </w:rPr>
          <w:instrText xml:space="preserve"> PAGEREF _Toc240908008 \h </w:instrText>
        </w:r>
        <w:r>
          <w:rPr>
            <w:noProof/>
            <w:webHidden/>
          </w:rPr>
        </w:r>
        <w:r>
          <w:rPr>
            <w:noProof/>
            <w:webHidden/>
          </w:rPr>
          <w:fldChar w:fldCharType="separate"/>
        </w:r>
        <w:r>
          <w:rPr>
            <w:noProof/>
            <w:webHidden/>
          </w:rPr>
          <w:t>XII</w:t>
        </w:r>
        <w:r>
          <w:rPr>
            <w:noProof/>
            <w:webHidden/>
          </w:rPr>
          <w:fldChar w:fldCharType="end"/>
        </w:r>
      </w:hyperlink>
    </w:p>
    <w:p w14:paraId="38CE3ED5" w14:textId="73CA56FB" w:rsidR="00BC60E5" w:rsidRDefault="00BC60E5">
      <w:pPr>
        <w:pStyle w:val="TM1"/>
        <w:tabs>
          <w:tab w:val="right" w:leader="dot" w:pos="9062"/>
        </w:tabs>
        <w:rPr>
          <w:rFonts w:asciiTheme="minorHAnsi" w:eastAsiaTheme="minorEastAsia" w:hAnsiTheme="minorHAnsi"/>
          <w:noProof/>
          <w:szCs w:val="24"/>
          <w:lang w:eastAsia="fr-FR"/>
        </w:rPr>
      </w:pPr>
      <w:hyperlink w:anchor="_Toc240908009" w:history="1">
        <w:r w:rsidRPr="004804AC">
          <w:rPr>
            <w:rStyle w:val="Lienhypertexte"/>
            <w:noProof/>
          </w:rPr>
          <w:t>INTRODUCTION GÉNÉRALE</w:t>
        </w:r>
        <w:r>
          <w:rPr>
            <w:noProof/>
            <w:webHidden/>
          </w:rPr>
          <w:tab/>
        </w:r>
        <w:r>
          <w:rPr>
            <w:noProof/>
            <w:webHidden/>
          </w:rPr>
          <w:fldChar w:fldCharType="begin"/>
        </w:r>
        <w:r>
          <w:rPr>
            <w:noProof/>
            <w:webHidden/>
          </w:rPr>
          <w:instrText xml:space="preserve"> PAGEREF _Toc240908009 \h </w:instrText>
        </w:r>
        <w:r>
          <w:rPr>
            <w:noProof/>
            <w:webHidden/>
          </w:rPr>
        </w:r>
        <w:r>
          <w:rPr>
            <w:noProof/>
            <w:webHidden/>
          </w:rPr>
          <w:fldChar w:fldCharType="separate"/>
        </w:r>
        <w:r>
          <w:rPr>
            <w:noProof/>
            <w:webHidden/>
          </w:rPr>
          <w:t>- 1 -</w:t>
        </w:r>
        <w:r>
          <w:rPr>
            <w:noProof/>
            <w:webHidden/>
          </w:rPr>
          <w:fldChar w:fldCharType="end"/>
        </w:r>
      </w:hyperlink>
    </w:p>
    <w:p w14:paraId="5B4D4539" w14:textId="73790A1C" w:rsidR="00BC60E5" w:rsidRDefault="00BC60E5">
      <w:pPr>
        <w:pStyle w:val="TM1"/>
        <w:tabs>
          <w:tab w:val="right" w:leader="dot" w:pos="9062"/>
        </w:tabs>
        <w:rPr>
          <w:rFonts w:asciiTheme="minorHAnsi" w:eastAsiaTheme="minorEastAsia" w:hAnsiTheme="minorHAnsi"/>
          <w:noProof/>
          <w:szCs w:val="24"/>
          <w:lang w:eastAsia="fr-FR"/>
        </w:rPr>
      </w:pPr>
      <w:hyperlink w:anchor="_Toc240908010" w:history="1">
        <w:r w:rsidRPr="004804AC">
          <w:rPr>
            <w:rStyle w:val="Lienhypertexte"/>
            <w:noProof/>
          </w:rPr>
          <w:t>PARTIE 1 : PHASE D’INSERTION</w:t>
        </w:r>
        <w:r>
          <w:rPr>
            <w:noProof/>
            <w:webHidden/>
          </w:rPr>
          <w:tab/>
        </w:r>
        <w:r>
          <w:rPr>
            <w:noProof/>
            <w:webHidden/>
          </w:rPr>
          <w:fldChar w:fldCharType="begin"/>
        </w:r>
        <w:r>
          <w:rPr>
            <w:noProof/>
            <w:webHidden/>
          </w:rPr>
          <w:instrText xml:space="preserve"> PAGEREF _Toc240908010 \h </w:instrText>
        </w:r>
        <w:r>
          <w:rPr>
            <w:noProof/>
            <w:webHidden/>
          </w:rPr>
        </w:r>
        <w:r>
          <w:rPr>
            <w:noProof/>
            <w:webHidden/>
          </w:rPr>
          <w:fldChar w:fldCharType="separate"/>
        </w:r>
        <w:r>
          <w:rPr>
            <w:noProof/>
            <w:webHidden/>
          </w:rPr>
          <w:t>- 2 -</w:t>
        </w:r>
        <w:r>
          <w:rPr>
            <w:noProof/>
            <w:webHidden/>
          </w:rPr>
          <w:fldChar w:fldCharType="end"/>
        </w:r>
      </w:hyperlink>
    </w:p>
    <w:p w14:paraId="3E657F5D" w14:textId="76124802" w:rsidR="00BC60E5" w:rsidRDefault="00BC60E5">
      <w:pPr>
        <w:pStyle w:val="TM1"/>
        <w:tabs>
          <w:tab w:val="right" w:leader="dot" w:pos="9062"/>
        </w:tabs>
        <w:rPr>
          <w:rFonts w:asciiTheme="minorHAnsi" w:eastAsiaTheme="minorEastAsia" w:hAnsiTheme="minorHAnsi"/>
          <w:noProof/>
          <w:szCs w:val="24"/>
          <w:lang w:eastAsia="fr-FR"/>
        </w:rPr>
      </w:pPr>
      <w:hyperlink w:anchor="_Toc240908011" w:history="1">
        <w:r w:rsidRPr="004804AC">
          <w:rPr>
            <w:rStyle w:val="Lienhypertexte"/>
            <w:noProof/>
          </w:rPr>
          <w:t>PARTIE 2 : PHASE TECHNIQUE</w:t>
        </w:r>
        <w:r>
          <w:rPr>
            <w:noProof/>
            <w:webHidden/>
          </w:rPr>
          <w:tab/>
        </w:r>
        <w:r>
          <w:rPr>
            <w:noProof/>
            <w:webHidden/>
          </w:rPr>
          <w:fldChar w:fldCharType="begin"/>
        </w:r>
        <w:r>
          <w:rPr>
            <w:noProof/>
            <w:webHidden/>
          </w:rPr>
          <w:instrText xml:space="preserve"> PAGEREF _Toc240908011 \h </w:instrText>
        </w:r>
        <w:r>
          <w:rPr>
            <w:noProof/>
            <w:webHidden/>
          </w:rPr>
        </w:r>
        <w:r>
          <w:rPr>
            <w:noProof/>
            <w:webHidden/>
          </w:rPr>
          <w:fldChar w:fldCharType="separate"/>
        </w:r>
        <w:r>
          <w:rPr>
            <w:noProof/>
            <w:webHidden/>
          </w:rPr>
          <w:t>- 13 -</w:t>
        </w:r>
        <w:r>
          <w:rPr>
            <w:noProof/>
            <w:webHidden/>
          </w:rPr>
          <w:fldChar w:fldCharType="end"/>
        </w:r>
      </w:hyperlink>
    </w:p>
    <w:p w14:paraId="56D3DC97" w14:textId="506E6736" w:rsidR="00BC60E5" w:rsidRDefault="00BC60E5">
      <w:pPr>
        <w:pStyle w:val="TM1"/>
        <w:tabs>
          <w:tab w:val="right" w:leader="dot" w:pos="9062"/>
        </w:tabs>
        <w:rPr>
          <w:rFonts w:asciiTheme="minorHAnsi" w:eastAsiaTheme="minorEastAsia" w:hAnsiTheme="minorHAnsi"/>
          <w:noProof/>
          <w:szCs w:val="24"/>
          <w:lang w:eastAsia="fr-FR"/>
        </w:rPr>
      </w:pPr>
      <w:hyperlink w:anchor="_Toc240908012" w:history="1">
        <w:r w:rsidRPr="004804AC">
          <w:rPr>
            <w:rStyle w:val="Lienhypertexte"/>
            <w:noProof/>
          </w:rPr>
          <w:t>CONCLUSION GÉNÉRALE</w:t>
        </w:r>
        <w:r>
          <w:rPr>
            <w:noProof/>
            <w:webHidden/>
          </w:rPr>
          <w:tab/>
        </w:r>
        <w:r>
          <w:rPr>
            <w:noProof/>
            <w:webHidden/>
          </w:rPr>
          <w:fldChar w:fldCharType="begin"/>
        </w:r>
        <w:r>
          <w:rPr>
            <w:noProof/>
            <w:webHidden/>
          </w:rPr>
          <w:instrText xml:space="preserve"> PAGEREF _Toc240908012 \h </w:instrText>
        </w:r>
        <w:r>
          <w:rPr>
            <w:noProof/>
            <w:webHidden/>
          </w:rPr>
        </w:r>
        <w:r>
          <w:rPr>
            <w:noProof/>
            <w:webHidden/>
          </w:rPr>
          <w:fldChar w:fldCharType="separate"/>
        </w:r>
        <w:r>
          <w:rPr>
            <w:noProof/>
            <w:webHidden/>
          </w:rPr>
          <w:t>- 120 -</w:t>
        </w:r>
        <w:r>
          <w:rPr>
            <w:noProof/>
            <w:webHidden/>
          </w:rPr>
          <w:fldChar w:fldCharType="end"/>
        </w:r>
      </w:hyperlink>
    </w:p>
    <w:p w14:paraId="18C2637A" w14:textId="0D6AFB00" w:rsidR="00BC60E5" w:rsidRDefault="00BC60E5">
      <w:pPr>
        <w:pStyle w:val="TM1"/>
        <w:tabs>
          <w:tab w:val="right" w:leader="dot" w:pos="9062"/>
        </w:tabs>
        <w:rPr>
          <w:rFonts w:asciiTheme="minorHAnsi" w:eastAsiaTheme="minorEastAsia" w:hAnsiTheme="minorHAnsi"/>
          <w:noProof/>
          <w:szCs w:val="24"/>
          <w:lang w:eastAsia="fr-FR"/>
        </w:rPr>
      </w:pPr>
      <w:hyperlink w:anchor="_Toc240908013" w:history="1">
        <w:r w:rsidRPr="004804AC">
          <w:rPr>
            <w:rStyle w:val="Lienhypertexte"/>
            <w:noProof/>
          </w:rPr>
          <w:t>BIBLIOGRAPHIE</w:t>
        </w:r>
        <w:r>
          <w:rPr>
            <w:noProof/>
            <w:webHidden/>
          </w:rPr>
          <w:tab/>
        </w:r>
        <w:r>
          <w:rPr>
            <w:noProof/>
            <w:webHidden/>
          </w:rPr>
          <w:fldChar w:fldCharType="begin"/>
        </w:r>
        <w:r>
          <w:rPr>
            <w:noProof/>
            <w:webHidden/>
          </w:rPr>
          <w:instrText xml:space="preserve"> PAGEREF _Toc240908013 \h </w:instrText>
        </w:r>
        <w:r>
          <w:rPr>
            <w:noProof/>
            <w:webHidden/>
          </w:rPr>
        </w:r>
        <w:r>
          <w:rPr>
            <w:noProof/>
            <w:webHidden/>
          </w:rPr>
          <w:fldChar w:fldCharType="separate"/>
        </w:r>
        <w:r>
          <w:rPr>
            <w:noProof/>
            <w:webHidden/>
          </w:rPr>
          <w:t>XII</w:t>
        </w:r>
        <w:r>
          <w:rPr>
            <w:noProof/>
            <w:webHidden/>
          </w:rPr>
          <w:fldChar w:fldCharType="end"/>
        </w:r>
      </w:hyperlink>
    </w:p>
    <w:p w14:paraId="746EF1E5" w14:textId="1C3D013E" w:rsidR="00BC60E5" w:rsidRDefault="00BC60E5">
      <w:pPr>
        <w:pStyle w:val="TM1"/>
        <w:tabs>
          <w:tab w:val="right" w:leader="dot" w:pos="9062"/>
        </w:tabs>
        <w:rPr>
          <w:rFonts w:asciiTheme="minorHAnsi" w:eastAsiaTheme="minorEastAsia" w:hAnsiTheme="minorHAnsi"/>
          <w:noProof/>
          <w:szCs w:val="24"/>
          <w:lang w:eastAsia="fr-FR"/>
        </w:rPr>
      </w:pPr>
      <w:hyperlink w:anchor="_Toc240908014" w:history="1">
        <w:r w:rsidRPr="004804AC">
          <w:rPr>
            <w:rStyle w:val="Lienhypertexte"/>
            <w:noProof/>
          </w:rPr>
          <w:t>WEBOGRAPHIE</w:t>
        </w:r>
        <w:r>
          <w:rPr>
            <w:noProof/>
            <w:webHidden/>
          </w:rPr>
          <w:tab/>
        </w:r>
        <w:r>
          <w:rPr>
            <w:noProof/>
            <w:webHidden/>
          </w:rPr>
          <w:fldChar w:fldCharType="begin"/>
        </w:r>
        <w:r>
          <w:rPr>
            <w:noProof/>
            <w:webHidden/>
          </w:rPr>
          <w:instrText xml:space="preserve"> PAGEREF _Toc240908014 \h </w:instrText>
        </w:r>
        <w:r>
          <w:rPr>
            <w:noProof/>
            <w:webHidden/>
          </w:rPr>
        </w:r>
        <w:r>
          <w:rPr>
            <w:noProof/>
            <w:webHidden/>
          </w:rPr>
          <w:fldChar w:fldCharType="separate"/>
        </w:r>
        <w:r>
          <w:rPr>
            <w:noProof/>
            <w:webHidden/>
          </w:rPr>
          <w:t>XIII</w:t>
        </w:r>
        <w:r>
          <w:rPr>
            <w:noProof/>
            <w:webHidden/>
          </w:rPr>
          <w:fldChar w:fldCharType="end"/>
        </w:r>
      </w:hyperlink>
    </w:p>
    <w:p w14:paraId="5F42CF55" w14:textId="2CBF6563" w:rsidR="00BC60E5" w:rsidRDefault="00BC60E5">
      <w:pPr>
        <w:pStyle w:val="TM1"/>
        <w:tabs>
          <w:tab w:val="right" w:leader="dot" w:pos="9062"/>
        </w:tabs>
        <w:rPr>
          <w:rFonts w:asciiTheme="minorHAnsi" w:eastAsiaTheme="minorEastAsia" w:hAnsiTheme="minorHAnsi"/>
          <w:noProof/>
          <w:szCs w:val="24"/>
          <w:lang w:eastAsia="fr-FR"/>
        </w:rPr>
      </w:pPr>
      <w:hyperlink w:anchor="_Toc240908015" w:history="1">
        <w:r w:rsidRPr="004804AC">
          <w:rPr>
            <w:rStyle w:val="Lienhypertexte"/>
            <w:noProof/>
          </w:rPr>
          <w:t>TABLE DES M</w:t>
        </w:r>
        <w:r w:rsidRPr="004804AC">
          <w:rPr>
            <w:rStyle w:val="Lienhypertexte"/>
            <w:noProof/>
          </w:rPr>
          <w:t>A</w:t>
        </w:r>
        <w:r w:rsidRPr="004804AC">
          <w:rPr>
            <w:rStyle w:val="Lienhypertexte"/>
            <w:noProof/>
          </w:rPr>
          <w:t>TIÈRES</w:t>
        </w:r>
        <w:r>
          <w:rPr>
            <w:noProof/>
            <w:webHidden/>
          </w:rPr>
          <w:tab/>
        </w:r>
        <w:r>
          <w:rPr>
            <w:noProof/>
            <w:webHidden/>
          </w:rPr>
          <w:fldChar w:fldCharType="begin"/>
        </w:r>
        <w:r>
          <w:rPr>
            <w:noProof/>
            <w:webHidden/>
          </w:rPr>
          <w:instrText xml:space="preserve"> PAGEREF _Toc240908015 \h </w:instrText>
        </w:r>
        <w:r>
          <w:rPr>
            <w:noProof/>
            <w:webHidden/>
          </w:rPr>
        </w:r>
        <w:r>
          <w:rPr>
            <w:noProof/>
            <w:webHidden/>
          </w:rPr>
          <w:fldChar w:fldCharType="separate"/>
        </w:r>
        <w:r>
          <w:rPr>
            <w:noProof/>
            <w:webHidden/>
          </w:rPr>
          <w:t>XIV</w:t>
        </w:r>
        <w:r>
          <w:rPr>
            <w:noProof/>
            <w:webHidden/>
          </w:rPr>
          <w:fldChar w:fldCharType="end"/>
        </w:r>
      </w:hyperlink>
    </w:p>
    <w:p w14:paraId="212B07E0" w14:textId="2118D483" w:rsidR="007F50B6" w:rsidRPr="007F50B6" w:rsidRDefault="00DF188D" w:rsidP="007F50B6">
      <w:pPr>
        <w:rPr>
          <w:lang w:eastAsia="fr-FR"/>
        </w:rPr>
      </w:pPr>
      <w:r>
        <w:rPr>
          <w:lang w:eastAsia="fr-FR"/>
        </w:rPr>
        <w:fldChar w:fldCharType="end"/>
      </w:r>
    </w:p>
    <w:p w14:paraId="539E1F7F" w14:textId="21E077BB" w:rsidR="00C87975" w:rsidRDefault="00C87975">
      <w:pPr>
        <w:spacing w:line="259" w:lineRule="auto"/>
        <w:jc w:val="left"/>
      </w:pPr>
      <w:r>
        <w:br w:type="page"/>
      </w:r>
    </w:p>
    <w:p w14:paraId="3B5DFDED" w14:textId="3CFBA57C" w:rsidR="005673EA" w:rsidRDefault="00C87975" w:rsidP="008B2553">
      <w:pPr>
        <w:pStyle w:val="Titre1"/>
      </w:pPr>
      <w:bookmarkStart w:id="7" w:name="_Toc240908003"/>
      <w:bookmarkStart w:id="8" w:name="_Toc240908092"/>
      <w:r>
        <w:lastRenderedPageBreak/>
        <w:t>LISTE DES TABLEAUX</w:t>
      </w:r>
      <w:bookmarkEnd w:id="7"/>
      <w:bookmarkEnd w:id="8"/>
      <w:r>
        <w:t xml:space="preserve"> </w:t>
      </w:r>
    </w:p>
    <w:p w14:paraId="61B2E2E8" w14:textId="77777777" w:rsidR="00C87975" w:rsidRDefault="00C87975" w:rsidP="00C87975">
      <w:pPr>
        <w:rPr>
          <w:lang w:val="fr" w:eastAsia="fr-FR"/>
        </w:rPr>
      </w:pPr>
    </w:p>
    <w:p w14:paraId="77A0728C" w14:textId="393611D9" w:rsidR="004F451F" w:rsidRDefault="00240894">
      <w:pPr>
        <w:pStyle w:val="Tabledesillustrations"/>
        <w:tabs>
          <w:tab w:val="right" w:leader="dot" w:pos="9062"/>
        </w:tabs>
        <w:rPr>
          <w:rFonts w:asciiTheme="minorHAnsi" w:eastAsiaTheme="minorEastAsia" w:hAnsiTheme="minorHAnsi"/>
          <w:noProof/>
          <w:szCs w:val="24"/>
          <w:lang w:eastAsia="fr-FR"/>
        </w:rPr>
      </w:pPr>
      <w:r>
        <w:rPr>
          <w:lang w:val="fr" w:eastAsia="fr-FR"/>
        </w:rPr>
        <w:fldChar w:fldCharType="begin"/>
      </w:r>
      <w:r>
        <w:rPr>
          <w:lang w:val="fr" w:eastAsia="fr-FR"/>
        </w:rPr>
        <w:instrText xml:space="preserve"> TOC \h \z \c "Tableau" </w:instrText>
      </w:r>
      <w:r>
        <w:rPr>
          <w:lang w:val="fr" w:eastAsia="fr-FR"/>
        </w:rPr>
        <w:fldChar w:fldCharType="separate"/>
      </w:r>
      <w:hyperlink w:anchor="_Toc240908061" w:history="1">
        <w:r w:rsidR="004F451F" w:rsidRPr="006B43DC">
          <w:rPr>
            <w:rStyle w:val="Lienhypertexte"/>
            <w:noProof/>
          </w:rPr>
          <w:t>Tableau 1 : Liste des partenaires</w:t>
        </w:r>
        <w:r w:rsidR="004F451F">
          <w:rPr>
            <w:noProof/>
            <w:webHidden/>
          </w:rPr>
          <w:tab/>
        </w:r>
        <w:r w:rsidR="004F451F">
          <w:rPr>
            <w:noProof/>
            <w:webHidden/>
          </w:rPr>
          <w:fldChar w:fldCharType="begin"/>
        </w:r>
        <w:r w:rsidR="004F451F">
          <w:rPr>
            <w:noProof/>
            <w:webHidden/>
          </w:rPr>
          <w:instrText xml:space="preserve"> PAGEREF _Toc240908061 \h </w:instrText>
        </w:r>
        <w:r w:rsidR="004F451F">
          <w:rPr>
            <w:noProof/>
            <w:webHidden/>
          </w:rPr>
        </w:r>
        <w:r w:rsidR="004F451F">
          <w:rPr>
            <w:noProof/>
            <w:webHidden/>
          </w:rPr>
          <w:fldChar w:fldCharType="separate"/>
        </w:r>
        <w:r w:rsidR="004F451F">
          <w:rPr>
            <w:noProof/>
            <w:webHidden/>
          </w:rPr>
          <w:t>- 9 -</w:t>
        </w:r>
        <w:r w:rsidR="004F451F">
          <w:rPr>
            <w:noProof/>
            <w:webHidden/>
          </w:rPr>
          <w:fldChar w:fldCharType="end"/>
        </w:r>
      </w:hyperlink>
    </w:p>
    <w:p w14:paraId="61576450" w14:textId="39C46C1C"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2" w:history="1">
        <w:r w:rsidRPr="006B43DC">
          <w:rPr>
            <w:rStyle w:val="Lienhypertexte"/>
            <w:bCs/>
            <w:noProof/>
          </w:rPr>
          <w:t>Tableau 2 : Liste des matériels</w:t>
        </w:r>
        <w:r>
          <w:rPr>
            <w:noProof/>
            <w:webHidden/>
          </w:rPr>
          <w:tab/>
        </w:r>
        <w:r>
          <w:rPr>
            <w:noProof/>
            <w:webHidden/>
          </w:rPr>
          <w:fldChar w:fldCharType="begin"/>
        </w:r>
        <w:r>
          <w:rPr>
            <w:noProof/>
            <w:webHidden/>
          </w:rPr>
          <w:instrText xml:space="preserve"> PAGEREF _Toc240908062 \h </w:instrText>
        </w:r>
        <w:r>
          <w:rPr>
            <w:noProof/>
            <w:webHidden/>
          </w:rPr>
        </w:r>
        <w:r>
          <w:rPr>
            <w:noProof/>
            <w:webHidden/>
          </w:rPr>
          <w:fldChar w:fldCharType="separate"/>
        </w:r>
        <w:r>
          <w:rPr>
            <w:noProof/>
            <w:webHidden/>
          </w:rPr>
          <w:t>- 10 -</w:t>
        </w:r>
        <w:r>
          <w:rPr>
            <w:noProof/>
            <w:webHidden/>
          </w:rPr>
          <w:fldChar w:fldCharType="end"/>
        </w:r>
      </w:hyperlink>
    </w:p>
    <w:p w14:paraId="70B029DA" w14:textId="677A951C"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3" w:history="1">
        <w:r w:rsidRPr="006B43DC">
          <w:rPr>
            <w:rStyle w:val="Lienhypertexte"/>
            <w:noProof/>
          </w:rPr>
          <w:t>Tableau 3 : Liste des logiciels</w:t>
        </w:r>
        <w:r>
          <w:rPr>
            <w:noProof/>
            <w:webHidden/>
          </w:rPr>
          <w:tab/>
        </w:r>
        <w:r>
          <w:rPr>
            <w:noProof/>
            <w:webHidden/>
          </w:rPr>
          <w:fldChar w:fldCharType="begin"/>
        </w:r>
        <w:r>
          <w:rPr>
            <w:noProof/>
            <w:webHidden/>
          </w:rPr>
          <w:instrText xml:space="preserve"> PAGEREF _Toc240908063 \h </w:instrText>
        </w:r>
        <w:r>
          <w:rPr>
            <w:noProof/>
            <w:webHidden/>
          </w:rPr>
        </w:r>
        <w:r>
          <w:rPr>
            <w:noProof/>
            <w:webHidden/>
          </w:rPr>
          <w:fldChar w:fldCharType="separate"/>
        </w:r>
        <w:r>
          <w:rPr>
            <w:noProof/>
            <w:webHidden/>
          </w:rPr>
          <w:t>- 10 -</w:t>
        </w:r>
        <w:r>
          <w:rPr>
            <w:noProof/>
            <w:webHidden/>
          </w:rPr>
          <w:fldChar w:fldCharType="end"/>
        </w:r>
      </w:hyperlink>
    </w:p>
    <w:p w14:paraId="31427367" w14:textId="652C3C65"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4" w:history="1">
        <w:r w:rsidRPr="006B43DC">
          <w:rPr>
            <w:rStyle w:val="Lienhypertexte"/>
            <w:noProof/>
          </w:rPr>
          <w:t>Tableau 4 : Critiques de l’existant</w:t>
        </w:r>
        <w:r>
          <w:rPr>
            <w:noProof/>
            <w:webHidden/>
          </w:rPr>
          <w:tab/>
        </w:r>
        <w:r>
          <w:rPr>
            <w:noProof/>
            <w:webHidden/>
          </w:rPr>
          <w:fldChar w:fldCharType="begin"/>
        </w:r>
        <w:r>
          <w:rPr>
            <w:noProof/>
            <w:webHidden/>
          </w:rPr>
          <w:instrText xml:space="preserve"> PAGEREF _Toc240908064 \h </w:instrText>
        </w:r>
        <w:r>
          <w:rPr>
            <w:noProof/>
            <w:webHidden/>
          </w:rPr>
        </w:r>
        <w:r>
          <w:rPr>
            <w:noProof/>
            <w:webHidden/>
          </w:rPr>
          <w:fldChar w:fldCharType="separate"/>
        </w:r>
        <w:r>
          <w:rPr>
            <w:noProof/>
            <w:webHidden/>
          </w:rPr>
          <w:t>- 19 -</w:t>
        </w:r>
        <w:r>
          <w:rPr>
            <w:noProof/>
            <w:webHidden/>
          </w:rPr>
          <w:fldChar w:fldCharType="end"/>
        </w:r>
      </w:hyperlink>
    </w:p>
    <w:p w14:paraId="5D51FCC6" w14:textId="794D48F8"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5" w:history="1">
        <w:r w:rsidRPr="006B43DC">
          <w:rPr>
            <w:rStyle w:val="Lienhypertexte"/>
            <w:noProof/>
          </w:rPr>
          <w:t>Tableau 5 : Palette de couleurs</w:t>
        </w:r>
        <w:r>
          <w:rPr>
            <w:noProof/>
            <w:webHidden/>
          </w:rPr>
          <w:tab/>
        </w:r>
        <w:r>
          <w:rPr>
            <w:noProof/>
            <w:webHidden/>
          </w:rPr>
          <w:fldChar w:fldCharType="begin"/>
        </w:r>
        <w:r>
          <w:rPr>
            <w:noProof/>
            <w:webHidden/>
          </w:rPr>
          <w:instrText xml:space="preserve"> PAGEREF _Toc240908065 \h </w:instrText>
        </w:r>
        <w:r>
          <w:rPr>
            <w:noProof/>
            <w:webHidden/>
          </w:rPr>
        </w:r>
        <w:r>
          <w:rPr>
            <w:noProof/>
            <w:webHidden/>
          </w:rPr>
          <w:fldChar w:fldCharType="separate"/>
        </w:r>
        <w:r>
          <w:rPr>
            <w:noProof/>
            <w:webHidden/>
          </w:rPr>
          <w:t>- 31 -</w:t>
        </w:r>
        <w:r>
          <w:rPr>
            <w:noProof/>
            <w:webHidden/>
          </w:rPr>
          <w:fldChar w:fldCharType="end"/>
        </w:r>
      </w:hyperlink>
    </w:p>
    <w:p w14:paraId="2D5B2746" w14:textId="721E0275"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6" w:history="1">
        <w:r w:rsidRPr="006B43DC">
          <w:rPr>
            <w:rStyle w:val="Lienhypertexte"/>
            <w:noProof/>
          </w:rPr>
          <w:t>Tableau 6 : Ressources logicielles du projet</w:t>
        </w:r>
        <w:r>
          <w:rPr>
            <w:noProof/>
            <w:webHidden/>
          </w:rPr>
          <w:tab/>
        </w:r>
        <w:r>
          <w:rPr>
            <w:noProof/>
            <w:webHidden/>
          </w:rPr>
          <w:fldChar w:fldCharType="begin"/>
        </w:r>
        <w:r>
          <w:rPr>
            <w:noProof/>
            <w:webHidden/>
          </w:rPr>
          <w:instrText xml:space="preserve"> PAGEREF _Toc240908066 \h </w:instrText>
        </w:r>
        <w:r>
          <w:rPr>
            <w:noProof/>
            <w:webHidden/>
          </w:rPr>
        </w:r>
        <w:r>
          <w:rPr>
            <w:noProof/>
            <w:webHidden/>
          </w:rPr>
          <w:fldChar w:fldCharType="separate"/>
        </w:r>
        <w:r>
          <w:rPr>
            <w:noProof/>
            <w:webHidden/>
          </w:rPr>
          <w:t>- 34 -</w:t>
        </w:r>
        <w:r>
          <w:rPr>
            <w:noProof/>
            <w:webHidden/>
          </w:rPr>
          <w:fldChar w:fldCharType="end"/>
        </w:r>
      </w:hyperlink>
    </w:p>
    <w:p w14:paraId="1CFE7F20" w14:textId="3B061C42"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7" w:history="1">
        <w:r w:rsidRPr="006B43DC">
          <w:rPr>
            <w:rStyle w:val="Lienhypertexte"/>
            <w:noProof/>
          </w:rPr>
          <w:t>Tableau 7 : Ressources matérielles du projet</w:t>
        </w:r>
        <w:r>
          <w:rPr>
            <w:noProof/>
            <w:webHidden/>
          </w:rPr>
          <w:tab/>
        </w:r>
        <w:r>
          <w:rPr>
            <w:noProof/>
            <w:webHidden/>
          </w:rPr>
          <w:fldChar w:fldCharType="begin"/>
        </w:r>
        <w:r>
          <w:rPr>
            <w:noProof/>
            <w:webHidden/>
          </w:rPr>
          <w:instrText xml:space="preserve"> PAGEREF _Toc240908067 \h </w:instrText>
        </w:r>
        <w:r>
          <w:rPr>
            <w:noProof/>
            <w:webHidden/>
          </w:rPr>
        </w:r>
        <w:r>
          <w:rPr>
            <w:noProof/>
            <w:webHidden/>
          </w:rPr>
          <w:fldChar w:fldCharType="separate"/>
        </w:r>
        <w:r>
          <w:rPr>
            <w:noProof/>
            <w:webHidden/>
          </w:rPr>
          <w:t>- 34 -</w:t>
        </w:r>
        <w:r>
          <w:rPr>
            <w:noProof/>
            <w:webHidden/>
          </w:rPr>
          <w:fldChar w:fldCharType="end"/>
        </w:r>
      </w:hyperlink>
    </w:p>
    <w:p w14:paraId="6A5FA82B" w14:textId="12285AC3"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8" w:history="1">
        <w:r w:rsidRPr="006B43DC">
          <w:rPr>
            <w:rStyle w:val="Lienhypertexte"/>
            <w:noProof/>
          </w:rPr>
          <w:t>Tableau 8 : Ressources humaines du projet</w:t>
        </w:r>
        <w:r>
          <w:rPr>
            <w:noProof/>
            <w:webHidden/>
          </w:rPr>
          <w:tab/>
        </w:r>
        <w:r>
          <w:rPr>
            <w:noProof/>
            <w:webHidden/>
          </w:rPr>
          <w:fldChar w:fldCharType="begin"/>
        </w:r>
        <w:r>
          <w:rPr>
            <w:noProof/>
            <w:webHidden/>
          </w:rPr>
          <w:instrText xml:space="preserve"> PAGEREF _Toc240908068 \h </w:instrText>
        </w:r>
        <w:r>
          <w:rPr>
            <w:noProof/>
            <w:webHidden/>
          </w:rPr>
        </w:r>
        <w:r>
          <w:rPr>
            <w:noProof/>
            <w:webHidden/>
          </w:rPr>
          <w:fldChar w:fldCharType="separate"/>
        </w:r>
        <w:r>
          <w:rPr>
            <w:noProof/>
            <w:webHidden/>
          </w:rPr>
          <w:t>- 35 -</w:t>
        </w:r>
        <w:r>
          <w:rPr>
            <w:noProof/>
            <w:webHidden/>
          </w:rPr>
          <w:fldChar w:fldCharType="end"/>
        </w:r>
      </w:hyperlink>
    </w:p>
    <w:p w14:paraId="72C366A4" w14:textId="67567A3F"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69" w:history="1">
        <w:r w:rsidRPr="006B43DC">
          <w:rPr>
            <w:rStyle w:val="Lienhypertexte"/>
            <w:noProof/>
          </w:rPr>
          <w:t>Tableau 9 : Estimation globale du projet</w:t>
        </w:r>
        <w:r>
          <w:rPr>
            <w:noProof/>
            <w:webHidden/>
          </w:rPr>
          <w:tab/>
        </w:r>
        <w:r>
          <w:rPr>
            <w:noProof/>
            <w:webHidden/>
          </w:rPr>
          <w:fldChar w:fldCharType="begin"/>
        </w:r>
        <w:r>
          <w:rPr>
            <w:noProof/>
            <w:webHidden/>
          </w:rPr>
          <w:instrText xml:space="preserve"> PAGEREF _Toc240908069 \h </w:instrText>
        </w:r>
        <w:r>
          <w:rPr>
            <w:noProof/>
            <w:webHidden/>
          </w:rPr>
        </w:r>
        <w:r>
          <w:rPr>
            <w:noProof/>
            <w:webHidden/>
          </w:rPr>
          <w:fldChar w:fldCharType="separate"/>
        </w:r>
        <w:r>
          <w:rPr>
            <w:noProof/>
            <w:webHidden/>
          </w:rPr>
          <w:t>- 35 -</w:t>
        </w:r>
        <w:r>
          <w:rPr>
            <w:noProof/>
            <w:webHidden/>
          </w:rPr>
          <w:fldChar w:fldCharType="end"/>
        </w:r>
      </w:hyperlink>
    </w:p>
    <w:p w14:paraId="4D45866E" w14:textId="46402EAF"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0" w:history="1">
        <w:r w:rsidRPr="006B43DC">
          <w:rPr>
            <w:rStyle w:val="Lienhypertexte"/>
            <w:noProof/>
          </w:rPr>
          <w:t>Tableau 10 : Tableau comparatif UML / MERISE</w:t>
        </w:r>
        <w:r>
          <w:rPr>
            <w:noProof/>
            <w:webHidden/>
          </w:rPr>
          <w:tab/>
        </w:r>
        <w:r>
          <w:rPr>
            <w:noProof/>
            <w:webHidden/>
          </w:rPr>
          <w:fldChar w:fldCharType="begin"/>
        </w:r>
        <w:r>
          <w:rPr>
            <w:noProof/>
            <w:webHidden/>
          </w:rPr>
          <w:instrText xml:space="preserve"> PAGEREF _Toc240908070 \h </w:instrText>
        </w:r>
        <w:r>
          <w:rPr>
            <w:noProof/>
            <w:webHidden/>
          </w:rPr>
        </w:r>
        <w:r>
          <w:rPr>
            <w:noProof/>
            <w:webHidden/>
          </w:rPr>
          <w:fldChar w:fldCharType="separate"/>
        </w:r>
        <w:r>
          <w:rPr>
            <w:noProof/>
            <w:webHidden/>
          </w:rPr>
          <w:t>- 42 -</w:t>
        </w:r>
        <w:r>
          <w:rPr>
            <w:noProof/>
            <w:webHidden/>
          </w:rPr>
          <w:fldChar w:fldCharType="end"/>
        </w:r>
      </w:hyperlink>
    </w:p>
    <w:p w14:paraId="7F4316AE" w14:textId="235223F9"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1" w:history="1">
        <w:r w:rsidRPr="006B43DC">
          <w:rPr>
            <w:rStyle w:val="Lienhypertexte"/>
            <w:noProof/>
          </w:rPr>
          <w:t>Tableau 11 : Présentation de quelques processus unifiés</w:t>
        </w:r>
        <w:r>
          <w:rPr>
            <w:noProof/>
            <w:webHidden/>
          </w:rPr>
          <w:tab/>
        </w:r>
        <w:r>
          <w:rPr>
            <w:noProof/>
            <w:webHidden/>
          </w:rPr>
          <w:fldChar w:fldCharType="begin"/>
        </w:r>
        <w:r>
          <w:rPr>
            <w:noProof/>
            <w:webHidden/>
          </w:rPr>
          <w:instrText xml:space="preserve"> PAGEREF _Toc240908071 \h </w:instrText>
        </w:r>
        <w:r>
          <w:rPr>
            <w:noProof/>
            <w:webHidden/>
          </w:rPr>
        </w:r>
        <w:r>
          <w:rPr>
            <w:noProof/>
            <w:webHidden/>
          </w:rPr>
          <w:fldChar w:fldCharType="separate"/>
        </w:r>
        <w:r>
          <w:rPr>
            <w:noProof/>
            <w:webHidden/>
          </w:rPr>
          <w:t>- 45 -</w:t>
        </w:r>
        <w:r>
          <w:rPr>
            <w:noProof/>
            <w:webHidden/>
          </w:rPr>
          <w:fldChar w:fldCharType="end"/>
        </w:r>
      </w:hyperlink>
    </w:p>
    <w:p w14:paraId="4BCA008E" w14:textId="67445BEC"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2" w:history="1">
        <w:r w:rsidRPr="006B43DC">
          <w:rPr>
            <w:rStyle w:val="Lienhypertexte"/>
            <w:noProof/>
          </w:rPr>
          <w:t>Tableau 12 : Formalisme diagramme de cas d’utilisation</w:t>
        </w:r>
        <w:r>
          <w:rPr>
            <w:noProof/>
            <w:webHidden/>
          </w:rPr>
          <w:tab/>
        </w:r>
        <w:r>
          <w:rPr>
            <w:noProof/>
            <w:webHidden/>
          </w:rPr>
          <w:fldChar w:fldCharType="begin"/>
        </w:r>
        <w:r>
          <w:rPr>
            <w:noProof/>
            <w:webHidden/>
          </w:rPr>
          <w:instrText xml:space="preserve"> PAGEREF _Toc240908072 \h </w:instrText>
        </w:r>
        <w:r>
          <w:rPr>
            <w:noProof/>
            <w:webHidden/>
          </w:rPr>
        </w:r>
        <w:r>
          <w:rPr>
            <w:noProof/>
            <w:webHidden/>
          </w:rPr>
          <w:fldChar w:fldCharType="separate"/>
        </w:r>
        <w:r>
          <w:rPr>
            <w:noProof/>
            <w:webHidden/>
          </w:rPr>
          <w:t>- 47 -</w:t>
        </w:r>
        <w:r>
          <w:rPr>
            <w:noProof/>
            <w:webHidden/>
          </w:rPr>
          <w:fldChar w:fldCharType="end"/>
        </w:r>
      </w:hyperlink>
    </w:p>
    <w:p w14:paraId="1F841E6E" w14:textId="17FE20CC"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3" w:history="1">
        <w:r w:rsidRPr="006B43DC">
          <w:rPr>
            <w:rStyle w:val="Lienhypertexte"/>
            <w:noProof/>
          </w:rPr>
          <w:t>Tableau 13 : Description textuelle du cas "S’authentifier"</w:t>
        </w:r>
        <w:r>
          <w:rPr>
            <w:noProof/>
            <w:webHidden/>
          </w:rPr>
          <w:tab/>
        </w:r>
        <w:r>
          <w:rPr>
            <w:noProof/>
            <w:webHidden/>
          </w:rPr>
          <w:fldChar w:fldCharType="begin"/>
        </w:r>
        <w:r>
          <w:rPr>
            <w:noProof/>
            <w:webHidden/>
          </w:rPr>
          <w:instrText xml:space="preserve"> PAGEREF _Toc240908073 \h </w:instrText>
        </w:r>
        <w:r>
          <w:rPr>
            <w:noProof/>
            <w:webHidden/>
          </w:rPr>
        </w:r>
        <w:r>
          <w:rPr>
            <w:noProof/>
            <w:webHidden/>
          </w:rPr>
          <w:fldChar w:fldCharType="separate"/>
        </w:r>
        <w:r>
          <w:rPr>
            <w:noProof/>
            <w:webHidden/>
          </w:rPr>
          <w:t>- 52 -</w:t>
        </w:r>
        <w:r>
          <w:rPr>
            <w:noProof/>
            <w:webHidden/>
          </w:rPr>
          <w:fldChar w:fldCharType="end"/>
        </w:r>
      </w:hyperlink>
    </w:p>
    <w:p w14:paraId="2A902972" w14:textId="3B5A307E"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4" w:history="1">
        <w:r w:rsidRPr="006B43DC">
          <w:rPr>
            <w:rStyle w:val="Lienhypertexte"/>
            <w:noProof/>
          </w:rPr>
          <w:t>Tableau 14: Description textuelle du cas « Ajouter exploitation »</w:t>
        </w:r>
        <w:r>
          <w:rPr>
            <w:noProof/>
            <w:webHidden/>
          </w:rPr>
          <w:tab/>
        </w:r>
        <w:r>
          <w:rPr>
            <w:noProof/>
            <w:webHidden/>
          </w:rPr>
          <w:fldChar w:fldCharType="begin"/>
        </w:r>
        <w:r>
          <w:rPr>
            <w:noProof/>
            <w:webHidden/>
          </w:rPr>
          <w:instrText xml:space="preserve"> PAGEREF _Toc240908074 \h </w:instrText>
        </w:r>
        <w:r>
          <w:rPr>
            <w:noProof/>
            <w:webHidden/>
          </w:rPr>
        </w:r>
        <w:r>
          <w:rPr>
            <w:noProof/>
            <w:webHidden/>
          </w:rPr>
          <w:fldChar w:fldCharType="separate"/>
        </w:r>
        <w:r>
          <w:rPr>
            <w:noProof/>
            <w:webHidden/>
          </w:rPr>
          <w:t>- 53 -</w:t>
        </w:r>
        <w:r>
          <w:rPr>
            <w:noProof/>
            <w:webHidden/>
          </w:rPr>
          <w:fldChar w:fldCharType="end"/>
        </w:r>
      </w:hyperlink>
    </w:p>
    <w:p w14:paraId="7792B8D4" w14:textId="27939B67"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5" w:history="1">
        <w:r w:rsidRPr="006B43DC">
          <w:rPr>
            <w:rStyle w:val="Lienhypertexte"/>
            <w:noProof/>
          </w:rPr>
          <w:t>Tableau 15: Description textuelle du cas « Analyser sol »</w:t>
        </w:r>
        <w:r>
          <w:rPr>
            <w:noProof/>
            <w:webHidden/>
          </w:rPr>
          <w:tab/>
        </w:r>
        <w:r>
          <w:rPr>
            <w:noProof/>
            <w:webHidden/>
          </w:rPr>
          <w:fldChar w:fldCharType="begin"/>
        </w:r>
        <w:r>
          <w:rPr>
            <w:noProof/>
            <w:webHidden/>
          </w:rPr>
          <w:instrText xml:space="preserve"> PAGEREF _Toc240908075 \h </w:instrText>
        </w:r>
        <w:r>
          <w:rPr>
            <w:noProof/>
            <w:webHidden/>
          </w:rPr>
        </w:r>
        <w:r>
          <w:rPr>
            <w:noProof/>
            <w:webHidden/>
          </w:rPr>
          <w:fldChar w:fldCharType="separate"/>
        </w:r>
        <w:r>
          <w:rPr>
            <w:noProof/>
            <w:webHidden/>
          </w:rPr>
          <w:t>- 55 -</w:t>
        </w:r>
        <w:r>
          <w:rPr>
            <w:noProof/>
            <w:webHidden/>
          </w:rPr>
          <w:fldChar w:fldCharType="end"/>
        </w:r>
      </w:hyperlink>
    </w:p>
    <w:p w14:paraId="52C9829E" w14:textId="567045B4"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6" w:history="1">
        <w:r w:rsidRPr="006B43DC">
          <w:rPr>
            <w:rStyle w:val="Lienhypertexte"/>
            <w:noProof/>
          </w:rPr>
          <w:t>Tableau 16: Description textuelle du cas « Planifier culture »</w:t>
        </w:r>
        <w:r>
          <w:rPr>
            <w:noProof/>
            <w:webHidden/>
          </w:rPr>
          <w:tab/>
        </w:r>
        <w:r>
          <w:rPr>
            <w:noProof/>
            <w:webHidden/>
          </w:rPr>
          <w:fldChar w:fldCharType="begin"/>
        </w:r>
        <w:r>
          <w:rPr>
            <w:noProof/>
            <w:webHidden/>
          </w:rPr>
          <w:instrText xml:space="preserve"> PAGEREF _Toc240908076 \h </w:instrText>
        </w:r>
        <w:r>
          <w:rPr>
            <w:noProof/>
            <w:webHidden/>
          </w:rPr>
        </w:r>
        <w:r>
          <w:rPr>
            <w:noProof/>
            <w:webHidden/>
          </w:rPr>
          <w:fldChar w:fldCharType="separate"/>
        </w:r>
        <w:r>
          <w:rPr>
            <w:noProof/>
            <w:webHidden/>
          </w:rPr>
          <w:t>- 56 -</w:t>
        </w:r>
        <w:r>
          <w:rPr>
            <w:noProof/>
            <w:webHidden/>
          </w:rPr>
          <w:fldChar w:fldCharType="end"/>
        </w:r>
      </w:hyperlink>
    </w:p>
    <w:p w14:paraId="17A4CCEE" w14:textId="1DC87F2D"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7" w:history="1">
        <w:r w:rsidRPr="006B43DC">
          <w:rPr>
            <w:rStyle w:val="Lienhypertexte"/>
            <w:noProof/>
          </w:rPr>
          <w:t>Tableau 17: Formalisme du diagramme de communication</w:t>
        </w:r>
        <w:r>
          <w:rPr>
            <w:noProof/>
            <w:webHidden/>
          </w:rPr>
          <w:tab/>
        </w:r>
        <w:r>
          <w:rPr>
            <w:noProof/>
            <w:webHidden/>
          </w:rPr>
          <w:fldChar w:fldCharType="begin"/>
        </w:r>
        <w:r>
          <w:rPr>
            <w:noProof/>
            <w:webHidden/>
          </w:rPr>
          <w:instrText xml:space="preserve"> PAGEREF _Toc240908077 \h </w:instrText>
        </w:r>
        <w:r>
          <w:rPr>
            <w:noProof/>
            <w:webHidden/>
          </w:rPr>
        </w:r>
        <w:r>
          <w:rPr>
            <w:noProof/>
            <w:webHidden/>
          </w:rPr>
          <w:fldChar w:fldCharType="separate"/>
        </w:r>
        <w:r>
          <w:rPr>
            <w:noProof/>
            <w:webHidden/>
          </w:rPr>
          <w:t>- 59 -</w:t>
        </w:r>
        <w:r>
          <w:rPr>
            <w:noProof/>
            <w:webHidden/>
          </w:rPr>
          <w:fldChar w:fldCharType="end"/>
        </w:r>
      </w:hyperlink>
    </w:p>
    <w:p w14:paraId="28567EA9" w14:textId="0141C583"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8" w:history="1">
        <w:r w:rsidRPr="006B43DC">
          <w:rPr>
            <w:rStyle w:val="Lienhypertexte"/>
            <w:noProof/>
          </w:rPr>
          <w:t>Tableau 18 : Formalisme du diagramme de séquence</w:t>
        </w:r>
        <w:r>
          <w:rPr>
            <w:noProof/>
            <w:webHidden/>
          </w:rPr>
          <w:tab/>
        </w:r>
        <w:r>
          <w:rPr>
            <w:noProof/>
            <w:webHidden/>
          </w:rPr>
          <w:fldChar w:fldCharType="begin"/>
        </w:r>
        <w:r>
          <w:rPr>
            <w:noProof/>
            <w:webHidden/>
          </w:rPr>
          <w:instrText xml:space="preserve"> PAGEREF _Toc240908078 \h </w:instrText>
        </w:r>
        <w:r>
          <w:rPr>
            <w:noProof/>
            <w:webHidden/>
          </w:rPr>
        </w:r>
        <w:r>
          <w:rPr>
            <w:noProof/>
            <w:webHidden/>
          </w:rPr>
          <w:fldChar w:fldCharType="separate"/>
        </w:r>
        <w:r>
          <w:rPr>
            <w:noProof/>
            <w:webHidden/>
          </w:rPr>
          <w:t>- 65 -</w:t>
        </w:r>
        <w:r>
          <w:rPr>
            <w:noProof/>
            <w:webHidden/>
          </w:rPr>
          <w:fldChar w:fldCharType="end"/>
        </w:r>
      </w:hyperlink>
    </w:p>
    <w:p w14:paraId="1945D5B7" w14:textId="49166520"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79" w:history="1">
        <w:r w:rsidRPr="006B43DC">
          <w:rPr>
            <w:rStyle w:val="Lienhypertexte"/>
            <w:noProof/>
          </w:rPr>
          <w:t>Tableau 19 : Formalisme du diagramme d’activité</w:t>
        </w:r>
        <w:r>
          <w:rPr>
            <w:noProof/>
            <w:webHidden/>
          </w:rPr>
          <w:tab/>
        </w:r>
        <w:r>
          <w:rPr>
            <w:noProof/>
            <w:webHidden/>
          </w:rPr>
          <w:fldChar w:fldCharType="begin"/>
        </w:r>
        <w:r>
          <w:rPr>
            <w:noProof/>
            <w:webHidden/>
          </w:rPr>
          <w:instrText xml:space="preserve"> PAGEREF _Toc240908079 \h </w:instrText>
        </w:r>
        <w:r>
          <w:rPr>
            <w:noProof/>
            <w:webHidden/>
          </w:rPr>
        </w:r>
        <w:r>
          <w:rPr>
            <w:noProof/>
            <w:webHidden/>
          </w:rPr>
          <w:fldChar w:fldCharType="separate"/>
        </w:r>
        <w:r>
          <w:rPr>
            <w:noProof/>
            <w:webHidden/>
          </w:rPr>
          <w:t>- 71 -</w:t>
        </w:r>
        <w:r>
          <w:rPr>
            <w:noProof/>
            <w:webHidden/>
          </w:rPr>
          <w:fldChar w:fldCharType="end"/>
        </w:r>
      </w:hyperlink>
    </w:p>
    <w:p w14:paraId="2724896D" w14:textId="537418B0"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0" w:history="1">
        <w:r w:rsidRPr="006B43DC">
          <w:rPr>
            <w:rStyle w:val="Lienhypertexte"/>
            <w:noProof/>
          </w:rPr>
          <w:t>Tableau 20 : Formalisme du diagramme de classes</w:t>
        </w:r>
        <w:r>
          <w:rPr>
            <w:noProof/>
            <w:webHidden/>
          </w:rPr>
          <w:tab/>
        </w:r>
        <w:r>
          <w:rPr>
            <w:noProof/>
            <w:webHidden/>
          </w:rPr>
          <w:fldChar w:fldCharType="begin"/>
        </w:r>
        <w:r>
          <w:rPr>
            <w:noProof/>
            <w:webHidden/>
          </w:rPr>
          <w:instrText xml:space="preserve"> PAGEREF _Toc240908080 \h </w:instrText>
        </w:r>
        <w:r>
          <w:rPr>
            <w:noProof/>
            <w:webHidden/>
          </w:rPr>
        </w:r>
        <w:r>
          <w:rPr>
            <w:noProof/>
            <w:webHidden/>
          </w:rPr>
          <w:fldChar w:fldCharType="separate"/>
        </w:r>
        <w:r>
          <w:rPr>
            <w:noProof/>
            <w:webHidden/>
          </w:rPr>
          <w:t>- 81 -</w:t>
        </w:r>
        <w:r>
          <w:rPr>
            <w:noProof/>
            <w:webHidden/>
          </w:rPr>
          <w:fldChar w:fldCharType="end"/>
        </w:r>
      </w:hyperlink>
    </w:p>
    <w:p w14:paraId="3FB8DA10" w14:textId="7131D4C5"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1" w:history="1">
        <w:r w:rsidRPr="006B43DC">
          <w:rPr>
            <w:rStyle w:val="Lienhypertexte"/>
            <w:noProof/>
          </w:rPr>
          <w:t>Tableau 21: Formalisme du diagramme d’état transition</w:t>
        </w:r>
        <w:r>
          <w:rPr>
            <w:noProof/>
            <w:webHidden/>
          </w:rPr>
          <w:tab/>
        </w:r>
        <w:r>
          <w:rPr>
            <w:noProof/>
            <w:webHidden/>
          </w:rPr>
          <w:fldChar w:fldCharType="begin"/>
        </w:r>
        <w:r>
          <w:rPr>
            <w:noProof/>
            <w:webHidden/>
          </w:rPr>
          <w:instrText xml:space="preserve"> PAGEREF _Toc240908081 \h </w:instrText>
        </w:r>
        <w:r>
          <w:rPr>
            <w:noProof/>
            <w:webHidden/>
          </w:rPr>
        </w:r>
        <w:r>
          <w:rPr>
            <w:noProof/>
            <w:webHidden/>
          </w:rPr>
          <w:fldChar w:fldCharType="separate"/>
        </w:r>
        <w:r>
          <w:rPr>
            <w:noProof/>
            <w:webHidden/>
          </w:rPr>
          <w:t>- 84 -</w:t>
        </w:r>
        <w:r>
          <w:rPr>
            <w:noProof/>
            <w:webHidden/>
          </w:rPr>
          <w:fldChar w:fldCharType="end"/>
        </w:r>
      </w:hyperlink>
    </w:p>
    <w:p w14:paraId="31926BE2" w14:textId="1C85B8C4"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2" w:history="1">
        <w:r w:rsidRPr="006B43DC">
          <w:rPr>
            <w:rStyle w:val="Lienhypertexte"/>
            <w:noProof/>
          </w:rPr>
          <w:t>Tableau 22: Formalisme du diagramme de paquetage</w:t>
        </w:r>
        <w:r>
          <w:rPr>
            <w:noProof/>
            <w:webHidden/>
          </w:rPr>
          <w:tab/>
        </w:r>
        <w:r>
          <w:rPr>
            <w:noProof/>
            <w:webHidden/>
          </w:rPr>
          <w:fldChar w:fldCharType="begin"/>
        </w:r>
        <w:r>
          <w:rPr>
            <w:noProof/>
            <w:webHidden/>
          </w:rPr>
          <w:instrText xml:space="preserve"> PAGEREF _Toc240908082 \h </w:instrText>
        </w:r>
        <w:r>
          <w:rPr>
            <w:noProof/>
            <w:webHidden/>
          </w:rPr>
        </w:r>
        <w:r>
          <w:rPr>
            <w:noProof/>
            <w:webHidden/>
          </w:rPr>
          <w:fldChar w:fldCharType="separate"/>
        </w:r>
        <w:r>
          <w:rPr>
            <w:noProof/>
            <w:webHidden/>
          </w:rPr>
          <w:t>- 87 -</w:t>
        </w:r>
        <w:r>
          <w:rPr>
            <w:noProof/>
            <w:webHidden/>
          </w:rPr>
          <w:fldChar w:fldCharType="end"/>
        </w:r>
      </w:hyperlink>
    </w:p>
    <w:p w14:paraId="59418F4C" w14:textId="228E51BB"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3" w:history="1">
        <w:r w:rsidRPr="006B43DC">
          <w:rPr>
            <w:rStyle w:val="Lienhypertexte"/>
            <w:noProof/>
          </w:rPr>
          <w:t>Tableau 23: Matériels utilisés lors de la réalisation de notre projet</w:t>
        </w:r>
        <w:r>
          <w:rPr>
            <w:noProof/>
            <w:webHidden/>
          </w:rPr>
          <w:tab/>
        </w:r>
        <w:r>
          <w:rPr>
            <w:noProof/>
            <w:webHidden/>
          </w:rPr>
          <w:fldChar w:fldCharType="begin"/>
        </w:r>
        <w:r>
          <w:rPr>
            <w:noProof/>
            <w:webHidden/>
          </w:rPr>
          <w:instrText xml:space="preserve"> PAGEREF _Toc240908083 \h </w:instrText>
        </w:r>
        <w:r>
          <w:rPr>
            <w:noProof/>
            <w:webHidden/>
          </w:rPr>
        </w:r>
        <w:r>
          <w:rPr>
            <w:noProof/>
            <w:webHidden/>
          </w:rPr>
          <w:fldChar w:fldCharType="separate"/>
        </w:r>
        <w:r>
          <w:rPr>
            <w:noProof/>
            <w:webHidden/>
          </w:rPr>
          <w:t>- 93 -</w:t>
        </w:r>
        <w:r>
          <w:rPr>
            <w:noProof/>
            <w:webHidden/>
          </w:rPr>
          <w:fldChar w:fldCharType="end"/>
        </w:r>
      </w:hyperlink>
    </w:p>
    <w:p w14:paraId="43233A6A" w14:textId="2BB98456"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4" w:history="1">
        <w:r w:rsidRPr="006B43DC">
          <w:rPr>
            <w:rStyle w:val="Lienhypertexte"/>
            <w:noProof/>
          </w:rPr>
          <w:t>Tableau 24: Logiciels utilisés lors de la réalisation de notre projet</w:t>
        </w:r>
        <w:r>
          <w:rPr>
            <w:noProof/>
            <w:webHidden/>
          </w:rPr>
          <w:tab/>
        </w:r>
        <w:r>
          <w:rPr>
            <w:noProof/>
            <w:webHidden/>
          </w:rPr>
          <w:fldChar w:fldCharType="begin"/>
        </w:r>
        <w:r>
          <w:rPr>
            <w:noProof/>
            <w:webHidden/>
          </w:rPr>
          <w:instrText xml:space="preserve"> PAGEREF _Toc240908084 \h </w:instrText>
        </w:r>
        <w:r>
          <w:rPr>
            <w:noProof/>
            <w:webHidden/>
          </w:rPr>
        </w:r>
        <w:r>
          <w:rPr>
            <w:noProof/>
            <w:webHidden/>
          </w:rPr>
          <w:fldChar w:fldCharType="separate"/>
        </w:r>
        <w:r>
          <w:rPr>
            <w:noProof/>
            <w:webHidden/>
          </w:rPr>
          <w:t>- 93 -</w:t>
        </w:r>
        <w:r>
          <w:rPr>
            <w:noProof/>
            <w:webHidden/>
          </w:rPr>
          <w:fldChar w:fldCharType="end"/>
        </w:r>
      </w:hyperlink>
    </w:p>
    <w:p w14:paraId="3984CC40" w14:textId="0C076AA4"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5" w:history="1">
        <w:r w:rsidRPr="006B43DC">
          <w:rPr>
            <w:rStyle w:val="Lienhypertexte"/>
            <w:noProof/>
          </w:rPr>
          <w:t>Tableau 25: Langages et technologies utilisés pour la réalisation de notre projet</w:t>
        </w:r>
        <w:r>
          <w:rPr>
            <w:noProof/>
            <w:webHidden/>
          </w:rPr>
          <w:tab/>
        </w:r>
        <w:r>
          <w:rPr>
            <w:noProof/>
            <w:webHidden/>
          </w:rPr>
          <w:fldChar w:fldCharType="begin"/>
        </w:r>
        <w:r>
          <w:rPr>
            <w:noProof/>
            <w:webHidden/>
          </w:rPr>
          <w:instrText xml:space="preserve"> PAGEREF _Toc240908085 \h </w:instrText>
        </w:r>
        <w:r>
          <w:rPr>
            <w:noProof/>
            <w:webHidden/>
          </w:rPr>
        </w:r>
        <w:r>
          <w:rPr>
            <w:noProof/>
            <w:webHidden/>
          </w:rPr>
          <w:fldChar w:fldCharType="separate"/>
        </w:r>
        <w:r>
          <w:rPr>
            <w:noProof/>
            <w:webHidden/>
          </w:rPr>
          <w:t>- 94 -</w:t>
        </w:r>
        <w:r>
          <w:rPr>
            <w:noProof/>
            <w:webHidden/>
          </w:rPr>
          <w:fldChar w:fldCharType="end"/>
        </w:r>
      </w:hyperlink>
    </w:p>
    <w:p w14:paraId="369C81A0" w14:textId="02AABF14"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6" w:history="1">
        <w:r w:rsidRPr="006B43DC">
          <w:rPr>
            <w:rStyle w:val="Lienhypertexte"/>
            <w:noProof/>
          </w:rPr>
          <w:t>Tableau 26: Formalisme du diagramme de déploiement</w:t>
        </w:r>
        <w:r>
          <w:rPr>
            <w:noProof/>
            <w:webHidden/>
          </w:rPr>
          <w:tab/>
        </w:r>
        <w:r>
          <w:rPr>
            <w:noProof/>
            <w:webHidden/>
          </w:rPr>
          <w:fldChar w:fldCharType="begin"/>
        </w:r>
        <w:r>
          <w:rPr>
            <w:noProof/>
            <w:webHidden/>
          </w:rPr>
          <w:instrText xml:space="preserve"> PAGEREF _Toc240908086 \h </w:instrText>
        </w:r>
        <w:r>
          <w:rPr>
            <w:noProof/>
            <w:webHidden/>
          </w:rPr>
        </w:r>
        <w:r>
          <w:rPr>
            <w:noProof/>
            <w:webHidden/>
          </w:rPr>
          <w:fldChar w:fldCharType="separate"/>
        </w:r>
        <w:r>
          <w:rPr>
            <w:noProof/>
            <w:webHidden/>
          </w:rPr>
          <w:t>- 101 -</w:t>
        </w:r>
        <w:r>
          <w:rPr>
            <w:noProof/>
            <w:webHidden/>
          </w:rPr>
          <w:fldChar w:fldCharType="end"/>
        </w:r>
      </w:hyperlink>
    </w:p>
    <w:p w14:paraId="2D25B0D1" w14:textId="6D1C8308" w:rsidR="004F451F" w:rsidRDefault="004F451F">
      <w:pPr>
        <w:pStyle w:val="Tabledesillustrations"/>
        <w:tabs>
          <w:tab w:val="right" w:leader="dot" w:pos="9062"/>
        </w:tabs>
        <w:rPr>
          <w:rFonts w:asciiTheme="minorHAnsi" w:eastAsiaTheme="minorEastAsia" w:hAnsiTheme="minorHAnsi"/>
          <w:noProof/>
          <w:szCs w:val="24"/>
          <w:lang w:eastAsia="fr-FR"/>
        </w:rPr>
      </w:pPr>
      <w:hyperlink w:anchor="_Toc240908087" w:history="1">
        <w:r w:rsidRPr="006B43DC">
          <w:rPr>
            <w:rStyle w:val="Lienhypertexte"/>
            <w:noProof/>
          </w:rPr>
          <w:t>Tableau 27: Formalisme du diagramme de composants</w:t>
        </w:r>
        <w:r>
          <w:rPr>
            <w:noProof/>
            <w:webHidden/>
          </w:rPr>
          <w:tab/>
        </w:r>
        <w:r>
          <w:rPr>
            <w:noProof/>
            <w:webHidden/>
          </w:rPr>
          <w:fldChar w:fldCharType="begin"/>
        </w:r>
        <w:r>
          <w:rPr>
            <w:noProof/>
            <w:webHidden/>
          </w:rPr>
          <w:instrText xml:space="preserve"> PAGEREF _Toc240908087 \h </w:instrText>
        </w:r>
        <w:r>
          <w:rPr>
            <w:noProof/>
            <w:webHidden/>
          </w:rPr>
        </w:r>
        <w:r>
          <w:rPr>
            <w:noProof/>
            <w:webHidden/>
          </w:rPr>
          <w:fldChar w:fldCharType="separate"/>
        </w:r>
        <w:r>
          <w:rPr>
            <w:noProof/>
            <w:webHidden/>
          </w:rPr>
          <w:t>- 103 -</w:t>
        </w:r>
        <w:r>
          <w:rPr>
            <w:noProof/>
            <w:webHidden/>
          </w:rPr>
          <w:fldChar w:fldCharType="end"/>
        </w:r>
      </w:hyperlink>
    </w:p>
    <w:p w14:paraId="7510418A" w14:textId="19FD05AA" w:rsidR="00C87975" w:rsidRDefault="00240894" w:rsidP="00C87975">
      <w:pPr>
        <w:rPr>
          <w:lang w:val="fr" w:eastAsia="fr-FR"/>
        </w:rPr>
      </w:pPr>
      <w:r>
        <w:rPr>
          <w:lang w:val="fr" w:eastAsia="fr-FR"/>
        </w:rPr>
        <w:fldChar w:fldCharType="end"/>
      </w:r>
    </w:p>
    <w:p w14:paraId="5ACB0360" w14:textId="394D6386" w:rsidR="00C87975" w:rsidRDefault="00C87975">
      <w:pPr>
        <w:spacing w:line="259" w:lineRule="auto"/>
        <w:jc w:val="left"/>
        <w:rPr>
          <w:lang w:val="fr" w:eastAsia="fr-FR"/>
        </w:rPr>
      </w:pPr>
      <w:r>
        <w:rPr>
          <w:lang w:val="fr" w:eastAsia="fr-FR"/>
        </w:rPr>
        <w:br w:type="page"/>
      </w:r>
    </w:p>
    <w:p w14:paraId="0776E103" w14:textId="050D8260" w:rsidR="00C87975" w:rsidRDefault="00C87975" w:rsidP="008B2553">
      <w:pPr>
        <w:pStyle w:val="Titre1"/>
      </w:pPr>
      <w:bookmarkStart w:id="9" w:name="_Toc240908004"/>
      <w:bookmarkStart w:id="10" w:name="_Toc240908093"/>
      <w:r>
        <w:lastRenderedPageBreak/>
        <w:t>LISTE DES FIGURES</w:t>
      </w:r>
      <w:bookmarkEnd w:id="9"/>
      <w:bookmarkEnd w:id="10"/>
    </w:p>
    <w:p w14:paraId="6A56E102" w14:textId="77777777" w:rsidR="006704C5" w:rsidRPr="006704C5" w:rsidRDefault="006704C5" w:rsidP="006704C5">
      <w:pPr>
        <w:rPr>
          <w:lang w:val="fr" w:eastAsia="fr-FR"/>
        </w:rPr>
      </w:pPr>
    </w:p>
    <w:p w14:paraId="12CCBCAD" w14:textId="0F4C95C8" w:rsidR="006E58C2" w:rsidRDefault="007B4173">
      <w:pPr>
        <w:pStyle w:val="Tabledesillustrations"/>
        <w:tabs>
          <w:tab w:val="right" w:leader="dot" w:pos="9062"/>
        </w:tabs>
        <w:rPr>
          <w:rFonts w:asciiTheme="minorHAnsi" w:eastAsiaTheme="minorEastAsia" w:hAnsiTheme="minorHAnsi"/>
          <w:noProof/>
          <w:szCs w:val="24"/>
          <w:lang w:eastAsia="fr-FR"/>
        </w:rPr>
      </w:pPr>
      <w:r>
        <w:rPr>
          <w:lang w:val="fr" w:eastAsia="fr-FR"/>
        </w:rPr>
        <w:fldChar w:fldCharType="begin"/>
      </w:r>
      <w:r>
        <w:rPr>
          <w:lang w:val="fr" w:eastAsia="fr-FR"/>
        </w:rPr>
        <w:instrText xml:space="preserve"> TOC \h \z \c "Figure" </w:instrText>
      </w:r>
      <w:r>
        <w:rPr>
          <w:lang w:val="fr" w:eastAsia="fr-FR"/>
        </w:rPr>
        <w:fldChar w:fldCharType="separate"/>
      </w:r>
      <w:hyperlink w:anchor="_Toc240908016" w:history="1">
        <w:r w:rsidR="006E58C2" w:rsidRPr="00AA0BD3">
          <w:rPr>
            <w:rStyle w:val="Lienhypertexte"/>
            <w:noProof/>
          </w:rPr>
          <w:t>Figure 1: Plan de localisation de Digital Generation Company</w:t>
        </w:r>
        <w:r w:rsidR="006E58C2">
          <w:rPr>
            <w:noProof/>
            <w:webHidden/>
          </w:rPr>
          <w:tab/>
        </w:r>
        <w:r w:rsidR="006E58C2">
          <w:rPr>
            <w:noProof/>
            <w:webHidden/>
          </w:rPr>
          <w:fldChar w:fldCharType="begin"/>
        </w:r>
        <w:r w:rsidR="006E58C2">
          <w:rPr>
            <w:noProof/>
            <w:webHidden/>
          </w:rPr>
          <w:instrText xml:space="preserve"> PAGEREF _Toc240908016 \h </w:instrText>
        </w:r>
        <w:r w:rsidR="006E58C2">
          <w:rPr>
            <w:noProof/>
            <w:webHidden/>
          </w:rPr>
        </w:r>
        <w:r w:rsidR="006E58C2">
          <w:rPr>
            <w:noProof/>
            <w:webHidden/>
          </w:rPr>
          <w:fldChar w:fldCharType="separate"/>
        </w:r>
        <w:r w:rsidR="006E58C2">
          <w:rPr>
            <w:noProof/>
            <w:webHidden/>
          </w:rPr>
          <w:t>- 6 -</w:t>
        </w:r>
        <w:r w:rsidR="006E58C2">
          <w:rPr>
            <w:noProof/>
            <w:webHidden/>
          </w:rPr>
          <w:fldChar w:fldCharType="end"/>
        </w:r>
      </w:hyperlink>
    </w:p>
    <w:p w14:paraId="536EFD55" w14:textId="06818B6F"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17" w:history="1">
        <w:r w:rsidRPr="00AA0BD3">
          <w:rPr>
            <w:rStyle w:val="Lienhypertexte"/>
            <w:noProof/>
          </w:rPr>
          <w:t>Figure 2: Organigramme Digital Generation Company</w:t>
        </w:r>
        <w:r>
          <w:rPr>
            <w:noProof/>
            <w:webHidden/>
          </w:rPr>
          <w:tab/>
        </w:r>
        <w:r>
          <w:rPr>
            <w:noProof/>
            <w:webHidden/>
          </w:rPr>
          <w:fldChar w:fldCharType="begin"/>
        </w:r>
        <w:r>
          <w:rPr>
            <w:noProof/>
            <w:webHidden/>
          </w:rPr>
          <w:instrText xml:space="preserve"> PAGEREF _Toc240908017 \h </w:instrText>
        </w:r>
        <w:r>
          <w:rPr>
            <w:noProof/>
            <w:webHidden/>
          </w:rPr>
        </w:r>
        <w:r>
          <w:rPr>
            <w:noProof/>
            <w:webHidden/>
          </w:rPr>
          <w:fldChar w:fldCharType="separate"/>
        </w:r>
        <w:r>
          <w:rPr>
            <w:noProof/>
            <w:webHidden/>
          </w:rPr>
          <w:t>- 8 -</w:t>
        </w:r>
        <w:r>
          <w:rPr>
            <w:noProof/>
            <w:webHidden/>
          </w:rPr>
          <w:fldChar w:fldCharType="end"/>
        </w:r>
      </w:hyperlink>
    </w:p>
    <w:p w14:paraId="63F98077" w14:textId="439B701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18" w:history="1">
        <w:r w:rsidRPr="00AA0BD3">
          <w:rPr>
            <w:rStyle w:val="Lienhypertexte"/>
            <w:noProof/>
          </w:rPr>
          <w:t>Figure 3 : Logo de l’application</w:t>
        </w:r>
        <w:r>
          <w:rPr>
            <w:noProof/>
            <w:webHidden/>
          </w:rPr>
          <w:tab/>
        </w:r>
        <w:r>
          <w:rPr>
            <w:noProof/>
            <w:webHidden/>
          </w:rPr>
          <w:fldChar w:fldCharType="begin"/>
        </w:r>
        <w:r>
          <w:rPr>
            <w:noProof/>
            <w:webHidden/>
          </w:rPr>
          <w:instrText xml:space="preserve"> PAGEREF _Toc240908018 \h </w:instrText>
        </w:r>
        <w:r>
          <w:rPr>
            <w:noProof/>
            <w:webHidden/>
          </w:rPr>
        </w:r>
        <w:r>
          <w:rPr>
            <w:noProof/>
            <w:webHidden/>
          </w:rPr>
          <w:fldChar w:fldCharType="separate"/>
        </w:r>
        <w:r>
          <w:rPr>
            <w:noProof/>
            <w:webHidden/>
          </w:rPr>
          <w:t>- 30 -</w:t>
        </w:r>
        <w:r>
          <w:rPr>
            <w:noProof/>
            <w:webHidden/>
          </w:rPr>
          <w:fldChar w:fldCharType="end"/>
        </w:r>
      </w:hyperlink>
    </w:p>
    <w:p w14:paraId="75C24638" w14:textId="39F5D890"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19" w:history="1">
        <w:r w:rsidRPr="00AA0BD3">
          <w:rPr>
            <w:rStyle w:val="Lienhypertexte"/>
            <w:noProof/>
          </w:rPr>
          <w:t>Figure 4 : Diagramme de Gantt du projet</w:t>
        </w:r>
        <w:r>
          <w:rPr>
            <w:noProof/>
            <w:webHidden/>
          </w:rPr>
          <w:tab/>
        </w:r>
        <w:r>
          <w:rPr>
            <w:noProof/>
            <w:webHidden/>
          </w:rPr>
          <w:fldChar w:fldCharType="begin"/>
        </w:r>
        <w:r>
          <w:rPr>
            <w:noProof/>
            <w:webHidden/>
          </w:rPr>
          <w:instrText xml:space="preserve"> PAGEREF _Toc240908019 \h </w:instrText>
        </w:r>
        <w:r>
          <w:rPr>
            <w:noProof/>
            <w:webHidden/>
          </w:rPr>
        </w:r>
        <w:r>
          <w:rPr>
            <w:noProof/>
            <w:webHidden/>
          </w:rPr>
          <w:fldChar w:fldCharType="separate"/>
        </w:r>
        <w:r>
          <w:rPr>
            <w:noProof/>
            <w:webHidden/>
          </w:rPr>
          <w:t>- 33 -</w:t>
        </w:r>
        <w:r>
          <w:rPr>
            <w:noProof/>
            <w:webHidden/>
          </w:rPr>
          <w:fldChar w:fldCharType="end"/>
        </w:r>
      </w:hyperlink>
    </w:p>
    <w:p w14:paraId="390CCF40" w14:textId="3D759732"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0" w:history="1">
        <w:r w:rsidRPr="00AA0BD3">
          <w:rPr>
            <w:rStyle w:val="Lienhypertexte"/>
            <w:noProof/>
          </w:rPr>
          <w:t>Figure 5 : Maquette de l’application</w:t>
        </w:r>
        <w:r>
          <w:rPr>
            <w:noProof/>
            <w:webHidden/>
          </w:rPr>
          <w:tab/>
        </w:r>
        <w:r>
          <w:rPr>
            <w:noProof/>
            <w:webHidden/>
          </w:rPr>
          <w:fldChar w:fldCharType="begin"/>
        </w:r>
        <w:r>
          <w:rPr>
            <w:noProof/>
            <w:webHidden/>
          </w:rPr>
          <w:instrText xml:space="preserve"> PAGEREF _Toc240908020 \h </w:instrText>
        </w:r>
        <w:r>
          <w:rPr>
            <w:noProof/>
            <w:webHidden/>
          </w:rPr>
        </w:r>
        <w:r>
          <w:rPr>
            <w:noProof/>
            <w:webHidden/>
          </w:rPr>
          <w:fldChar w:fldCharType="separate"/>
        </w:r>
        <w:r>
          <w:rPr>
            <w:noProof/>
            <w:webHidden/>
          </w:rPr>
          <w:t>- 38 -</w:t>
        </w:r>
        <w:r>
          <w:rPr>
            <w:noProof/>
            <w:webHidden/>
          </w:rPr>
          <w:fldChar w:fldCharType="end"/>
        </w:r>
      </w:hyperlink>
    </w:p>
    <w:p w14:paraId="3B779C4C" w14:textId="2E27C361"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1" w:history="1">
        <w:r w:rsidRPr="00AA0BD3">
          <w:rPr>
            <w:rStyle w:val="Lienhypertexte"/>
            <w:noProof/>
          </w:rPr>
          <w:t>Figure 6 : Exemple de diagramme de cas d’utilisation</w:t>
        </w:r>
        <w:r>
          <w:rPr>
            <w:noProof/>
            <w:webHidden/>
          </w:rPr>
          <w:tab/>
        </w:r>
        <w:r>
          <w:rPr>
            <w:noProof/>
            <w:webHidden/>
          </w:rPr>
          <w:fldChar w:fldCharType="begin"/>
        </w:r>
        <w:r>
          <w:rPr>
            <w:noProof/>
            <w:webHidden/>
          </w:rPr>
          <w:instrText xml:space="preserve"> PAGEREF _Toc240908021 \h </w:instrText>
        </w:r>
        <w:r>
          <w:rPr>
            <w:noProof/>
            <w:webHidden/>
          </w:rPr>
        </w:r>
        <w:r>
          <w:rPr>
            <w:noProof/>
            <w:webHidden/>
          </w:rPr>
          <w:fldChar w:fldCharType="separate"/>
        </w:r>
        <w:r>
          <w:rPr>
            <w:noProof/>
            <w:webHidden/>
          </w:rPr>
          <w:t>- 48 -</w:t>
        </w:r>
        <w:r>
          <w:rPr>
            <w:noProof/>
            <w:webHidden/>
          </w:rPr>
          <w:fldChar w:fldCharType="end"/>
        </w:r>
      </w:hyperlink>
    </w:p>
    <w:p w14:paraId="76B3E579" w14:textId="1523F9A5"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2" w:history="1">
        <w:r w:rsidRPr="00AA0BD3">
          <w:rPr>
            <w:rStyle w:val="Lienhypertexte"/>
            <w:noProof/>
          </w:rPr>
          <w:t>Figure 7 : Cas d’utilisation global</w:t>
        </w:r>
        <w:r>
          <w:rPr>
            <w:noProof/>
            <w:webHidden/>
          </w:rPr>
          <w:tab/>
        </w:r>
        <w:r>
          <w:rPr>
            <w:noProof/>
            <w:webHidden/>
          </w:rPr>
          <w:fldChar w:fldCharType="begin"/>
        </w:r>
        <w:r>
          <w:rPr>
            <w:noProof/>
            <w:webHidden/>
          </w:rPr>
          <w:instrText xml:space="preserve"> PAGEREF _Toc240908022 \h </w:instrText>
        </w:r>
        <w:r>
          <w:rPr>
            <w:noProof/>
            <w:webHidden/>
          </w:rPr>
        </w:r>
        <w:r>
          <w:rPr>
            <w:noProof/>
            <w:webHidden/>
          </w:rPr>
          <w:fldChar w:fldCharType="separate"/>
        </w:r>
        <w:r>
          <w:rPr>
            <w:noProof/>
            <w:webHidden/>
          </w:rPr>
          <w:t>- 49 -</w:t>
        </w:r>
        <w:r>
          <w:rPr>
            <w:noProof/>
            <w:webHidden/>
          </w:rPr>
          <w:fldChar w:fldCharType="end"/>
        </w:r>
      </w:hyperlink>
    </w:p>
    <w:p w14:paraId="6E77594D" w14:textId="776C7838"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3" w:history="1">
        <w:r w:rsidRPr="00AA0BD3">
          <w:rPr>
            <w:rStyle w:val="Lienhypertexte"/>
            <w:noProof/>
          </w:rPr>
          <w:t>Figure 8 : Diagramme de cas d’utilisation spécifique de "Gérer exploitation(s)"</w:t>
        </w:r>
        <w:r>
          <w:rPr>
            <w:noProof/>
            <w:webHidden/>
          </w:rPr>
          <w:tab/>
        </w:r>
        <w:r>
          <w:rPr>
            <w:noProof/>
            <w:webHidden/>
          </w:rPr>
          <w:fldChar w:fldCharType="begin"/>
        </w:r>
        <w:r>
          <w:rPr>
            <w:noProof/>
            <w:webHidden/>
          </w:rPr>
          <w:instrText xml:space="preserve"> PAGEREF _Toc240908023 \h </w:instrText>
        </w:r>
        <w:r>
          <w:rPr>
            <w:noProof/>
            <w:webHidden/>
          </w:rPr>
        </w:r>
        <w:r>
          <w:rPr>
            <w:noProof/>
            <w:webHidden/>
          </w:rPr>
          <w:fldChar w:fldCharType="separate"/>
        </w:r>
        <w:r>
          <w:rPr>
            <w:noProof/>
            <w:webHidden/>
          </w:rPr>
          <w:t>- 50 -</w:t>
        </w:r>
        <w:r>
          <w:rPr>
            <w:noProof/>
            <w:webHidden/>
          </w:rPr>
          <w:fldChar w:fldCharType="end"/>
        </w:r>
      </w:hyperlink>
    </w:p>
    <w:p w14:paraId="73A9D309" w14:textId="7C6ADC18"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4" w:history="1">
        <w:r w:rsidRPr="00AA0BD3">
          <w:rPr>
            <w:rStyle w:val="Lienhypertexte"/>
            <w:noProof/>
          </w:rPr>
          <w:t>Figure 9 : Diagramme de cas d’utilisation spécifique de "Gérer comptes utilisateurs"</w:t>
        </w:r>
        <w:r>
          <w:rPr>
            <w:noProof/>
            <w:webHidden/>
          </w:rPr>
          <w:tab/>
        </w:r>
        <w:r>
          <w:rPr>
            <w:noProof/>
            <w:webHidden/>
          </w:rPr>
          <w:fldChar w:fldCharType="begin"/>
        </w:r>
        <w:r>
          <w:rPr>
            <w:noProof/>
            <w:webHidden/>
          </w:rPr>
          <w:instrText xml:space="preserve"> PAGEREF _Toc240908024 \h </w:instrText>
        </w:r>
        <w:r>
          <w:rPr>
            <w:noProof/>
            <w:webHidden/>
          </w:rPr>
        </w:r>
        <w:r>
          <w:rPr>
            <w:noProof/>
            <w:webHidden/>
          </w:rPr>
          <w:fldChar w:fldCharType="separate"/>
        </w:r>
        <w:r>
          <w:rPr>
            <w:noProof/>
            <w:webHidden/>
          </w:rPr>
          <w:t>- 51 -</w:t>
        </w:r>
        <w:r>
          <w:rPr>
            <w:noProof/>
            <w:webHidden/>
          </w:rPr>
          <w:fldChar w:fldCharType="end"/>
        </w:r>
      </w:hyperlink>
    </w:p>
    <w:p w14:paraId="5511E80B" w14:textId="1C6562BA"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5" w:history="1">
        <w:r w:rsidRPr="00AA0BD3">
          <w:rPr>
            <w:rStyle w:val="Lienhypertexte"/>
            <w:noProof/>
          </w:rPr>
          <w:t>Figure 10 : Exemple de diagramme de communication</w:t>
        </w:r>
        <w:r>
          <w:rPr>
            <w:noProof/>
            <w:webHidden/>
          </w:rPr>
          <w:tab/>
        </w:r>
        <w:r>
          <w:rPr>
            <w:noProof/>
            <w:webHidden/>
          </w:rPr>
          <w:fldChar w:fldCharType="begin"/>
        </w:r>
        <w:r>
          <w:rPr>
            <w:noProof/>
            <w:webHidden/>
          </w:rPr>
          <w:instrText xml:space="preserve"> PAGEREF _Toc240908025 \h </w:instrText>
        </w:r>
        <w:r>
          <w:rPr>
            <w:noProof/>
            <w:webHidden/>
          </w:rPr>
        </w:r>
        <w:r>
          <w:rPr>
            <w:noProof/>
            <w:webHidden/>
          </w:rPr>
          <w:fldChar w:fldCharType="separate"/>
        </w:r>
        <w:r>
          <w:rPr>
            <w:noProof/>
            <w:webHidden/>
          </w:rPr>
          <w:t>- 60 -</w:t>
        </w:r>
        <w:r>
          <w:rPr>
            <w:noProof/>
            <w:webHidden/>
          </w:rPr>
          <w:fldChar w:fldCharType="end"/>
        </w:r>
      </w:hyperlink>
    </w:p>
    <w:p w14:paraId="2AFFDDDE" w14:textId="42F38720"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6" w:history="1">
        <w:r w:rsidRPr="00AA0BD3">
          <w:rPr>
            <w:rStyle w:val="Lienhypertexte"/>
            <w:noProof/>
          </w:rPr>
          <w:t>Figure 11 : Diagramme de communication de "S'authentifier"</w:t>
        </w:r>
        <w:r>
          <w:rPr>
            <w:noProof/>
            <w:webHidden/>
          </w:rPr>
          <w:tab/>
        </w:r>
        <w:r>
          <w:rPr>
            <w:noProof/>
            <w:webHidden/>
          </w:rPr>
          <w:fldChar w:fldCharType="begin"/>
        </w:r>
        <w:r>
          <w:rPr>
            <w:noProof/>
            <w:webHidden/>
          </w:rPr>
          <w:instrText xml:space="preserve"> PAGEREF _Toc240908026 \h </w:instrText>
        </w:r>
        <w:r>
          <w:rPr>
            <w:noProof/>
            <w:webHidden/>
          </w:rPr>
        </w:r>
        <w:r>
          <w:rPr>
            <w:noProof/>
            <w:webHidden/>
          </w:rPr>
          <w:fldChar w:fldCharType="separate"/>
        </w:r>
        <w:r>
          <w:rPr>
            <w:noProof/>
            <w:webHidden/>
          </w:rPr>
          <w:t>- 61 -</w:t>
        </w:r>
        <w:r>
          <w:rPr>
            <w:noProof/>
            <w:webHidden/>
          </w:rPr>
          <w:fldChar w:fldCharType="end"/>
        </w:r>
      </w:hyperlink>
    </w:p>
    <w:p w14:paraId="34EF4865" w14:textId="229DE5A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7" w:history="1">
        <w:r w:rsidRPr="00AA0BD3">
          <w:rPr>
            <w:rStyle w:val="Lienhypertexte"/>
            <w:noProof/>
          </w:rPr>
          <w:t>Figure 12 : Diagramme de communication du cas "Ajouter Exploitation"</w:t>
        </w:r>
        <w:r>
          <w:rPr>
            <w:noProof/>
            <w:webHidden/>
          </w:rPr>
          <w:tab/>
        </w:r>
        <w:r>
          <w:rPr>
            <w:noProof/>
            <w:webHidden/>
          </w:rPr>
          <w:fldChar w:fldCharType="begin"/>
        </w:r>
        <w:r>
          <w:rPr>
            <w:noProof/>
            <w:webHidden/>
          </w:rPr>
          <w:instrText xml:space="preserve"> PAGEREF _Toc240908027 \h </w:instrText>
        </w:r>
        <w:r>
          <w:rPr>
            <w:noProof/>
            <w:webHidden/>
          </w:rPr>
        </w:r>
        <w:r>
          <w:rPr>
            <w:noProof/>
            <w:webHidden/>
          </w:rPr>
          <w:fldChar w:fldCharType="separate"/>
        </w:r>
        <w:r>
          <w:rPr>
            <w:noProof/>
            <w:webHidden/>
          </w:rPr>
          <w:t>- 62 -</w:t>
        </w:r>
        <w:r>
          <w:rPr>
            <w:noProof/>
            <w:webHidden/>
          </w:rPr>
          <w:fldChar w:fldCharType="end"/>
        </w:r>
      </w:hyperlink>
    </w:p>
    <w:p w14:paraId="5AB90DC0" w14:textId="2805EED0"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8" w:history="1">
        <w:r w:rsidRPr="00AA0BD3">
          <w:rPr>
            <w:rStyle w:val="Lienhypertexte"/>
            <w:noProof/>
          </w:rPr>
          <w:t>Figure 13 : Diagramme de communication de "Analyser sol"</w:t>
        </w:r>
        <w:r>
          <w:rPr>
            <w:noProof/>
            <w:webHidden/>
          </w:rPr>
          <w:tab/>
        </w:r>
        <w:r>
          <w:rPr>
            <w:noProof/>
            <w:webHidden/>
          </w:rPr>
          <w:fldChar w:fldCharType="begin"/>
        </w:r>
        <w:r>
          <w:rPr>
            <w:noProof/>
            <w:webHidden/>
          </w:rPr>
          <w:instrText xml:space="preserve"> PAGEREF _Toc240908028 \h </w:instrText>
        </w:r>
        <w:r>
          <w:rPr>
            <w:noProof/>
            <w:webHidden/>
          </w:rPr>
        </w:r>
        <w:r>
          <w:rPr>
            <w:noProof/>
            <w:webHidden/>
          </w:rPr>
          <w:fldChar w:fldCharType="separate"/>
        </w:r>
        <w:r>
          <w:rPr>
            <w:noProof/>
            <w:webHidden/>
          </w:rPr>
          <w:t>- 63 -</w:t>
        </w:r>
        <w:r>
          <w:rPr>
            <w:noProof/>
            <w:webHidden/>
          </w:rPr>
          <w:fldChar w:fldCharType="end"/>
        </w:r>
      </w:hyperlink>
    </w:p>
    <w:p w14:paraId="08516E66" w14:textId="5D05EBD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29" w:history="1">
        <w:r w:rsidRPr="00AA0BD3">
          <w:rPr>
            <w:rStyle w:val="Lienhypertexte"/>
            <w:noProof/>
          </w:rPr>
          <w:t>Figure 14 : Diagramme de communication de "Planifier Culture"</w:t>
        </w:r>
        <w:r>
          <w:rPr>
            <w:noProof/>
            <w:webHidden/>
          </w:rPr>
          <w:tab/>
        </w:r>
        <w:r>
          <w:rPr>
            <w:noProof/>
            <w:webHidden/>
          </w:rPr>
          <w:fldChar w:fldCharType="begin"/>
        </w:r>
        <w:r>
          <w:rPr>
            <w:noProof/>
            <w:webHidden/>
          </w:rPr>
          <w:instrText xml:space="preserve"> PAGEREF _Toc240908029 \h </w:instrText>
        </w:r>
        <w:r>
          <w:rPr>
            <w:noProof/>
            <w:webHidden/>
          </w:rPr>
        </w:r>
        <w:r>
          <w:rPr>
            <w:noProof/>
            <w:webHidden/>
          </w:rPr>
          <w:fldChar w:fldCharType="separate"/>
        </w:r>
        <w:r>
          <w:rPr>
            <w:noProof/>
            <w:webHidden/>
          </w:rPr>
          <w:t>- 64 -</w:t>
        </w:r>
        <w:r>
          <w:rPr>
            <w:noProof/>
            <w:webHidden/>
          </w:rPr>
          <w:fldChar w:fldCharType="end"/>
        </w:r>
      </w:hyperlink>
    </w:p>
    <w:p w14:paraId="3704E4E5" w14:textId="66075EEF"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0" w:history="1">
        <w:r w:rsidRPr="00AA0BD3">
          <w:rPr>
            <w:rStyle w:val="Lienhypertexte"/>
            <w:noProof/>
          </w:rPr>
          <w:t>Figure 15 : Exemple de diagramme de séquence</w:t>
        </w:r>
        <w:r>
          <w:rPr>
            <w:noProof/>
            <w:webHidden/>
          </w:rPr>
          <w:tab/>
        </w:r>
        <w:r>
          <w:rPr>
            <w:noProof/>
            <w:webHidden/>
          </w:rPr>
          <w:fldChar w:fldCharType="begin"/>
        </w:r>
        <w:r>
          <w:rPr>
            <w:noProof/>
            <w:webHidden/>
          </w:rPr>
          <w:instrText xml:space="preserve"> PAGEREF _Toc240908030 \h </w:instrText>
        </w:r>
        <w:r>
          <w:rPr>
            <w:noProof/>
            <w:webHidden/>
          </w:rPr>
        </w:r>
        <w:r>
          <w:rPr>
            <w:noProof/>
            <w:webHidden/>
          </w:rPr>
          <w:fldChar w:fldCharType="separate"/>
        </w:r>
        <w:r>
          <w:rPr>
            <w:noProof/>
            <w:webHidden/>
          </w:rPr>
          <w:t>- 66 -</w:t>
        </w:r>
        <w:r>
          <w:rPr>
            <w:noProof/>
            <w:webHidden/>
          </w:rPr>
          <w:fldChar w:fldCharType="end"/>
        </w:r>
      </w:hyperlink>
    </w:p>
    <w:p w14:paraId="51CDF49D" w14:textId="637E1895"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1" w:history="1">
        <w:r w:rsidRPr="00AA0BD3">
          <w:rPr>
            <w:rStyle w:val="Lienhypertexte"/>
            <w:noProof/>
          </w:rPr>
          <w:t>Figure 16 : Diagramme de séquence du cas "S’authentifier"</w:t>
        </w:r>
        <w:r>
          <w:rPr>
            <w:noProof/>
            <w:webHidden/>
          </w:rPr>
          <w:tab/>
        </w:r>
        <w:r>
          <w:rPr>
            <w:noProof/>
            <w:webHidden/>
          </w:rPr>
          <w:fldChar w:fldCharType="begin"/>
        </w:r>
        <w:r>
          <w:rPr>
            <w:noProof/>
            <w:webHidden/>
          </w:rPr>
          <w:instrText xml:space="preserve"> PAGEREF _Toc240908031 \h </w:instrText>
        </w:r>
        <w:r>
          <w:rPr>
            <w:noProof/>
            <w:webHidden/>
          </w:rPr>
        </w:r>
        <w:r>
          <w:rPr>
            <w:noProof/>
            <w:webHidden/>
          </w:rPr>
          <w:fldChar w:fldCharType="separate"/>
        </w:r>
        <w:r>
          <w:rPr>
            <w:noProof/>
            <w:webHidden/>
          </w:rPr>
          <w:t>- 67 -</w:t>
        </w:r>
        <w:r>
          <w:rPr>
            <w:noProof/>
            <w:webHidden/>
          </w:rPr>
          <w:fldChar w:fldCharType="end"/>
        </w:r>
      </w:hyperlink>
    </w:p>
    <w:p w14:paraId="652E198D" w14:textId="50F80361"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2" w:history="1">
        <w:r w:rsidRPr="00AA0BD3">
          <w:rPr>
            <w:rStyle w:val="Lienhypertexte"/>
            <w:noProof/>
          </w:rPr>
          <w:t>Figure 17 : Diagramme de séquence du cas "Ajouter exploitation"</w:t>
        </w:r>
        <w:r>
          <w:rPr>
            <w:noProof/>
            <w:webHidden/>
          </w:rPr>
          <w:tab/>
        </w:r>
        <w:r>
          <w:rPr>
            <w:noProof/>
            <w:webHidden/>
          </w:rPr>
          <w:fldChar w:fldCharType="begin"/>
        </w:r>
        <w:r>
          <w:rPr>
            <w:noProof/>
            <w:webHidden/>
          </w:rPr>
          <w:instrText xml:space="preserve"> PAGEREF _Toc240908032 \h </w:instrText>
        </w:r>
        <w:r>
          <w:rPr>
            <w:noProof/>
            <w:webHidden/>
          </w:rPr>
        </w:r>
        <w:r>
          <w:rPr>
            <w:noProof/>
            <w:webHidden/>
          </w:rPr>
          <w:fldChar w:fldCharType="separate"/>
        </w:r>
        <w:r>
          <w:rPr>
            <w:noProof/>
            <w:webHidden/>
          </w:rPr>
          <w:t>- 68 -</w:t>
        </w:r>
        <w:r>
          <w:rPr>
            <w:noProof/>
            <w:webHidden/>
          </w:rPr>
          <w:fldChar w:fldCharType="end"/>
        </w:r>
      </w:hyperlink>
    </w:p>
    <w:p w14:paraId="3497335B" w14:textId="72327A11"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3" w:history="1">
        <w:r w:rsidRPr="00AA0BD3">
          <w:rPr>
            <w:rStyle w:val="Lienhypertexte"/>
            <w:noProof/>
          </w:rPr>
          <w:t>Figure 18 : Diagramme de séquence du cas "Analyser Sol"</w:t>
        </w:r>
        <w:r>
          <w:rPr>
            <w:noProof/>
            <w:webHidden/>
          </w:rPr>
          <w:tab/>
        </w:r>
        <w:r>
          <w:rPr>
            <w:noProof/>
            <w:webHidden/>
          </w:rPr>
          <w:fldChar w:fldCharType="begin"/>
        </w:r>
        <w:r>
          <w:rPr>
            <w:noProof/>
            <w:webHidden/>
          </w:rPr>
          <w:instrText xml:space="preserve"> PAGEREF _Toc240908033 \h </w:instrText>
        </w:r>
        <w:r>
          <w:rPr>
            <w:noProof/>
            <w:webHidden/>
          </w:rPr>
        </w:r>
        <w:r>
          <w:rPr>
            <w:noProof/>
            <w:webHidden/>
          </w:rPr>
          <w:fldChar w:fldCharType="separate"/>
        </w:r>
        <w:r>
          <w:rPr>
            <w:noProof/>
            <w:webHidden/>
          </w:rPr>
          <w:t>- 69 -</w:t>
        </w:r>
        <w:r>
          <w:rPr>
            <w:noProof/>
            <w:webHidden/>
          </w:rPr>
          <w:fldChar w:fldCharType="end"/>
        </w:r>
      </w:hyperlink>
    </w:p>
    <w:p w14:paraId="2799EA93" w14:textId="327C3E24"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4" w:history="1">
        <w:r w:rsidRPr="00AA0BD3">
          <w:rPr>
            <w:rStyle w:val="Lienhypertexte"/>
            <w:noProof/>
          </w:rPr>
          <w:t>Figure 19 : Diagramme de séquence du cas "Supprimer exploitation"</w:t>
        </w:r>
        <w:r>
          <w:rPr>
            <w:noProof/>
            <w:webHidden/>
          </w:rPr>
          <w:tab/>
        </w:r>
        <w:r>
          <w:rPr>
            <w:noProof/>
            <w:webHidden/>
          </w:rPr>
          <w:fldChar w:fldCharType="begin"/>
        </w:r>
        <w:r>
          <w:rPr>
            <w:noProof/>
            <w:webHidden/>
          </w:rPr>
          <w:instrText xml:space="preserve"> PAGEREF _Toc240908034 \h </w:instrText>
        </w:r>
        <w:r>
          <w:rPr>
            <w:noProof/>
            <w:webHidden/>
          </w:rPr>
        </w:r>
        <w:r>
          <w:rPr>
            <w:noProof/>
            <w:webHidden/>
          </w:rPr>
          <w:fldChar w:fldCharType="separate"/>
        </w:r>
        <w:r>
          <w:rPr>
            <w:noProof/>
            <w:webHidden/>
          </w:rPr>
          <w:t>- 70 -</w:t>
        </w:r>
        <w:r>
          <w:rPr>
            <w:noProof/>
            <w:webHidden/>
          </w:rPr>
          <w:fldChar w:fldCharType="end"/>
        </w:r>
      </w:hyperlink>
    </w:p>
    <w:p w14:paraId="56C8CBF0" w14:textId="443AA9D9"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5" w:history="1">
        <w:r w:rsidRPr="00AA0BD3">
          <w:rPr>
            <w:rStyle w:val="Lienhypertexte"/>
            <w:noProof/>
          </w:rPr>
          <w:t>Figure 20 : Exemple de diagramme d’activités</w:t>
        </w:r>
        <w:r>
          <w:rPr>
            <w:noProof/>
            <w:webHidden/>
          </w:rPr>
          <w:tab/>
        </w:r>
        <w:r>
          <w:rPr>
            <w:noProof/>
            <w:webHidden/>
          </w:rPr>
          <w:fldChar w:fldCharType="begin"/>
        </w:r>
        <w:r>
          <w:rPr>
            <w:noProof/>
            <w:webHidden/>
          </w:rPr>
          <w:instrText xml:space="preserve"> PAGEREF _Toc240908035 \h </w:instrText>
        </w:r>
        <w:r>
          <w:rPr>
            <w:noProof/>
            <w:webHidden/>
          </w:rPr>
        </w:r>
        <w:r>
          <w:rPr>
            <w:noProof/>
            <w:webHidden/>
          </w:rPr>
          <w:fldChar w:fldCharType="separate"/>
        </w:r>
        <w:r>
          <w:rPr>
            <w:noProof/>
            <w:webHidden/>
          </w:rPr>
          <w:t>- 73 -</w:t>
        </w:r>
        <w:r>
          <w:rPr>
            <w:noProof/>
            <w:webHidden/>
          </w:rPr>
          <w:fldChar w:fldCharType="end"/>
        </w:r>
      </w:hyperlink>
    </w:p>
    <w:p w14:paraId="70449B6A" w14:textId="2C3EA81E"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6" w:history="1">
        <w:r w:rsidRPr="00AA0BD3">
          <w:rPr>
            <w:rStyle w:val="Lienhypertexte"/>
            <w:noProof/>
          </w:rPr>
          <w:t>Figure 21 : Diagramme d’activité du cas "S’authentifier"</w:t>
        </w:r>
        <w:r>
          <w:rPr>
            <w:noProof/>
            <w:webHidden/>
          </w:rPr>
          <w:tab/>
        </w:r>
        <w:r>
          <w:rPr>
            <w:noProof/>
            <w:webHidden/>
          </w:rPr>
          <w:fldChar w:fldCharType="begin"/>
        </w:r>
        <w:r>
          <w:rPr>
            <w:noProof/>
            <w:webHidden/>
          </w:rPr>
          <w:instrText xml:space="preserve"> PAGEREF _Toc240908036 \h </w:instrText>
        </w:r>
        <w:r>
          <w:rPr>
            <w:noProof/>
            <w:webHidden/>
          </w:rPr>
        </w:r>
        <w:r>
          <w:rPr>
            <w:noProof/>
            <w:webHidden/>
          </w:rPr>
          <w:fldChar w:fldCharType="separate"/>
        </w:r>
        <w:r>
          <w:rPr>
            <w:noProof/>
            <w:webHidden/>
          </w:rPr>
          <w:t>- 74 -</w:t>
        </w:r>
        <w:r>
          <w:rPr>
            <w:noProof/>
            <w:webHidden/>
          </w:rPr>
          <w:fldChar w:fldCharType="end"/>
        </w:r>
      </w:hyperlink>
    </w:p>
    <w:p w14:paraId="130B1A8F" w14:textId="5924F6D3"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7" w:history="1">
        <w:r w:rsidRPr="00AA0BD3">
          <w:rPr>
            <w:rStyle w:val="Lienhypertexte"/>
            <w:noProof/>
          </w:rPr>
          <w:t>Figure 22 : Diagramme d’activité du cas "Ajouter Exploitation"</w:t>
        </w:r>
        <w:r>
          <w:rPr>
            <w:noProof/>
            <w:webHidden/>
          </w:rPr>
          <w:tab/>
        </w:r>
        <w:r>
          <w:rPr>
            <w:noProof/>
            <w:webHidden/>
          </w:rPr>
          <w:fldChar w:fldCharType="begin"/>
        </w:r>
        <w:r>
          <w:rPr>
            <w:noProof/>
            <w:webHidden/>
          </w:rPr>
          <w:instrText xml:space="preserve"> PAGEREF _Toc240908037 \h </w:instrText>
        </w:r>
        <w:r>
          <w:rPr>
            <w:noProof/>
            <w:webHidden/>
          </w:rPr>
        </w:r>
        <w:r>
          <w:rPr>
            <w:noProof/>
            <w:webHidden/>
          </w:rPr>
          <w:fldChar w:fldCharType="separate"/>
        </w:r>
        <w:r>
          <w:rPr>
            <w:noProof/>
            <w:webHidden/>
          </w:rPr>
          <w:t>- 75 -</w:t>
        </w:r>
        <w:r>
          <w:rPr>
            <w:noProof/>
            <w:webHidden/>
          </w:rPr>
          <w:fldChar w:fldCharType="end"/>
        </w:r>
      </w:hyperlink>
    </w:p>
    <w:p w14:paraId="2C06ACE7" w14:textId="67BFDA2A"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8" w:history="1">
        <w:r w:rsidRPr="00AA0BD3">
          <w:rPr>
            <w:rStyle w:val="Lienhypertexte"/>
            <w:noProof/>
          </w:rPr>
          <w:t>Figure 23 : Diagramme d’activité du cas "Analyser sol"</w:t>
        </w:r>
        <w:r>
          <w:rPr>
            <w:noProof/>
            <w:webHidden/>
          </w:rPr>
          <w:tab/>
        </w:r>
        <w:r>
          <w:rPr>
            <w:noProof/>
            <w:webHidden/>
          </w:rPr>
          <w:fldChar w:fldCharType="begin"/>
        </w:r>
        <w:r>
          <w:rPr>
            <w:noProof/>
            <w:webHidden/>
          </w:rPr>
          <w:instrText xml:space="preserve"> PAGEREF _Toc240908038 \h </w:instrText>
        </w:r>
        <w:r>
          <w:rPr>
            <w:noProof/>
            <w:webHidden/>
          </w:rPr>
        </w:r>
        <w:r>
          <w:rPr>
            <w:noProof/>
            <w:webHidden/>
          </w:rPr>
          <w:fldChar w:fldCharType="separate"/>
        </w:r>
        <w:r>
          <w:rPr>
            <w:noProof/>
            <w:webHidden/>
          </w:rPr>
          <w:t>- 76 -</w:t>
        </w:r>
        <w:r>
          <w:rPr>
            <w:noProof/>
            <w:webHidden/>
          </w:rPr>
          <w:fldChar w:fldCharType="end"/>
        </w:r>
      </w:hyperlink>
    </w:p>
    <w:p w14:paraId="1723E24D" w14:textId="0BDD004E"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39" w:history="1">
        <w:r w:rsidRPr="00AA0BD3">
          <w:rPr>
            <w:rStyle w:val="Lienhypertexte"/>
            <w:noProof/>
          </w:rPr>
          <w:t>Figure 24 : Diagramme d’activités du cas "Supprimer exploitation"</w:t>
        </w:r>
        <w:r>
          <w:rPr>
            <w:noProof/>
            <w:webHidden/>
          </w:rPr>
          <w:tab/>
        </w:r>
        <w:r>
          <w:rPr>
            <w:noProof/>
            <w:webHidden/>
          </w:rPr>
          <w:fldChar w:fldCharType="begin"/>
        </w:r>
        <w:r>
          <w:rPr>
            <w:noProof/>
            <w:webHidden/>
          </w:rPr>
          <w:instrText xml:space="preserve"> PAGEREF _Toc240908039 \h </w:instrText>
        </w:r>
        <w:r>
          <w:rPr>
            <w:noProof/>
            <w:webHidden/>
          </w:rPr>
        </w:r>
        <w:r>
          <w:rPr>
            <w:noProof/>
            <w:webHidden/>
          </w:rPr>
          <w:fldChar w:fldCharType="separate"/>
        </w:r>
        <w:r>
          <w:rPr>
            <w:noProof/>
            <w:webHidden/>
          </w:rPr>
          <w:t>- 77 -</w:t>
        </w:r>
        <w:r>
          <w:rPr>
            <w:noProof/>
            <w:webHidden/>
          </w:rPr>
          <w:fldChar w:fldCharType="end"/>
        </w:r>
      </w:hyperlink>
    </w:p>
    <w:p w14:paraId="56AD6948" w14:textId="0AA3BB39"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0" w:history="1">
        <w:r w:rsidRPr="00AA0BD3">
          <w:rPr>
            <w:rStyle w:val="Lienhypertexte"/>
            <w:noProof/>
          </w:rPr>
          <w:t>Figure 25: Exemple de diagramme de classe</w:t>
        </w:r>
        <w:r>
          <w:rPr>
            <w:noProof/>
            <w:webHidden/>
          </w:rPr>
          <w:tab/>
        </w:r>
        <w:r>
          <w:rPr>
            <w:noProof/>
            <w:webHidden/>
          </w:rPr>
          <w:fldChar w:fldCharType="begin"/>
        </w:r>
        <w:r>
          <w:rPr>
            <w:noProof/>
            <w:webHidden/>
          </w:rPr>
          <w:instrText xml:space="preserve"> PAGEREF _Toc240908040 \h </w:instrText>
        </w:r>
        <w:r>
          <w:rPr>
            <w:noProof/>
            <w:webHidden/>
          </w:rPr>
        </w:r>
        <w:r>
          <w:rPr>
            <w:noProof/>
            <w:webHidden/>
          </w:rPr>
          <w:fldChar w:fldCharType="separate"/>
        </w:r>
        <w:r>
          <w:rPr>
            <w:noProof/>
            <w:webHidden/>
          </w:rPr>
          <w:t>- 82 -</w:t>
        </w:r>
        <w:r>
          <w:rPr>
            <w:noProof/>
            <w:webHidden/>
          </w:rPr>
          <w:fldChar w:fldCharType="end"/>
        </w:r>
      </w:hyperlink>
    </w:p>
    <w:p w14:paraId="55ACC9AB" w14:textId="5865C3B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1" w:history="1">
        <w:r w:rsidRPr="00AA0BD3">
          <w:rPr>
            <w:rStyle w:val="Lienhypertexte"/>
            <w:noProof/>
          </w:rPr>
          <w:t>Figure 26: Diagramme de classe du projet</w:t>
        </w:r>
        <w:r>
          <w:rPr>
            <w:noProof/>
            <w:webHidden/>
          </w:rPr>
          <w:tab/>
        </w:r>
        <w:r>
          <w:rPr>
            <w:noProof/>
            <w:webHidden/>
          </w:rPr>
          <w:fldChar w:fldCharType="begin"/>
        </w:r>
        <w:r>
          <w:rPr>
            <w:noProof/>
            <w:webHidden/>
          </w:rPr>
          <w:instrText xml:space="preserve"> PAGEREF _Toc240908041 \h </w:instrText>
        </w:r>
        <w:r>
          <w:rPr>
            <w:noProof/>
            <w:webHidden/>
          </w:rPr>
        </w:r>
        <w:r>
          <w:rPr>
            <w:noProof/>
            <w:webHidden/>
          </w:rPr>
          <w:fldChar w:fldCharType="separate"/>
        </w:r>
        <w:r>
          <w:rPr>
            <w:noProof/>
            <w:webHidden/>
          </w:rPr>
          <w:t>- 83 -</w:t>
        </w:r>
        <w:r>
          <w:rPr>
            <w:noProof/>
            <w:webHidden/>
          </w:rPr>
          <w:fldChar w:fldCharType="end"/>
        </w:r>
      </w:hyperlink>
    </w:p>
    <w:p w14:paraId="60C18F25" w14:textId="769FFF9E"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2" w:history="1">
        <w:r w:rsidRPr="00AA0BD3">
          <w:rPr>
            <w:rStyle w:val="Lienhypertexte"/>
            <w:noProof/>
          </w:rPr>
          <w:t>Figure 27: Exemple de diagramme d’état transition</w:t>
        </w:r>
        <w:r>
          <w:rPr>
            <w:noProof/>
            <w:webHidden/>
          </w:rPr>
          <w:tab/>
        </w:r>
        <w:r>
          <w:rPr>
            <w:noProof/>
            <w:webHidden/>
          </w:rPr>
          <w:fldChar w:fldCharType="begin"/>
        </w:r>
        <w:r>
          <w:rPr>
            <w:noProof/>
            <w:webHidden/>
          </w:rPr>
          <w:instrText xml:space="preserve"> PAGEREF _Toc240908042 \h </w:instrText>
        </w:r>
        <w:r>
          <w:rPr>
            <w:noProof/>
            <w:webHidden/>
          </w:rPr>
        </w:r>
        <w:r>
          <w:rPr>
            <w:noProof/>
            <w:webHidden/>
          </w:rPr>
          <w:fldChar w:fldCharType="separate"/>
        </w:r>
        <w:r>
          <w:rPr>
            <w:noProof/>
            <w:webHidden/>
          </w:rPr>
          <w:t>- 85 -</w:t>
        </w:r>
        <w:r>
          <w:rPr>
            <w:noProof/>
            <w:webHidden/>
          </w:rPr>
          <w:fldChar w:fldCharType="end"/>
        </w:r>
      </w:hyperlink>
    </w:p>
    <w:p w14:paraId="7C9D591A" w14:textId="6A6C13B2"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3" w:history="1">
        <w:r w:rsidRPr="00AA0BD3">
          <w:rPr>
            <w:rStyle w:val="Lienhypertexte"/>
            <w:noProof/>
          </w:rPr>
          <w:t>Figure 28: Diagramme d’état transition de « Utilisateur »</w:t>
        </w:r>
        <w:r>
          <w:rPr>
            <w:noProof/>
            <w:webHidden/>
          </w:rPr>
          <w:tab/>
        </w:r>
        <w:r>
          <w:rPr>
            <w:noProof/>
            <w:webHidden/>
          </w:rPr>
          <w:fldChar w:fldCharType="begin"/>
        </w:r>
        <w:r>
          <w:rPr>
            <w:noProof/>
            <w:webHidden/>
          </w:rPr>
          <w:instrText xml:space="preserve"> PAGEREF _Toc240908043 \h </w:instrText>
        </w:r>
        <w:r>
          <w:rPr>
            <w:noProof/>
            <w:webHidden/>
          </w:rPr>
        </w:r>
        <w:r>
          <w:rPr>
            <w:noProof/>
            <w:webHidden/>
          </w:rPr>
          <w:fldChar w:fldCharType="separate"/>
        </w:r>
        <w:r>
          <w:rPr>
            <w:noProof/>
            <w:webHidden/>
          </w:rPr>
          <w:t>- 85 -</w:t>
        </w:r>
        <w:r>
          <w:rPr>
            <w:noProof/>
            <w:webHidden/>
          </w:rPr>
          <w:fldChar w:fldCharType="end"/>
        </w:r>
      </w:hyperlink>
    </w:p>
    <w:p w14:paraId="3B703268" w14:textId="5CCBB953"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4" w:history="1">
        <w:r w:rsidRPr="00AA0BD3">
          <w:rPr>
            <w:rStyle w:val="Lienhypertexte"/>
            <w:noProof/>
          </w:rPr>
          <w:t>Figure 29 : Diagramme d’état transition de "Culture"</w:t>
        </w:r>
        <w:r>
          <w:rPr>
            <w:noProof/>
            <w:webHidden/>
          </w:rPr>
          <w:tab/>
        </w:r>
        <w:r>
          <w:rPr>
            <w:noProof/>
            <w:webHidden/>
          </w:rPr>
          <w:fldChar w:fldCharType="begin"/>
        </w:r>
        <w:r>
          <w:rPr>
            <w:noProof/>
            <w:webHidden/>
          </w:rPr>
          <w:instrText xml:space="preserve"> PAGEREF _Toc240908044 \h </w:instrText>
        </w:r>
        <w:r>
          <w:rPr>
            <w:noProof/>
            <w:webHidden/>
          </w:rPr>
        </w:r>
        <w:r>
          <w:rPr>
            <w:noProof/>
            <w:webHidden/>
          </w:rPr>
          <w:fldChar w:fldCharType="separate"/>
        </w:r>
        <w:r>
          <w:rPr>
            <w:noProof/>
            <w:webHidden/>
          </w:rPr>
          <w:t>- 86 -</w:t>
        </w:r>
        <w:r>
          <w:rPr>
            <w:noProof/>
            <w:webHidden/>
          </w:rPr>
          <w:fldChar w:fldCharType="end"/>
        </w:r>
      </w:hyperlink>
    </w:p>
    <w:p w14:paraId="5A4A9247" w14:textId="038A30DB"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5" w:history="1">
        <w:r w:rsidRPr="00AA0BD3">
          <w:rPr>
            <w:rStyle w:val="Lienhypertexte"/>
            <w:noProof/>
          </w:rPr>
          <w:t>Figure 30: Exemple de diagramme de paquetage</w:t>
        </w:r>
        <w:r>
          <w:rPr>
            <w:noProof/>
            <w:webHidden/>
          </w:rPr>
          <w:tab/>
        </w:r>
        <w:r>
          <w:rPr>
            <w:noProof/>
            <w:webHidden/>
          </w:rPr>
          <w:fldChar w:fldCharType="begin"/>
        </w:r>
        <w:r>
          <w:rPr>
            <w:noProof/>
            <w:webHidden/>
          </w:rPr>
          <w:instrText xml:space="preserve"> PAGEREF _Toc240908045 \h </w:instrText>
        </w:r>
        <w:r>
          <w:rPr>
            <w:noProof/>
            <w:webHidden/>
          </w:rPr>
        </w:r>
        <w:r>
          <w:rPr>
            <w:noProof/>
            <w:webHidden/>
          </w:rPr>
          <w:fldChar w:fldCharType="separate"/>
        </w:r>
        <w:r>
          <w:rPr>
            <w:noProof/>
            <w:webHidden/>
          </w:rPr>
          <w:t>- 88 -</w:t>
        </w:r>
        <w:r>
          <w:rPr>
            <w:noProof/>
            <w:webHidden/>
          </w:rPr>
          <w:fldChar w:fldCharType="end"/>
        </w:r>
      </w:hyperlink>
    </w:p>
    <w:p w14:paraId="79DA871B" w14:textId="5A929CF0"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6" w:history="1">
        <w:r w:rsidRPr="00AA0BD3">
          <w:rPr>
            <w:rStyle w:val="Lienhypertexte"/>
            <w:noProof/>
          </w:rPr>
          <w:t>Figure 31: Diagramme de paquetage de notre projet</w:t>
        </w:r>
        <w:r>
          <w:rPr>
            <w:noProof/>
            <w:webHidden/>
          </w:rPr>
          <w:tab/>
        </w:r>
        <w:r>
          <w:rPr>
            <w:noProof/>
            <w:webHidden/>
          </w:rPr>
          <w:fldChar w:fldCharType="begin"/>
        </w:r>
        <w:r>
          <w:rPr>
            <w:noProof/>
            <w:webHidden/>
          </w:rPr>
          <w:instrText xml:space="preserve"> PAGEREF _Toc240908046 \h </w:instrText>
        </w:r>
        <w:r>
          <w:rPr>
            <w:noProof/>
            <w:webHidden/>
          </w:rPr>
        </w:r>
        <w:r>
          <w:rPr>
            <w:noProof/>
            <w:webHidden/>
          </w:rPr>
          <w:fldChar w:fldCharType="separate"/>
        </w:r>
        <w:r>
          <w:rPr>
            <w:noProof/>
            <w:webHidden/>
          </w:rPr>
          <w:t>- 89 -</w:t>
        </w:r>
        <w:r>
          <w:rPr>
            <w:noProof/>
            <w:webHidden/>
          </w:rPr>
          <w:fldChar w:fldCharType="end"/>
        </w:r>
      </w:hyperlink>
    </w:p>
    <w:p w14:paraId="4F7E046E" w14:textId="7C20644B"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7" w:history="1">
        <w:r w:rsidRPr="00AA0BD3">
          <w:rPr>
            <w:rStyle w:val="Lienhypertexte"/>
            <w:noProof/>
          </w:rPr>
          <w:t>Figure 32: Représentation de l’architecture physique du système</w:t>
        </w:r>
        <w:r>
          <w:rPr>
            <w:noProof/>
            <w:webHidden/>
          </w:rPr>
          <w:tab/>
        </w:r>
        <w:r>
          <w:rPr>
            <w:noProof/>
            <w:webHidden/>
          </w:rPr>
          <w:fldChar w:fldCharType="begin"/>
        </w:r>
        <w:r>
          <w:rPr>
            <w:noProof/>
            <w:webHidden/>
          </w:rPr>
          <w:instrText xml:space="preserve"> PAGEREF _Toc240908047 \h </w:instrText>
        </w:r>
        <w:r>
          <w:rPr>
            <w:noProof/>
            <w:webHidden/>
          </w:rPr>
        </w:r>
        <w:r>
          <w:rPr>
            <w:noProof/>
            <w:webHidden/>
          </w:rPr>
          <w:fldChar w:fldCharType="separate"/>
        </w:r>
        <w:r>
          <w:rPr>
            <w:noProof/>
            <w:webHidden/>
          </w:rPr>
          <w:t>- 96 -</w:t>
        </w:r>
        <w:r>
          <w:rPr>
            <w:noProof/>
            <w:webHidden/>
          </w:rPr>
          <w:fldChar w:fldCharType="end"/>
        </w:r>
      </w:hyperlink>
    </w:p>
    <w:p w14:paraId="307CBFE9" w14:textId="0725BB90"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8" w:history="1">
        <w:r w:rsidRPr="00AA0BD3">
          <w:rPr>
            <w:rStyle w:val="Lienhypertexte"/>
            <w:noProof/>
          </w:rPr>
          <w:t>Figure 33: Présentation de l’architecture logique du système</w:t>
        </w:r>
        <w:r>
          <w:rPr>
            <w:noProof/>
            <w:webHidden/>
          </w:rPr>
          <w:tab/>
        </w:r>
        <w:r>
          <w:rPr>
            <w:noProof/>
            <w:webHidden/>
          </w:rPr>
          <w:fldChar w:fldCharType="begin"/>
        </w:r>
        <w:r>
          <w:rPr>
            <w:noProof/>
            <w:webHidden/>
          </w:rPr>
          <w:instrText xml:space="preserve"> PAGEREF _Toc240908048 \h </w:instrText>
        </w:r>
        <w:r>
          <w:rPr>
            <w:noProof/>
            <w:webHidden/>
          </w:rPr>
        </w:r>
        <w:r>
          <w:rPr>
            <w:noProof/>
            <w:webHidden/>
          </w:rPr>
          <w:fldChar w:fldCharType="separate"/>
        </w:r>
        <w:r>
          <w:rPr>
            <w:noProof/>
            <w:webHidden/>
          </w:rPr>
          <w:t>- 99 -</w:t>
        </w:r>
        <w:r>
          <w:rPr>
            <w:noProof/>
            <w:webHidden/>
          </w:rPr>
          <w:fldChar w:fldCharType="end"/>
        </w:r>
      </w:hyperlink>
    </w:p>
    <w:p w14:paraId="3CDB2037" w14:textId="0A02EA1D"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49" w:history="1">
        <w:r w:rsidRPr="00AA0BD3">
          <w:rPr>
            <w:rStyle w:val="Lienhypertexte"/>
            <w:bCs/>
            <w:noProof/>
          </w:rPr>
          <w:t>Figure 34: Exemple de diagramme de déploiement</w:t>
        </w:r>
        <w:r>
          <w:rPr>
            <w:noProof/>
            <w:webHidden/>
          </w:rPr>
          <w:tab/>
        </w:r>
        <w:r>
          <w:rPr>
            <w:noProof/>
            <w:webHidden/>
          </w:rPr>
          <w:fldChar w:fldCharType="begin"/>
        </w:r>
        <w:r>
          <w:rPr>
            <w:noProof/>
            <w:webHidden/>
          </w:rPr>
          <w:instrText xml:space="preserve"> PAGEREF _Toc240908049 \h </w:instrText>
        </w:r>
        <w:r>
          <w:rPr>
            <w:noProof/>
            <w:webHidden/>
          </w:rPr>
        </w:r>
        <w:r>
          <w:rPr>
            <w:noProof/>
            <w:webHidden/>
          </w:rPr>
          <w:fldChar w:fldCharType="separate"/>
        </w:r>
        <w:r>
          <w:rPr>
            <w:noProof/>
            <w:webHidden/>
          </w:rPr>
          <w:t>- 102 -</w:t>
        </w:r>
        <w:r>
          <w:rPr>
            <w:noProof/>
            <w:webHidden/>
          </w:rPr>
          <w:fldChar w:fldCharType="end"/>
        </w:r>
      </w:hyperlink>
    </w:p>
    <w:p w14:paraId="3D6FBE44" w14:textId="0F96EBD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0" w:history="1">
        <w:r w:rsidRPr="00AA0BD3">
          <w:rPr>
            <w:rStyle w:val="Lienhypertexte"/>
            <w:noProof/>
          </w:rPr>
          <w:t>Figure 35: Diagramme de déploiement du projet</w:t>
        </w:r>
        <w:r>
          <w:rPr>
            <w:noProof/>
            <w:webHidden/>
          </w:rPr>
          <w:tab/>
        </w:r>
        <w:r>
          <w:rPr>
            <w:noProof/>
            <w:webHidden/>
          </w:rPr>
          <w:fldChar w:fldCharType="begin"/>
        </w:r>
        <w:r>
          <w:rPr>
            <w:noProof/>
            <w:webHidden/>
          </w:rPr>
          <w:instrText xml:space="preserve"> PAGEREF _Toc240908050 \h </w:instrText>
        </w:r>
        <w:r>
          <w:rPr>
            <w:noProof/>
            <w:webHidden/>
          </w:rPr>
        </w:r>
        <w:r>
          <w:rPr>
            <w:noProof/>
            <w:webHidden/>
          </w:rPr>
          <w:fldChar w:fldCharType="separate"/>
        </w:r>
        <w:r>
          <w:rPr>
            <w:noProof/>
            <w:webHidden/>
          </w:rPr>
          <w:t>- 102 -</w:t>
        </w:r>
        <w:r>
          <w:rPr>
            <w:noProof/>
            <w:webHidden/>
          </w:rPr>
          <w:fldChar w:fldCharType="end"/>
        </w:r>
      </w:hyperlink>
    </w:p>
    <w:p w14:paraId="02E2F9D8" w14:textId="1E8B7EE5"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1" w:history="1">
        <w:r w:rsidRPr="00AA0BD3">
          <w:rPr>
            <w:rStyle w:val="Lienhypertexte"/>
            <w:noProof/>
          </w:rPr>
          <w:t>Figure 36: Exemple de diagramme de composant</w:t>
        </w:r>
        <w:r>
          <w:rPr>
            <w:noProof/>
            <w:webHidden/>
          </w:rPr>
          <w:tab/>
        </w:r>
        <w:r>
          <w:rPr>
            <w:noProof/>
            <w:webHidden/>
          </w:rPr>
          <w:fldChar w:fldCharType="begin"/>
        </w:r>
        <w:r>
          <w:rPr>
            <w:noProof/>
            <w:webHidden/>
          </w:rPr>
          <w:instrText xml:space="preserve"> PAGEREF _Toc240908051 \h </w:instrText>
        </w:r>
        <w:r>
          <w:rPr>
            <w:noProof/>
            <w:webHidden/>
          </w:rPr>
        </w:r>
        <w:r>
          <w:rPr>
            <w:noProof/>
            <w:webHidden/>
          </w:rPr>
          <w:fldChar w:fldCharType="separate"/>
        </w:r>
        <w:r>
          <w:rPr>
            <w:noProof/>
            <w:webHidden/>
          </w:rPr>
          <w:t>- 103 -</w:t>
        </w:r>
        <w:r>
          <w:rPr>
            <w:noProof/>
            <w:webHidden/>
          </w:rPr>
          <w:fldChar w:fldCharType="end"/>
        </w:r>
      </w:hyperlink>
    </w:p>
    <w:p w14:paraId="58977D5A" w14:textId="73AEA221"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2" w:history="1">
        <w:r w:rsidRPr="00AA0BD3">
          <w:rPr>
            <w:rStyle w:val="Lienhypertexte"/>
            <w:noProof/>
          </w:rPr>
          <w:t>Figure 37: Diagramme de composant du projet</w:t>
        </w:r>
        <w:r>
          <w:rPr>
            <w:noProof/>
            <w:webHidden/>
          </w:rPr>
          <w:tab/>
        </w:r>
        <w:r>
          <w:rPr>
            <w:noProof/>
            <w:webHidden/>
          </w:rPr>
          <w:fldChar w:fldCharType="begin"/>
        </w:r>
        <w:r>
          <w:rPr>
            <w:noProof/>
            <w:webHidden/>
          </w:rPr>
          <w:instrText xml:space="preserve"> PAGEREF _Toc240908052 \h </w:instrText>
        </w:r>
        <w:r>
          <w:rPr>
            <w:noProof/>
            <w:webHidden/>
          </w:rPr>
        </w:r>
        <w:r>
          <w:rPr>
            <w:noProof/>
            <w:webHidden/>
          </w:rPr>
          <w:fldChar w:fldCharType="separate"/>
        </w:r>
        <w:r>
          <w:rPr>
            <w:noProof/>
            <w:webHidden/>
          </w:rPr>
          <w:t>- 104 -</w:t>
        </w:r>
        <w:r>
          <w:rPr>
            <w:noProof/>
            <w:webHidden/>
          </w:rPr>
          <w:fldChar w:fldCharType="end"/>
        </w:r>
      </w:hyperlink>
    </w:p>
    <w:p w14:paraId="46B0D424" w14:textId="38BB16E1"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3" w:history="1">
        <w:r w:rsidRPr="00AA0BD3">
          <w:rPr>
            <w:rStyle w:val="Lienhypertexte"/>
            <w:noProof/>
          </w:rPr>
          <w:t>Figure 38 : Test d’Inscription</w:t>
        </w:r>
        <w:r>
          <w:rPr>
            <w:noProof/>
            <w:webHidden/>
          </w:rPr>
          <w:tab/>
        </w:r>
        <w:r>
          <w:rPr>
            <w:noProof/>
            <w:webHidden/>
          </w:rPr>
          <w:fldChar w:fldCharType="begin"/>
        </w:r>
        <w:r>
          <w:rPr>
            <w:noProof/>
            <w:webHidden/>
          </w:rPr>
          <w:instrText xml:space="preserve"> PAGEREF _Toc240908053 \h </w:instrText>
        </w:r>
        <w:r>
          <w:rPr>
            <w:noProof/>
            <w:webHidden/>
          </w:rPr>
        </w:r>
        <w:r>
          <w:rPr>
            <w:noProof/>
            <w:webHidden/>
          </w:rPr>
          <w:fldChar w:fldCharType="separate"/>
        </w:r>
        <w:r>
          <w:rPr>
            <w:noProof/>
            <w:webHidden/>
          </w:rPr>
          <w:t>- 108 -</w:t>
        </w:r>
        <w:r>
          <w:rPr>
            <w:noProof/>
            <w:webHidden/>
          </w:rPr>
          <w:fldChar w:fldCharType="end"/>
        </w:r>
      </w:hyperlink>
    </w:p>
    <w:p w14:paraId="08C74FE2" w14:textId="7634EF46"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4" w:history="1">
        <w:r w:rsidRPr="00AA0BD3">
          <w:rPr>
            <w:rStyle w:val="Lienhypertexte"/>
            <w:noProof/>
          </w:rPr>
          <w:t>Figure 39 : Test de Connexion</w:t>
        </w:r>
        <w:r>
          <w:rPr>
            <w:noProof/>
            <w:webHidden/>
          </w:rPr>
          <w:tab/>
        </w:r>
        <w:r>
          <w:rPr>
            <w:noProof/>
            <w:webHidden/>
          </w:rPr>
          <w:fldChar w:fldCharType="begin"/>
        </w:r>
        <w:r>
          <w:rPr>
            <w:noProof/>
            <w:webHidden/>
          </w:rPr>
          <w:instrText xml:space="preserve"> PAGEREF _Toc240908054 \h </w:instrText>
        </w:r>
        <w:r>
          <w:rPr>
            <w:noProof/>
            <w:webHidden/>
          </w:rPr>
        </w:r>
        <w:r>
          <w:rPr>
            <w:noProof/>
            <w:webHidden/>
          </w:rPr>
          <w:fldChar w:fldCharType="separate"/>
        </w:r>
        <w:r>
          <w:rPr>
            <w:noProof/>
            <w:webHidden/>
          </w:rPr>
          <w:t>- 109 -</w:t>
        </w:r>
        <w:r>
          <w:rPr>
            <w:noProof/>
            <w:webHidden/>
          </w:rPr>
          <w:fldChar w:fldCharType="end"/>
        </w:r>
      </w:hyperlink>
    </w:p>
    <w:p w14:paraId="61504CAB" w14:textId="23EDAC39"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5" w:history="1">
        <w:r w:rsidRPr="00AA0BD3">
          <w:rPr>
            <w:rStyle w:val="Lienhypertexte"/>
            <w:noProof/>
          </w:rPr>
          <w:t>Figure 40 : Page d’accueil</w:t>
        </w:r>
        <w:r>
          <w:rPr>
            <w:noProof/>
            <w:webHidden/>
          </w:rPr>
          <w:tab/>
        </w:r>
        <w:r>
          <w:rPr>
            <w:noProof/>
            <w:webHidden/>
          </w:rPr>
          <w:fldChar w:fldCharType="begin"/>
        </w:r>
        <w:r>
          <w:rPr>
            <w:noProof/>
            <w:webHidden/>
          </w:rPr>
          <w:instrText xml:space="preserve"> PAGEREF _Toc240908055 \h </w:instrText>
        </w:r>
        <w:r>
          <w:rPr>
            <w:noProof/>
            <w:webHidden/>
          </w:rPr>
        </w:r>
        <w:r>
          <w:rPr>
            <w:noProof/>
            <w:webHidden/>
          </w:rPr>
          <w:fldChar w:fldCharType="separate"/>
        </w:r>
        <w:r>
          <w:rPr>
            <w:noProof/>
            <w:webHidden/>
          </w:rPr>
          <w:t>- 113 -</w:t>
        </w:r>
        <w:r>
          <w:rPr>
            <w:noProof/>
            <w:webHidden/>
          </w:rPr>
          <w:fldChar w:fldCharType="end"/>
        </w:r>
      </w:hyperlink>
    </w:p>
    <w:p w14:paraId="609A2578" w14:textId="1B9D02FB"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6" w:history="1">
        <w:r w:rsidRPr="00AA0BD3">
          <w:rPr>
            <w:rStyle w:val="Lienhypertexte"/>
            <w:noProof/>
          </w:rPr>
          <w:t>Figure 41 : Page d’inscription</w:t>
        </w:r>
        <w:r>
          <w:rPr>
            <w:noProof/>
            <w:webHidden/>
          </w:rPr>
          <w:tab/>
        </w:r>
        <w:r>
          <w:rPr>
            <w:noProof/>
            <w:webHidden/>
          </w:rPr>
          <w:fldChar w:fldCharType="begin"/>
        </w:r>
        <w:r>
          <w:rPr>
            <w:noProof/>
            <w:webHidden/>
          </w:rPr>
          <w:instrText xml:space="preserve"> PAGEREF _Toc240908056 \h </w:instrText>
        </w:r>
        <w:r>
          <w:rPr>
            <w:noProof/>
            <w:webHidden/>
          </w:rPr>
        </w:r>
        <w:r>
          <w:rPr>
            <w:noProof/>
            <w:webHidden/>
          </w:rPr>
          <w:fldChar w:fldCharType="separate"/>
        </w:r>
        <w:r>
          <w:rPr>
            <w:noProof/>
            <w:webHidden/>
          </w:rPr>
          <w:t>- 114 -</w:t>
        </w:r>
        <w:r>
          <w:rPr>
            <w:noProof/>
            <w:webHidden/>
          </w:rPr>
          <w:fldChar w:fldCharType="end"/>
        </w:r>
      </w:hyperlink>
    </w:p>
    <w:p w14:paraId="149C5546" w14:textId="0C49F8D8"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7" w:history="1">
        <w:r w:rsidRPr="00AA0BD3">
          <w:rPr>
            <w:rStyle w:val="Lienhypertexte"/>
            <w:noProof/>
          </w:rPr>
          <w:t>Figure 42 : Page de connexion</w:t>
        </w:r>
        <w:r>
          <w:rPr>
            <w:noProof/>
            <w:webHidden/>
          </w:rPr>
          <w:tab/>
        </w:r>
        <w:r>
          <w:rPr>
            <w:noProof/>
            <w:webHidden/>
          </w:rPr>
          <w:fldChar w:fldCharType="begin"/>
        </w:r>
        <w:r>
          <w:rPr>
            <w:noProof/>
            <w:webHidden/>
          </w:rPr>
          <w:instrText xml:space="preserve"> PAGEREF _Toc240908057 \h </w:instrText>
        </w:r>
        <w:r>
          <w:rPr>
            <w:noProof/>
            <w:webHidden/>
          </w:rPr>
        </w:r>
        <w:r>
          <w:rPr>
            <w:noProof/>
            <w:webHidden/>
          </w:rPr>
          <w:fldChar w:fldCharType="separate"/>
        </w:r>
        <w:r>
          <w:rPr>
            <w:noProof/>
            <w:webHidden/>
          </w:rPr>
          <w:t>- 115 -</w:t>
        </w:r>
        <w:r>
          <w:rPr>
            <w:noProof/>
            <w:webHidden/>
          </w:rPr>
          <w:fldChar w:fldCharType="end"/>
        </w:r>
      </w:hyperlink>
    </w:p>
    <w:p w14:paraId="4C800864" w14:textId="763EEF34"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8" w:history="1">
        <w:r w:rsidRPr="00AA0BD3">
          <w:rPr>
            <w:rStyle w:val="Lienhypertexte"/>
            <w:i/>
            <w:iCs/>
            <w:noProof/>
          </w:rPr>
          <w:t>Figure 43 : Dashboard Producteur</w:t>
        </w:r>
        <w:r>
          <w:rPr>
            <w:noProof/>
            <w:webHidden/>
          </w:rPr>
          <w:tab/>
        </w:r>
        <w:r>
          <w:rPr>
            <w:noProof/>
            <w:webHidden/>
          </w:rPr>
          <w:fldChar w:fldCharType="begin"/>
        </w:r>
        <w:r>
          <w:rPr>
            <w:noProof/>
            <w:webHidden/>
          </w:rPr>
          <w:instrText xml:space="preserve"> PAGEREF _Toc240908058 \h </w:instrText>
        </w:r>
        <w:r>
          <w:rPr>
            <w:noProof/>
            <w:webHidden/>
          </w:rPr>
        </w:r>
        <w:r>
          <w:rPr>
            <w:noProof/>
            <w:webHidden/>
          </w:rPr>
          <w:fldChar w:fldCharType="separate"/>
        </w:r>
        <w:r>
          <w:rPr>
            <w:noProof/>
            <w:webHidden/>
          </w:rPr>
          <w:t>- 116 -</w:t>
        </w:r>
        <w:r>
          <w:rPr>
            <w:noProof/>
            <w:webHidden/>
          </w:rPr>
          <w:fldChar w:fldCharType="end"/>
        </w:r>
      </w:hyperlink>
    </w:p>
    <w:p w14:paraId="66CEB360" w14:textId="23F0AF3F"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59" w:history="1">
        <w:r w:rsidRPr="00AA0BD3">
          <w:rPr>
            <w:rStyle w:val="Lienhypertexte"/>
            <w:noProof/>
          </w:rPr>
          <w:t>Figure 44 : Page "Mes exploitations"</w:t>
        </w:r>
        <w:r>
          <w:rPr>
            <w:noProof/>
            <w:webHidden/>
          </w:rPr>
          <w:tab/>
        </w:r>
        <w:r>
          <w:rPr>
            <w:noProof/>
            <w:webHidden/>
          </w:rPr>
          <w:fldChar w:fldCharType="begin"/>
        </w:r>
        <w:r>
          <w:rPr>
            <w:noProof/>
            <w:webHidden/>
          </w:rPr>
          <w:instrText xml:space="preserve"> PAGEREF _Toc240908059 \h </w:instrText>
        </w:r>
        <w:r>
          <w:rPr>
            <w:noProof/>
            <w:webHidden/>
          </w:rPr>
        </w:r>
        <w:r>
          <w:rPr>
            <w:noProof/>
            <w:webHidden/>
          </w:rPr>
          <w:fldChar w:fldCharType="separate"/>
        </w:r>
        <w:r>
          <w:rPr>
            <w:noProof/>
            <w:webHidden/>
          </w:rPr>
          <w:t>- 117 -</w:t>
        </w:r>
        <w:r>
          <w:rPr>
            <w:noProof/>
            <w:webHidden/>
          </w:rPr>
          <w:fldChar w:fldCharType="end"/>
        </w:r>
      </w:hyperlink>
    </w:p>
    <w:p w14:paraId="22C45BEB" w14:textId="39E5EBB4" w:rsidR="006E58C2" w:rsidRDefault="006E58C2">
      <w:pPr>
        <w:pStyle w:val="Tabledesillustrations"/>
        <w:tabs>
          <w:tab w:val="right" w:leader="dot" w:pos="9062"/>
        </w:tabs>
        <w:rPr>
          <w:rFonts w:asciiTheme="minorHAnsi" w:eastAsiaTheme="minorEastAsia" w:hAnsiTheme="minorHAnsi"/>
          <w:noProof/>
          <w:szCs w:val="24"/>
          <w:lang w:eastAsia="fr-FR"/>
        </w:rPr>
      </w:pPr>
      <w:hyperlink w:anchor="_Toc240908060" w:history="1">
        <w:r w:rsidRPr="00AA0BD3">
          <w:rPr>
            <w:rStyle w:val="Lienhypertexte"/>
            <w:noProof/>
          </w:rPr>
          <w:t>Figure 45 : Page "Analyse Sol"</w:t>
        </w:r>
        <w:r>
          <w:rPr>
            <w:noProof/>
            <w:webHidden/>
          </w:rPr>
          <w:tab/>
        </w:r>
        <w:r>
          <w:rPr>
            <w:noProof/>
            <w:webHidden/>
          </w:rPr>
          <w:fldChar w:fldCharType="begin"/>
        </w:r>
        <w:r>
          <w:rPr>
            <w:noProof/>
            <w:webHidden/>
          </w:rPr>
          <w:instrText xml:space="preserve"> PAGEREF _Toc240908060 \h </w:instrText>
        </w:r>
        <w:r>
          <w:rPr>
            <w:noProof/>
            <w:webHidden/>
          </w:rPr>
        </w:r>
        <w:r>
          <w:rPr>
            <w:noProof/>
            <w:webHidden/>
          </w:rPr>
          <w:fldChar w:fldCharType="separate"/>
        </w:r>
        <w:r>
          <w:rPr>
            <w:noProof/>
            <w:webHidden/>
          </w:rPr>
          <w:t>- 118 -</w:t>
        </w:r>
        <w:r>
          <w:rPr>
            <w:noProof/>
            <w:webHidden/>
          </w:rPr>
          <w:fldChar w:fldCharType="end"/>
        </w:r>
      </w:hyperlink>
    </w:p>
    <w:p w14:paraId="60A25320" w14:textId="62070B61" w:rsidR="00C87975" w:rsidRDefault="007B4173" w:rsidP="00C87975">
      <w:pPr>
        <w:rPr>
          <w:lang w:val="fr" w:eastAsia="fr-FR"/>
        </w:rPr>
      </w:pPr>
      <w:r>
        <w:rPr>
          <w:lang w:val="fr" w:eastAsia="fr-FR"/>
        </w:rPr>
        <w:fldChar w:fldCharType="end"/>
      </w:r>
    </w:p>
    <w:p w14:paraId="3349BCB2" w14:textId="2ED8CC10" w:rsidR="00C87975" w:rsidRDefault="00C87975">
      <w:pPr>
        <w:spacing w:line="259" w:lineRule="auto"/>
        <w:jc w:val="left"/>
        <w:rPr>
          <w:lang w:val="fr" w:eastAsia="fr-FR"/>
        </w:rPr>
      </w:pPr>
      <w:r>
        <w:rPr>
          <w:lang w:val="fr" w:eastAsia="fr-FR"/>
        </w:rPr>
        <w:br w:type="page"/>
      </w:r>
    </w:p>
    <w:p w14:paraId="4E193BA8" w14:textId="4A3DD443" w:rsidR="00C87975" w:rsidRDefault="00C87975" w:rsidP="008B2553">
      <w:pPr>
        <w:pStyle w:val="Titre1"/>
      </w:pPr>
      <w:bookmarkStart w:id="11" w:name="_Toc240908005"/>
      <w:bookmarkStart w:id="12" w:name="_Toc240908094"/>
      <w:r>
        <w:lastRenderedPageBreak/>
        <w:t>SIGLES ET ABRÉVIATIONS</w:t>
      </w:r>
      <w:bookmarkEnd w:id="11"/>
      <w:bookmarkEnd w:id="12"/>
    </w:p>
    <w:p w14:paraId="76AD62F6" w14:textId="77777777" w:rsidR="00C87975" w:rsidRDefault="00C87975" w:rsidP="00C87975">
      <w:pPr>
        <w:rPr>
          <w:lang w:val="fr" w:eastAsia="fr-FR"/>
        </w:rPr>
      </w:pPr>
    </w:p>
    <w:p w14:paraId="31C61F90" w14:textId="7525AC51" w:rsidR="00C87975" w:rsidRPr="00DC4628" w:rsidRDefault="00DC4628" w:rsidP="00DC4628">
      <w:pPr>
        <w:jc w:val="left"/>
        <w:rPr>
          <w:lang w:val="fr" w:eastAsia="fr-FR"/>
        </w:rPr>
      </w:pPr>
      <w:r w:rsidRPr="00DC4628">
        <w:rPr>
          <w:b/>
          <w:bCs/>
          <w:lang w:eastAsia="fr-FR"/>
        </w:rPr>
        <w:t>API</w:t>
      </w:r>
      <w:r w:rsidRPr="00DC4628">
        <w:rPr>
          <w:lang w:eastAsia="fr-FR"/>
        </w:rPr>
        <w:t xml:space="preserve"> : Application Programming Interface</w:t>
      </w:r>
      <w:r w:rsidRPr="00DC4628">
        <w:rPr>
          <w:lang w:eastAsia="fr-FR"/>
        </w:rPr>
        <w:br/>
      </w:r>
      <w:r w:rsidRPr="00DC4628">
        <w:rPr>
          <w:b/>
          <w:bCs/>
          <w:lang w:eastAsia="fr-FR"/>
        </w:rPr>
        <w:t>AUP</w:t>
      </w:r>
      <w:r w:rsidRPr="00DC4628">
        <w:rPr>
          <w:lang w:eastAsia="fr-FR"/>
        </w:rPr>
        <w:t xml:space="preserve"> : Agile Unified Process</w:t>
      </w:r>
      <w:r w:rsidRPr="00DC4628">
        <w:rPr>
          <w:lang w:eastAsia="fr-FR"/>
        </w:rPr>
        <w:br/>
      </w:r>
      <w:r w:rsidRPr="00DC4628">
        <w:rPr>
          <w:b/>
          <w:bCs/>
          <w:lang w:eastAsia="fr-FR"/>
        </w:rPr>
        <w:t>BD</w:t>
      </w:r>
      <w:r w:rsidRPr="00DC4628">
        <w:rPr>
          <w:lang w:eastAsia="fr-FR"/>
        </w:rPr>
        <w:t xml:space="preserve"> : Base de Données</w:t>
      </w:r>
      <w:r w:rsidRPr="00DC4628">
        <w:rPr>
          <w:lang w:eastAsia="fr-FR"/>
        </w:rPr>
        <w:br/>
      </w:r>
      <w:r w:rsidRPr="00DC4628">
        <w:rPr>
          <w:b/>
          <w:bCs/>
          <w:lang w:eastAsia="fr-FR"/>
        </w:rPr>
        <w:t>CRUD</w:t>
      </w:r>
      <w:r w:rsidRPr="00DC4628">
        <w:rPr>
          <w:lang w:eastAsia="fr-FR"/>
        </w:rPr>
        <w:t xml:space="preserve"> : Create, Read, Update, Delete</w:t>
      </w:r>
      <w:r w:rsidRPr="00DC4628">
        <w:rPr>
          <w:lang w:eastAsia="fr-FR"/>
        </w:rPr>
        <w:br/>
      </w:r>
      <w:r w:rsidRPr="00DC4628">
        <w:rPr>
          <w:b/>
          <w:bCs/>
          <w:lang w:eastAsia="fr-FR"/>
        </w:rPr>
        <w:t>CSS</w:t>
      </w:r>
      <w:r w:rsidRPr="00DC4628">
        <w:rPr>
          <w:lang w:eastAsia="fr-FR"/>
        </w:rPr>
        <w:t xml:space="preserve"> : Cascading Style Sheets</w:t>
      </w:r>
      <w:r w:rsidRPr="00DC4628">
        <w:rPr>
          <w:lang w:eastAsia="fr-FR"/>
        </w:rPr>
        <w:br/>
      </w:r>
      <w:r w:rsidRPr="00DC4628">
        <w:rPr>
          <w:b/>
          <w:bCs/>
          <w:lang w:eastAsia="fr-FR"/>
        </w:rPr>
        <w:t>FAO</w:t>
      </w:r>
      <w:r w:rsidRPr="00DC4628">
        <w:rPr>
          <w:lang w:eastAsia="fr-FR"/>
        </w:rPr>
        <w:t xml:space="preserve"> : Organisation des Nations Unies pour l’alimentation et l’agriculture</w:t>
      </w:r>
      <w:r w:rsidRPr="00DC4628">
        <w:rPr>
          <w:lang w:eastAsia="fr-FR"/>
        </w:rPr>
        <w:br/>
      </w:r>
      <w:r w:rsidRPr="00DC4628">
        <w:rPr>
          <w:b/>
          <w:bCs/>
          <w:lang w:eastAsia="fr-FR"/>
        </w:rPr>
        <w:t>GL</w:t>
      </w:r>
      <w:r w:rsidRPr="00DC4628">
        <w:rPr>
          <w:lang w:eastAsia="fr-FR"/>
        </w:rPr>
        <w:t xml:space="preserve"> : Génie Logiciel</w:t>
      </w:r>
      <w:r w:rsidRPr="00DC4628">
        <w:rPr>
          <w:lang w:eastAsia="fr-FR"/>
        </w:rPr>
        <w:br/>
      </w:r>
      <w:r w:rsidRPr="00DC4628">
        <w:rPr>
          <w:b/>
          <w:bCs/>
          <w:lang w:eastAsia="fr-FR"/>
        </w:rPr>
        <w:t>HTML</w:t>
      </w:r>
      <w:r w:rsidRPr="00DC4628">
        <w:rPr>
          <w:lang w:eastAsia="fr-FR"/>
        </w:rPr>
        <w:t xml:space="preserve"> : HyperText Markup Language</w:t>
      </w:r>
      <w:r w:rsidRPr="00DC4628">
        <w:rPr>
          <w:lang w:eastAsia="fr-FR"/>
        </w:rPr>
        <w:br/>
      </w:r>
      <w:r w:rsidRPr="00DC4628">
        <w:rPr>
          <w:b/>
          <w:bCs/>
          <w:lang w:eastAsia="fr-FR"/>
        </w:rPr>
        <w:t>HTTP</w:t>
      </w:r>
      <w:r w:rsidRPr="00DC4628">
        <w:rPr>
          <w:lang w:eastAsia="fr-FR"/>
        </w:rPr>
        <w:t xml:space="preserve"> : HyperText Transfer Protocol</w:t>
      </w:r>
      <w:r w:rsidRPr="00DC4628">
        <w:rPr>
          <w:lang w:eastAsia="fr-FR"/>
        </w:rPr>
        <w:br/>
      </w:r>
      <w:r w:rsidRPr="00DC4628">
        <w:rPr>
          <w:b/>
          <w:bCs/>
          <w:lang w:eastAsia="fr-FR"/>
        </w:rPr>
        <w:t>HTTPS</w:t>
      </w:r>
      <w:r w:rsidRPr="00DC4628">
        <w:rPr>
          <w:lang w:eastAsia="fr-FR"/>
        </w:rPr>
        <w:t xml:space="preserve"> : HyperText Transfer Protocol Secure</w:t>
      </w:r>
      <w:r w:rsidRPr="00DC4628">
        <w:rPr>
          <w:lang w:eastAsia="fr-FR"/>
        </w:rPr>
        <w:br/>
      </w:r>
      <w:r w:rsidRPr="00DC4628">
        <w:rPr>
          <w:b/>
          <w:bCs/>
          <w:lang w:eastAsia="fr-FR"/>
        </w:rPr>
        <w:t>IA</w:t>
      </w:r>
      <w:r w:rsidRPr="00DC4628">
        <w:rPr>
          <w:lang w:eastAsia="fr-FR"/>
        </w:rPr>
        <w:t xml:space="preserve"> : Intelligence Artificielle</w:t>
      </w:r>
      <w:r w:rsidRPr="00DC4628">
        <w:rPr>
          <w:lang w:eastAsia="fr-FR"/>
        </w:rPr>
        <w:br/>
      </w:r>
      <w:r w:rsidRPr="00DC4628">
        <w:rPr>
          <w:b/>
          <w:bCs/>
          <w:lang w:eastAsia="fr-FR"/>
        </w:rPr>
        <w:t>IHM</w:t>
      </w:r>
      <w:r w:rsidRPr="00DC4628">
        <w:rPr>
          <w:lang w:eastAsia="fr-FR"/>
        </w:rPr>
        <w:t xml:space="preserve"> : Interface Homme-Machine</w:t>
      </w:r>
      <w:r w:rsidRPr="00DC4628">
        <w:rPr>
          <w:lang w:eastAsia="fr-FR"/>
        </w:rPr>
        <w:br/>
      </w:r>
      <w:r w:rsidRPr="00DC4628">
        <w:rPr>
          <w:b/>
          <w:bCs/>
          <w:lang w:eastAsia="fr-FR"/>
        </w:rPr>
        <w:t>JSON</w:t>
      </w:r>
      <w:r w:rsidRPr="00DC4628">
        <w:rPr>
          <w:lang w:eastAsia="fr-FR"/>
        </w:rPr>
        <w:t xml:space="preserve"> : JavaScript Object Notation</w:t>
      </w:r>
      <w:r w:rsidRPr="00DC4628">
        <w:rPr>
          <w:lang w:eastAsia="fr-FR"/>
        </w:rPr>
        <w:br/>
      </w:r>
      <w:r w:rsidRPr="00DC4628">
        <w:rPr>
          <w:b/>
          <w:bCs/>
          <w:lang w:eastAsia="fr-FR"/>
        </w:rPr>
        <w:t>JWT</w:t>
      </w:r>
      <w:r w:rsidRPr="00DC4628">
        <w:rPr>
          <w:lang w:eastAsia="fr-FR"/>
        </w:rPr>
        <w:t xml:space="preserve"> : JSON Web Token</w:t>
      </w:r>
      <w:r w:rsidRPr="00DC4628">
        <w:rPr>
          <w:lang w:eastAsia="fr-FR"/>
        </w:rPr>
        <w:br/>
      </w:r>
      <w:r w:rsidRPr="00DC4628">
        <w:rPr>
          <w:b/>
          <w:bCs/>
          <w:lang w:eastAsia="fr-FR"/>
        </w:rPr>
        <w:t>MERISE</w:t>
      </w:r>
      <w:r w:rsidRPr="00DC4628">
        <w:rPr>
          <w:lang w:eastAsia="fr-FR"/>
        </w:rPr>
        <w:t xml:space="preserve"> : Méthode d’Étude et de Réalisation Informatique pour les Systèmes d’Entreprise</w:t>
      </w:r>
      <w:r w:rsidRPr="00DC4628">
        <w:rPr>
          <w:lang w:eastAsia="fr-FR"/>
        </w:rPr>
        <w:br/>
      </w:r>
      <w:r w:rsidRPr="00DC4628">
        <w:rPr>
          <w:b/>
          <w:bCs/>
          <w:lang w:eastAsia="fr-FR"/>
        </w:rPr>
        <w:t>MVC</w:t>
      </w:r>
      <w:r w:rsidRPr="00DC4628">
        <w:rPr>
          <w:lang w:eastAsia="fr-FR"/>
        </w:rPr>
        <w:t xml:space="preserve"> : Model-View-Controller</w:t>
      </w:r>
      <w:r w:rsidRPr="00DC4628">
        <w:rPr>
          <w:lang w:eastAsia="fr-FR"/>
        </w:rPr>
        <w:br/>
      </w:r>
      <w:r w:rsidRPr="00DC4628">
        <w:rPr>
          <w:b/>
          <w:bCs/>
          <w:lang w:eastAsia="fr-FR"/>
        </w:rPr>
        <w:t>Nginx</w:t>
      </w:r>
      <w:r w:rsidRPr="00DC4628">
        <w:rPr>
          <w:lang w:eastAsia="fr-FR"/>
        </w:rPr>
        <w:t xml:space="preserve"> : Engine X</w:t>
      </w:r>
      <w:r w:rsidRPr="00DC4628">
        <w:rPr>
          <w:lang w:eastAsia="fr-FR"/>
        </w:rPr>
        <w:br/>
      </w:r>
      <w:r w:rsidRPr="00DC4628">
        <w:rPr>
          <w:b/>
          <w:bCs/>
          <w:lang w:eastAsia="fr-FR"/>
        </w:rPr>
        <w:t>REST</w:t>
      </w:r>
      <w:r w:rsidRPr="00DC4628">
        <w:rPr>
          <w:lang w:eastAsia="fr-FR"/>
        </w:rPr>
        <w:t xml:space="preserve"> : Representational State Transfer</w:t>
      </w:r>
      <w:r w:rsidRPr="00DC4628">
        <w:rPr>
          <w:lang w:eastAsia="fr-FR"/>
        </w:rPr>
        <w:br/>
      </w:r>
      <w:r w:rsidRPr="00DC4628">
        <w:rPr>
          <w:b/>
          <w:bCs/>
          <w:lang w:eastAsia="fr-FR"/>
        </w:rPr>
        <w:t>SGBD</w:t>
      </w:r>
      <w:r w:rsidRPr="00DC4628">
        <w:rPr>
          <w:lang w:eastAsia="fr-FR"/>
        </w:rPr>
        <w:t xml:space="preserve"> : Système de Gestion de Base de Données</w:t>
      </w:r>
      <w:r w:rsidRPr="00DC4628">
        <w:rPr>
          <w:lang w:eastAsia="fr-FR"/>
        </w:rPr>
        <w:br/>
      </w:r>
      <w:r w:rsidRPr="00DC4628">
        <w:rPr>
          <w:b/>
          <w:bCs/>
          <w:lang w:eastAsia="fr-FR"/>
        </w:rPr>
        <w:t>SQL</w:t>
      </w:r>
      <w:r w:rsidRPr="00DC4628">
        <w:rPr>
          <w:lang w:eastAsia="fr-FR"/>
        </w:rPr>
        <w:t xml:space="preserve"> : Structured Query Language</w:t>
      </w:r>
      <w:r w:rsidRPr="00DC4628">
        <w:rPr>
          <w:lang w:eastAsia="fr-FR"/>
        </w:rPr>
        <w:br/>
      </w:r>
      <w:r w:rsidRPr="00DC4628">
        <w:rPr>
          <w:b/>
          <w:bCs/>
          <w:lang w:eastAsia="fr-FR"/>
        </w:rPr>
        <w:t>UML</w:t>
      </w:r>
      <w:r w:rsidRPr="00DC4628">
        <w:rPr>
          <w:lang w:eastAsia="fr-FR"/>
        </w:rPr>
        <w:t xml:space="preserve"> : Unified Modeling Language</w:t>
      </w:r>
      <w:r w:rsidRPr="00DC4628">
        <w:rPr>
          <w:lang w:eastAsia="fr-FR"/>
        </w:rPr>
        <w:br/>
      </w:r>
      <w:r w:rsidRPr="00DC4628">
        <w:rPr>
          <w:b/>
          <w:bCs/>
          <w:lang w:eastAsia="fr-FR"/>
        </w:rPr>
        <w:t>URL</w:t>
      </w:r>
      <w:r w:rsidRPr="00DC4628">
        <w:rPr>
          <w:lang w:eastAsia="fr-FR"/>
        </w:rPr>
        <w:t xml:space="preserve"> : Uniform Resource Locator</w:t>
      </w:r>
      <w:r w:rsidRPr="00DC4628">
        <w:rPr>
          <w:lang w:eastAsia="fr-FR"/>
        </w:rPr>
        <w:br/>
      </w:r>
      <w:r w:rsidRPr="00DC4628">
        <w:rPr>
          <w:b/>
          <w:bCs/>
          <w:lang w:eastAsia="fr-FR"/>
        </w:rPr>
        <w:t>UX</w:t>
      </w:r>
      <w:r w:rsidRPr="00DC4628">
        <w:rPr>
          <w:lang w:eastAsia="fr-FR"/>
        </w:rPr>
        <w:t xml:space="preserve"> : User Experience</w:t>
      </w:r>
      <w:r w:rsidRPr="00DC4628">
        <w:rPr>
          <w:lang w:eastAsia="fr-FR"/>
        </w:rPr>
        <w:br/>
      </w:r>
      <w:r w:rsidRPr="00DC4628">
        <w:rPr>
          <w:b/>
          <w:bCs/>
          <w:lang w:eastAsia="fr-FR"/>
        </w:rPr>
        <w:t>UI</w:t>
      </w:r>
      <w:r w:rsidRPr="00DC4628">
        <w:rPr>
          <w:lang w:eastAsia="fr-FR"/>
        </w:rPr>
        <w:t xml:space="preserve"> : User Interface</w:t>
      </w:r>
      <w:r w:rsidRPr="00DC4628">
        <w:rPr>
          <w:lang w:eastAsia="fr-FR"/>
        </w:rPr>
        <w:br/>
      </w:r>
      <w:r w:rsidRPr="00DC4628">
        <w:rPr>
          <w:b/>
          <w:bCs/>
          <w:lang w:eastAsia="fr-FR"/>
        </w:rPr>
        <w:t>Vite</w:t>
      </w:r>
      <w:r w:rsidRPr="00DC4628">
        <w:rPr>
          <w:lang w:eastAsia="fr-FR"/>
        </w:rPr>
        <w:t xml:space="preserve"> : Outil de construction et de développement pour applications web</w:t>
      </w:r>
      <w:r w:rsidRPr="00DC4628">
        <w:rPr>
          <w:lang w:eastAsia="fr-FR"/>
        </w:rPr>
        <w:br/>
      </w:r>
      <w:r w:rsidRPr="00DC4628">
        <w:rPr>
          <w:b/>
          <w:bCs/>
          <w:lang w:eastAsia="fr-FR"/>
        </w:rPr>
        <w:t>WIFI</w:t>
      </w:r>
      <w:r w:rsidRPr="00DC4628">
        <w:rPr>
          <w:lang w:eastAsia="fr-FR"/>
        </w:rPr>
        <w:t xml:space="preserve"> : Wireless Fidelity</w:t>
      </w:r>
    </w:p>
    <w:p w14:paraId="09A56185" w14:textId="289AEF94" w:rsidR="00C87975" w:rsidRDefault="00C87975">
      <w:pPr>
        <w:spacing w:line="259" w:lineRule="auto"/>
        <w:jc w:val="left"/>
        <w:rPr>
          <w:lang w:val="fr" w:eastAsia="fr-FR"/>
        </w:rPr>
      </w:pPr>
      <w:r>
        <w:rPr>
          <w:lang w:val="fr" w:eastAsia="fr-FR"/>
        </w:rPr>
        <w:br w:type="page"/>
      </w:r>
    </w:p>
    <w:p w14:paraId="5AE5C673" w14:textId="576C84AB" w:rsidR="00C87975" w:rsidRDefault="00C87975" w:rsidP="008B2553">
      <w:pPr>
        <w:pStyle w:val="Titre1"/>
      </w:pPr>
      <w:bookmarkStart w:id="13" w:name="_Toc240908006"/>
      <w:bookmarkStart w:id="14" w:name="_Toc240908095"/>
      <w:r>
        <w:lastRenderedPageBreak/>
        <w:t>GLOSSAIRE</w:t>
      </w:r>
      <w:bookmarkEnd w:id="13"/>
      <w:bookmarkEnd w:id="14"/>
    </w:p>
    <w:p w14:paraId="6E69E9C6" w14:textId="77777777" w:rsidR="00C87975" w:rsidRDefault="00C87975" w:rsidP="00C87975">
      <w:pPr>
        <w:rPr>
          <w:lang w:val="fr" w:eastAsia="fr-FR"/>
        </w:rPr>
      </w:pPr>
    </w:p>
    <w:p w14:paraId="261CE5B9" w14:textId="77777777" w:rsidR="004D2202" w:rsidRPr="004D2202" w:rsidRDefault="004D2202" w:rsidP="004D2202">
      <w:pPr>
        <w:rPr>
          <w:lang w:eastAsia="fr-FR"/>
        </w:rPr>
      </w:pPr>
      <w:r w:rsidRPr="004D2202">
        <w:rPr>
          <w:b/>
          <w:bCs/>
          <w:lang w:eastAsia="fr-FR"/>
        </w:rPr>
        <w:t>Agriculture</w:t>
      </w:r>
      <w:r w:rsidRPr="004D2202">
        <w:rPr>
          <w:lang w:eastAsia="fr-FR"/>
        </w:rPr>
        <w:t xml:space="preserve"> : Ensemble des activités liées à la production végétale et animale destinées notamment à l’alimentation, à la transformation et à la commercialisation.</w:t>
      </w:r>
    </w:p>
    <w:p w14:paraId="3DA5A4F4" w14:textId="77777777" w:rsidR="004D2202" w:rsidRPr="004D2202" w:rsidRDefault="004D2202" w:rsidP="004D2202">
      <w:pPr>
        <w:rPr>
          <w:lang w:eastAsia="fr-FR"/>
        </w:rPr>
      </w:pPr>
      <w:r w:rsidRPr="004D2202">
        <w:rPr>
          <w:b/>
          <w:bCs/>
          <w:lang w:eastAsia="fr-FR"/>
        </w:rPr>
        <w:t>Agriculteur / Producteur agricole</w:t>
      </w:r>
      <w:r w:rsidRPr="004D2202">
        <w:rPr>
          <w:lang w:eastAsia="fr-FR"/>
        </w:rPr>
        <w:t xml:space="preserve"> : Personne qui exerce une activité agricole et qui utilise la plateforme pour gérer ses exploitations, ses cultures et ses activités agricoles.</w:t>
      </w:r>
    </w:p>
    <w:p w14:paraId="16B5E7B4" w14:textId="77777777" w:rsidR="004D2202" w:rsidRPr="004D2202" w:rsidRDefault="004D2202" w:rsidP="004D2202">
      <w:pPr>
        <w:rPr>
          <w:lang w:eastAsia="fr-FR"/>
        </w:rPr>
      </w:pPr>
      <w:r w:rsidRPr="004D2202">
        <w:rPr>
          <w:b/>
          <w:bCs/>
          <w:lang w:eastAsia="fr-FR"/>
        </w:rPr>
        <w:t>API</w:t>
      </w:r>
      <w:r w:rsidRPr="004D2202">
        <w:rPr>
          <w:lang w:eastAsia="fr-FR"/>
        </w:rPr>
        <w:t xml:space="preserve"> : Interface permettant à une application informatique de communiquer avec un autre logiciel ou service afin d’échanger des données ou d’utiliser certaines fonctionnalités.</w:t>
      </w:r>
    </w:p>
    <w:p w14:paraId="5B86ADAB" w14:textId="77777777" w:rsidR="004D2202" w:rsidRPr="004D2202" w:rsidRDefault="004D2202" w:rsidP="004D2202">
      <w:pPr>
        <w:rPr>
          <w:lang w:eastAsia="fr-FR"/>
        </w:rPr>
      </w:pPr>
      <w:r w:rsidRPr="004D2202">
        <w:rPr>
          <w:b/>
          <w:bCs/>
          <w:lang w:eastAsia="fr-FR"/>
        </w:rPr>
        <w:t>Culture</w:t>
      </w:r>
      <w:r w:rsidRPr="004D2202">
        <w:rPr>
          <w:lang w:eastAsia="fr-FR"/>
        </w:rPr>
        <w:t xml:space="preserve"> : Production végétale réalisée sur une parcelle ou dans une exploitation agricole, caractérisée notamment par une espèce cultivée, une période de production et différentes opérations agricoles.</w:t>
      </w:r>
    </w:p>
    <w:p w14:paraId="58C16BAF" w14:textId="77777777" w:rsidR="004D2202" w:rsidRPr="004D2202" w:rsidRDefault="004D2202" w:rsidP="004D2202">
      <w:pPr>
        <w:rPr>
          <w:lang w:eastAsia="fr-FR"/>
        </w:rPr>
      </w:pPr>
      <w:r w:rsidRPr="004D2202">
        <w:rPr>
          <w:b/>
          <w:bCs/>
          <w:lang w:eastAsia="fr-FR"/>
        </w:rPr>
        <w:t>Diagnostic phytosanitaire</w:t>
      </w:r>
      <w:r w:rsidRPr="004D2202">
        <w:rPr>
          <w:lang w:eastAsia="fr-FR"/>
        </w:rPr>
        <w:t xml:space="preserve"> : Processus permettant d’identifier ou d’évaluer les maladies, ravageurs ou autres problèmes pouvant affecter une culture, afin de proposer des recommandations adaptées.</w:t>
      </w:r>
    </w:p>
    <w:p w14:paraId="0F4D0E5D" w14:textId="77777777" w:rsidR="004D2202" w:rsidRPr="004D2202" w:rsidRDefault="004D2202" w:rsidP="004D2202">
      <w:pPr>
        <w:rPr>
          <w:lang w:eastAsia="fr-FR"/>
        </w:rPr>
      </w:pPr>
      <w:r w:rsidRPr="004D2202">
        <w:rPr>
          <w:b/>
          <w:bCs/>
          <w:lang w:eastAsia="fr-FR"/>
        </w:rPr>
        <w:t>Exploitation agricole</w:t>
      </w:r>
      <w:r w:rsidRPr="004D2202">
        <w:rPr>
          <w:lang w:eastAsia="fr-FR"/>
        </w:rPr>
        <w:t xml:space="preserve"> : Ensemble organisé de parcelles, de cultures, de ressources et d’activités exploitées par un producteur dans le cadre de son activité agricole.</w:t>
      </w:r>
    </w:p>
    <w:p w14:paraId="1A2CCDF2" w14:textId="77777777" w:rsidR="004D2202" w:rsidRPr="004D2202" w:rsidRDefault="004D2202" w:rsidP="004D2202">
      <w:pPr>
        <w:rPr>
          <w:lang w:eastAsia="fr-FR"/>
        </w:rPr>
      </w:pPr>
      <w:r w:rsidRPr="004D2202">
        <w:rPr>
          <w:b/>
          <w:bCs/>
          <w:lang w:eastAsia="fr-FR"/>
        </w:rPr>
        <w:t>Intelligence artificielle</w:t>
      </w:r>
      <w:r w:rsidRPr="004D2202">
        <w:rPr>
          <w:lang w:eastAsia="fr-FR"/>
        </w:rPr>
        <w:t xml:space="preserve"> : Ensemble de techniques permettant à un système informatique d’analyser des informations, d’identifier des situations et de produire des résultats ou recommandations à partir des données qui lui sont fournies.</w:t>
      </w:r>
    </w:p>
    <w:p w14:paraId="43E56D51" w14:textId="77777777" w:rsidR="004D2202" w:rsidRPr="004D2202" w:rsidRDefault="004D2202" w:rsidP="004D2202">
      <w:pPr>
        <w:rPr>
          <w:lang w:eastAsia="fr-FR"/>
        </w:rPr>
      </w:pPr>
      <w:r w:rsidRPr="004D2202">
        <w:rPr>
          <w:b/>
          <w:bCs/>
          <w:lang w:eastAsia="fr-FR"/>
        </w:rPr>
        <w:t>Open-Meteo</w:t>
      </w:r>
      <w:r w:rsidRPr="004D2202">
        <w:rPr>
          <w:lang w:eastAsia="fr-FR"/>
        </w:rPr>
        <w:t xml:space="preserve"> : Service météorologique utilisé par la plateforme pour récupérer des informations météorologiques nécessaires à certaines opérations, notamment la planification des cultures.</w:t>
      </w:r>
    </w:p>
    <w:p w14:paraId="539FA34D" w14:textId="77777777" w:rsidR="004D2202" w:rsidRPr="004D2202" w:rsidRDefault="004D2202" w:rsidP="004D2202">
      <w:pPr>
        <w:rPr>
          <w:lang w:eastAsia="fr-FR"/>
        </w:rPr>
      </w:pPr>
      <w:r w:rsidRPr="004D2202">
        <w:rPr>
          <w:b/>
          <w:bCs/>
          <w:lang w:eastAsia="fr-FR"/>
        </w:rPr>
        <w:t>Parcelle</w:t>
      </w:r>
      <w:r w:rsidRPr="004D2202">
        <w:rPr>
          <w:lang w:eastAsia="fr-FR"/>
        </w:rPr>
        <w:t xml:space="preserve"> : Portion de terrain appartenant ou étant rattachée à une exploitation agricole et destinée à une ou plusieurs activités de production.</w:t>
      </w:r>
    </w:p>
    <w:p w14:paraId="2E48A9E0" w14:textId="77777777" w:rsidR="004D2202" w:rsidRPr="004D2202" w:rsidRDefault="004D2202" w:rsidP="004D2202">
      <w:pPr>
        <w:rPr>
          <w:lang w:eastAsia="fr-FR"/>
        </w:rPr>
      </w:pPr>
      <w:r w:rsidRPr="004D2202">
        <w:rPr>
          <w:b/>
          <w:bCs/>
          <w:lang w:eastAsia="fr-FR"/>
        </w:rPr>
        <w:t>Planification agricole</w:t>
      </w:r>
      <w:r w:rsidRPr="004D2202">
        <w:rPr>
          <w:lang w:eastAsia="fr-FR"/>
        </w:rPr>
        <w:t xml:space="preserve"> : Organisation dans le temps des activités nécessaires à la production d’une culture, en tenant compte notamment des informations relatives à l’exploitation et des conditions météorologiques.</w:t>
      </w:r>
    </w:p>
    <w:p w14:paraId="34A9B53E" w14:textId="77777777" w:rsidR="004D2202" w:rsidRPr="004D2202" w:rsidRDefault="004D2202" w:rsidP="004D2202">
      <w:pPr>
        <w:rPr>
          <w:lang w:eastAsia="fr-FR"/>
        </w:rPr>
      </w:pPr>
      <w:r w:rsidRPr="004D2202">
        <w:rPr>
          <w:b/>
          <w:bCs/>
          <w:lang w:eastAsia="fr-FR"/>
        </w:rPr>
        <w:lastRenderedPageBreak/>
        <w:t>Procédé agricole</w:t>
      </w:r>
      <w:r w:rsidRPr="004D2202">
        <w:rPr>
          <w:lang w:eastAsia="fr-FR"/>
        </w:rPr>
        <w:t xml:space="preserve"> : Ensemble des opérations réalisées au cours du cycle de production agricole, telles que la préparation du sol, la plantation, l’entretien, la fertilisation, les traitements, le suivi et la récolte.</w:t>
      </w:r>
    </w:p>
    <w:p w14:paraId="6D9ACE35" w14:textId="77777777" w:rsidR="004D2202" w:rsidRPr="004D2202" w:rsidRDefault="004D2202" w:rsidP="004D2202">
      <w:pPr>
        <w:rPr>
          <w:lang w:eastAsia="fr-FR"/>
        </w:rPr>
      </w:pPr>
      <w:r w:rsidRPr="004D2202">
        <w:rPr>
          <w:b/>
          <w:bCs/>
          <w:lang w:eastAsia="fr-FR"/>
        </w:rPr>
        <w:t>Prédiction des récoltes</w:t>
      </w:r>
      <w:r w:rsidRPr="004D2202">
        <w:rPr>
          <w:lang w:eastAsia="fr-FR"/>
        </w:rPr>
        <w:t xml:space="preserve"> : Estimation de la production future d’une culture à partir des données agricoles disponibles.</w:t>
      </w:r>
    </w:p>
    <w:p w14:paraId="66E5BA6B" w14:textId="77777777" w:rsidR="004D2202" w:rsidRPr="004D2202" w:rsidRDefault="004D2202" w:rsidP="004D2202">
      <w:pPr>
        <w:rPr>
          <w:lang w:eastAsia="fr-FR"/>
        </w:rPr>
      </w:pPr>
      <w:r w:rsidRPr="004D2202">
        <w:rPr>
          <w:b/>
          <w:bCs/>
          <w:lang w:eastAsia="fr-FR"/>
        </w:rPr>
        <w:t>Phytosanitaire</w:t>
      </w:r>
      <w:r w:rsidRPr="004D2202">
        <w:rPr>
          <w:lang w:eastAsia="fr-FR"/>
        </w:rPr>
        <w:t xml:space="preserve"> : Relatif à la santé des végétaux et aux moyens permettant de prévenir ou de traiter les maladies et attaques pouvant affecter les cultures.</w:t>
      </w:r>
    </w:p>
    <w:p w14:paraId="162D7BC2" w14:textId="77777777" w:rsidR="004D2202" w:rsidRPr="004D2202" w:rsidRDefault="004D2202" w:rsidP="004D2202">
      <w:pPr>
        <w:rPr>
          <w:lang w:eastAsia="fr-FR"/>
        </w:rPr>
      </w:pPr>
      <w:r w:rsidRPr="004D2202">
        <w:rPr>
          <w:b/>
          <w:bCs/>
          <w:lang w:eastAsia="fr-FR"/>
        </w:rPr>
        <w:t>Plateforme numérique</w:t>
      </w:r>
      <w:r w:rsidRPr="004D2202">
        <w:rPr>
          <w:lang w:eastAsia="fr-FR"/>
        </w:rPr>
        <w:t xml:space="preserve"> : Solution informatique accessible par voie numérique permettant de centraliser des données et de proposer différents services aux utilisateurs.</w:t>
      </w:r>
    </w:p>
    <w:p w14:paraId="69F16FA1" w14:textId="77777777" w:rsidR="004D2202" w:rsidRPr="004D2202" w:rsidRDefault="004D2202" w:rsidP="004D2202">
      <w:pPr>
        <w:rPr>
          <w:lang w:eastAsia="fr-FR"/>
        </w:rPr>
      </w:pPr>
      <w:r w:rsidRPr="004D2202">
        <w:rPr>
          <w:b/>
          <w:bCs/>
          <w:lang w:eastAsia="fr-FR"/>
        </w:rPr>
        <w:t>Recommandation intelligente</w:t>
      </w:r>
      <w:r w:rsidRPr="004D2202">
        <w:rPr>
          <w:lang w:eastAsia="fr-FR"/>
        </w:rPr>
        <w:t xml:space="preserve"> : Proposition générée à partir de données disponibles et de traitements informatiques destinés à aider l’utilisateur dans sa prise de décision.</w:t>
      </w:r>
    </w:p>
    <w:p w14:paraId="6E546F7E" w14:textId="77777777" w:rsidR="004D2202" w:rsidRPr="004D2202" w:rsidRDefault="004D2202" w:rsidP="004D2202">
      <w:pPr>
        <w:rPr>
          <w:lang w:eastAsia="fr-FR"/>
        </w:rPr>
      </w:pPr>
      <w:r w:rsidRPr="004D2202">
        <w:rPr>
          <w:b/>
          <w:bCs/>
          <w:lang w:eastAsia="fr-FR"/>
        </w:rPr>
        <w:t>SGBD</w:t>
      </w:r>
      <w:r w:rsidRPr="004D2202">
        <w:rPr>
          <w:lang w:eastAsia="fr-FR"/>
        </w:rPr>
        <w:t xml:space="preserve"> : Logiciel permettant de créer, stocker, organiser, consulter et administrer les données d’une base de données.</w:t>
      </w:r>
    </w:p>
    <w:p w14:paraId="38462637" w14:textId="77777777" w:rsidR="004D2202" w:rsidRPr="004D2202" w:rsidRDefault="004D2202" w:rsidP="004D2202">
      <w:pPr>
        <w:rPr>
          <w:lang w:eastAsia="fr-FR"/>
        </w:rPr>
      </w:pPr>
      <w:r w:rsidRPr="004D2202">
        <w:rPr>
          <w:b/>
          <w:bCs/>
          <w:lang w:eastAsia="fr-FR"/>
        </w:rPr>
        <w:t>UML</w:t>
      </w:r>
      <w:r w:rsidRPr="004D2202">
        <w:rPr>
          <w:lang w:eastAsia="fr-FR"/>
        </w:rPr>
        <w:t xml:space="preserve"> : Langage de modélisation utilisé pour représenter graphiquement la structure, le comportement et les interactions d’un système informatique.</w:t>
      </w:r>
    </w:p>
    <w:p w14:paraId="076CE0EE" w14:textId="77777777" w:rsidR="00C87975" w:rsidRDefault="00C87975" w:rsidP="00C87975">
      <w:pPr>
        <w:rPr>
          <w:lang w:val="fr" w:eastAsia="fr-FR"/>
        </w:rPr>
      </w:pPr>
    </w:p>
    <w:p w14:paraId="015ADB9F" w14:textId="15A803A8" w:rsidR="00C87975" w:rsidRDefault="00C87975">
      <w:pPr>
        <w:spacing w:line="259" w:lineRule="auto"/>
        <w:jc w:val="left"/>
        <w:rPr>
          <w:lang w:val="fr" w:eastAsia="fr-FR"/>
        </w:rPr>
      </w:pPr>
      <w:r>
        <w:rPr>
          <w:lang w:val="fr" w:eastAsia="fr-FR"/>
        </w:rPr>
        <w:br w:type="page"/>
      </w:r>
    </w:p>
    <w:p w14:paraId="69A113E7" w14:textId="1E9CEB7B" w:rsidR="00C87975" w:rsidRDefault="00C87975" w:rsidP="008B2553">
      <w:pPr>
        <w:pStyle w:val="Titre1"/>
      </w:pPr>
      <w:bookmarkStart w:id="15" w:name="_Toc240908007"/>
      <w:bookmarkStart w:id="16" w:name="_Toc240908096"/>
      <w:r>
        <w:lastRenderedPageBreak/>
        <w:t>RÉSUMÉ</w:t>
      </w:r>
      <w:bookmarkEnd w:id="15"/>
      <w:bookmarkEnd w:id="16"/>
    </w:p>
    <w:p w14:paraId="4F3E0FBE" w14:textId="77777777" w:rsidR="00C87975" w:rsidRDefault="00C87975" w:rsidP="00C87975">
      <w:pPr>
        <w:rPr>
          <w:lang w:val="fr" w:eastAsia="fr-FR"/>
        </w:rPr>
      </w:pPr>
    </w:p>
    <w:p w14:paraId="3F11367A" w14:textId="73B4FA77" w:rsidR="007A5A6B" w:rsidRPr="007A5A6B" w:rsidRDefault="007A5A6B" w:rsidP="007A5A6B">
      <w:pPr>
        <w:ind w:firstLine="708"/>
        <w:rPr>
          <w:lang w:eastAsia="fr-FR"/>
        </w:rPr>
      </w:pPr>
      <w:r w:rsidRPr="007A5A6B">
        <w:rPr>
          <w:lang w:eastAsia="fr-FR"/>
        </w:rPr>
        <w:t>L’agriculture occupe une place importante dans l’économie camerounaise, mais la gestion des procédés agricoles reste confrontée à plusieurs difficultés liées notamment à la planification des cultures, au suivi des exploitations, au diagnostic des maladies et à l’estimation des récoltes. Le présent travail porte sur l</w:t>
      </w:r>
      <w:proofErr w:type="gramStart"/>
      <w:r w:rsidRPr="007A5A6B">
        <w:rPr>
          <w:lang w:eastAsia="fr-FR"/>
        </w:rPr>
        <w:t>’«</w:t>
      </w:r>
      <w:proofErr w:type="gramEnd"/>
      <w:r w:rsidRPr="007A5A6B">
        <w:rPr>
          <w:lang w:eastAsia="fr-FR"/>
        </w:rPr>
        <w:t xml:space="preserve"> Analyse, conception et réalisation d’une plateforme numérique intelligente pour la gestion des procédés agricoles ». L’objectif est de proposer une solution permettant aux producteurs de gérer leurs exploitations et leurs cultures, de planifier les activités agricoles, d’effectuer des analyses et diagnostics phytosanitaires, de consulter des prédictions et de bénéficier de recommandations intelligentes. La solution développée s’appuie notamment sur React JS, </w:t>
      </w:r>
      <w:r w:rsidR="00C14AF8" w:rsidRPr="007A5A6B">
        <w:rPr>
          <w:lang w:eastAsia="fr-FR"/>
        </w:rPr>
        <w:t>TailwindCSS</w:t>
      </w:r>
      <w:r w:rsidRPr="007A5A6B">
        <w:rPr>
          <w:lang w:eastAsia="fr-FR"/>
        </w:rPr>
        <w:t xml:space="preserve"> CSS, Python, FastAPI, SQLAlchemy, PostgreSQL et Docker, ainsi que sur des services externes tels qu’Open-Meteo, Google Maps et l’API </w:t>
      </w:r>
      <w:r w:rsidR="00C14AF8" w:rsidRPr="007A5A6B">
        <w:rPr>
          <w:lang w:eastAsia="fr-FR"/>
        </w:rPr>
        <w:t>Open AI</w:t>
      </w:r>
      <w:r w:rsidRPr="007A5A6B">
        <w:rPr>
          <w:lang w:eastAsia="fr-FR"/>
        </w:rPr>
        <w:t>. Cette plateforme vise ainsi à centraliser les informations agricoles et à faciliter l’organisation des activités ainsi que la prise de décision des producteurs.</w:t>
      </w:r>
    </w:p>
    <w:p w14:paraId="1263CDF3" w14:textId="46BD29E0" w:rsidR="007A5A6B" w:rsidRPr="007A5A6B" w:rsidRDefault="007A5A6B" w:rsidP="007A5A6B">
      <w:pPr>
        <w:rPr>
          <w:lang w:eastAsia="fr-FR"/>
        </w:rPr>
      </w:pPr>
      <w:r w:rsidRPr="007A5A6B">
        <w:rPr>
          <w:b/>
          <w:bCs/>
          <w:lang w:eastAsia="fr-FR"/>
        </w:rPr>
        <w:t>Mots-clés :</w:t>
      </w:r>
      <w:r w:rsidRPr="007A5A6B">
        <w:rPr>
          <w:lang w:eastAsia="fr-FR"/>
        </w:rPr>
        <w:t xml:space="preserve"> Agriculture, procédés agricoles, plateforme numérique, intelligence artificielle, planification agricole, diagnostic phytosanitaire, prédiction des récoltes</w:t>
      </w:r>
      <w:r w:rsidR="00C14AF8">
        <w:rPr>
          <w:lang w:eastAsia="fr-FR"/>
        </w:rPr>
        <w:t>, UML, processus unifiés, architecture logique et architecture physique.</w:t>
      </w:r>
    </w:p>
    <w:p w14:paraId="1BBFDDDC" w14:textId="77777777" w:rsidR="007A5A6B" w:rsidRDefault="007A5A6B" w:rsidP="00C87975">
      <w:pPr>
        <w:rPr>
          <w:lang w:val="fr" w:eastAsia="fr-FR"/>
        </w:rPr>
      </w:pPr>
    </w:p>
    <w:p w14:paraId="567F9191" w14:textId="77777777" w:rsidR="00C87975" w:rsidRDefault="00C87975" w:rsidP="00C87975">
      <w:pPr>
        <w:rPr>
          <w:lang w:val="fr" w:eastAsia="fr-FR"/>
        </w:rPr>
      </w:pPr>
    </w:p>
    <w:p w14:paraId="610C090B" w14:textId="25C3E01C" w:rsidR="00C87975" w:rsidRDefault="00C87975">
      <w:pPr>
        <w:spacing w:line="259" w:lineRule="auto"/>
        <w:jc w:val="left"/>
        <w:rPr>
          <w:lang w:val="fr" w:eastAsia="fr-FR"/>
        </w:rPr>
      </w:pPr>
      <w:r>
        <w:rPr>
          <w:lang w:val="fr" w:eastAsia="fr-FR"/>
        </w:rPr>
        <w:br w:type="page"/>
      </w:r>
    </w:p>
    <w:p w14:paraId="66796856" w14:textId="27680AF8" w:rsidR="00C87975" w:rsidRDefault="00C87975" w:rsidP="008B2553">
      <w:pPr>
        <w:pStyle w:val="Titre1"/>
      </w:pPr>
      <w:bookmarkStart w:id="17" w:name="_Toc240908008"/>
      <w:bookmarkStart w:id="18" w:name="_Toc240908097"/>
      <w:r>
        <w:lastRenderedPageBreak/>
        <w:t>ABSTRACT</w:t>
      </w:r>
      <w:bookmarkEnd w:id="17"/>
      <w:bookmarkEnd w:id="18"/>
    </w:p>
    <w:p w14:paraId="3519D0EE" w14:textId="5146F29F" w:rsidR="00B96B2D" w:rsidRPr="00B96B2D" w:rsidRDefault="00B96B2D" w:rsidP="00B96B2D">
      <w:pPr>
        <w:rPr>
          <w:b/>
          <w:bCs/>
          <w:lang w:eastAsia="fr-FR"/>
        </w:rPr>
      </w:pPr>
    </w:p>
    <w:p w14:paraId="3A710FA8" w14:textId="5190E4B0" w:rsidR="00B96B2D" w:rsidRPr="00B96B2D" w:rsidRDefault="00B96B2D" w:rsidP="00B96B2D">
      <w:pPr>
        <w:ind w:firstLine="708"/>
        <w:rPr>
          <w:lang w:eastAsia="fr-FR"/>
        </w:rPr>
      </w:pPr>
      <w:r w:rsidRPr="00B96B2D">
        <w:rPr>
          <w:lang w:eastAsia="fr-FR"/>
        </w:rPr>
        <w:t xml:space="preserve">Agriculture </w:t>
      </w:r>
      <w:proofErr w:type="spellStart"/>
      <w:r w:rsidRPr="00B96B2D">
        <w:rPr>
          <w:lang w:eastAsia="fr-FR"/>
        </w:rPr>
        <w:t>plays</w:t>
      </w:r>
      <w:proofErr w:type="spellEnd"/>
      <w:r w:rsidRPr="00B96B2D">
        <w:rPr>
          <w:lang w:eastAsia="fr-FR"/>
        </w:rPr>
        <w:t xml:space="preserve"> an important </w:t>
      </w:r>
      <w:proofErr w:type="spellStart"/>
      <w:r w:rsidRPr="00B96B2D">
        <w:rPr>
          <w:lang w:eastAsia="fr-FR"/>
        </w:rPr>
        <w:t>role</w:t>
      </w:r>
      <w:proofErr w:type="spellEnd"/>
      <w:r w:rsidRPr="00B96B2D">
        <w:rPr>
          <w:lang w:eastAsia="fr-FR"/>
        </w:rPr>
        <w:t xml:space="preserve"> in the </w:t>
      </w:r>
      <w:proofErr w:type="spellStart"/>
      <w:r w:rsidRPr="00B96B2D">
        <w:rPr>
          <w:lang w:eastAsia="fr-FR"/>
        </w:rPr>
        <w:t>Cameroonian</w:t>
      </w:r>
      <w:proofErr w:type="spellEnd"/>
      <w:r w:rsidRPr="00B96B2D">
        <w:rPr>
          <w:lang w:eastAsia="fr-FR"/>
        </w:rPr>
        <w:t xml:space="preserve"> </w:t>
      </w:r>
      <w:proofErr w:type="spellStart"/>
      <w:r w:rsidRPr="00B96B2D">
        <w:rPr>
          <w:lang w:eastAsia="fr-FR"/>
        </w:rPr>
        <w:t>economy</w:t>
      </w:r>
      <w:proofErr w:type="spellEnd"/>
      <w:r w:rsidRPr="00B96B2D">
        <w:rPr>
          <w:lang w:eastAsia="fr-FR"/>
        </w:rPr>
        <w:t xml:space="preserve">, but the management of agricultural </w:t>
      </w:r>
      <w:proofErr w:type="spellStart"/>
      <w:r w:rsidRPr="00B96B2D">
        <w:rPr>
          <w:lang w:eastAsia="fr-FR"/>
        </w:rPr>
        <w:t>processes</w:t>
      </w:r>
      <w:proofErr w:type="spellEnd"/>
      <w:r w:rsidRPr="00B96B2D">
        <w:rPr>
          <w:lang w:eastAsia="fr-FR"/>
        </w:rPr>
        <w:t xml:space="preserve"> </w:t>
      </w:r>
      <w:proofErr w:type="spellStart"/>
      <w:r w:rsidRPr="00B96B2D">
        <w:rPr>
          <w:lang w:eastAsia="fr-FR"/>
        </w:rPr>
        <w:t>still</w:t>
      </w:r>
      <w:proofErr w:type="spellEnd"/>
      <w:r w:rsidRPr="00B96B2D">
        <w:rPr>
          <w:lang w:eastAsia="fr-FR"/>
        </w:rPr>
        <w:t xml:space="preserve"> faces </w:t>
      </w:r>
      <w:proofErr w:type="spellStart"/>
      <w:r w:rsidRPr="00B96B2D">
        <w:rPr>
          <w:lang w:eastAsia="fr-FR"/>
        </w:rPr>
        <w:t>several</w:t>
      </w:r>
      <w:proofErr w:type="spellEnd"/>
      <w:r w:rsidRPr="00B96B2D">
        <w:rPr>
          <w:lang w:eastAsia="fr-FR"/>
        </w:rPr>
        <w:t xml:space="preserve"> challenges </w:t>
      </w:r>
      <w:proofErr w:type="spellStart"/>
      <w:r w:rsidRPr="00B96B2D">
        <w:rPr>
          <w:lang w:eastAsia="fr-FR"/>
        </w:rPr>
        <w:t>related</w:t>
      </w:r>
      <w:proofErr w:type="spellEnd"/>
      <w:r w:rsidRPr="00B96B2D">
        <w:rPr>
          <w:lang w:eastAsia="fr-FR"/>
        </w:rPr>
        <w:t xml:space="preserve"> to </w:t>
      </w:r>
      <w:proofErr w:type="spellStart"/>
      <w:r w:rsidRPr="00B96B2D">
        <w:rPr>
          <w:lang w:eastAsia="fr-FR"/>
        </w:rPr>
        <w:t>crop</w:t>
      </w:r>
      <w:proofErr w:type="spellEnd"/>
      <w:r w:rsidRPr="00B96B2D">
        <w:rPr>
          <w:lang w:eastAsia="fr-FR"/>
        </w:rPr>
        <w:t xml:space="preserve"> planning, </w:t>
      </w:r>
      <w:proofErr w:type="spellStart"/>
      <w:r w:rsidRPr="00B96B2D">
        <w:rPr>
          <w:lang w:eastAsia="fr-FR"/>
        </w:rPr>
        <w:t>farm</w:t>
      </w:r>
      <w:proofErr w:type="spellEnd"/>
      <w:r w:rsidRPr="00B96B2D">
        <w:rPr>
          <w:lang w:eastAsia="fr-FR"/>
        </w:rPr>
        <w:t xml:space="preserve"> monitoring, </w:t>
      </w:r>
      <w:proofErr w:type="spellStart"/>
      <w:r w:rsidRPr="00B96B2D">
        <w:rPr>
          <w:lang w:eastAsia="fr-FR"/>
        </w:rPr>
        <w:t>disease</w:t>
      </w:r>
      <w:proofErr w:type="spellEnd"/>
      <w:r w:rsidRPr="00B96B2D">
        <w:rPr>
          <w:lang w:eastAsia="fr-FR"/>
        </w:rPr>
        <w:t xml:space="preserve"> </w:t>
      </w:r>
      <w:proofErr w:type="spellStart"/>
      <w:r w:rsidRPr="00B96B2D">
        <w:rPr>
          <w:lang w:eastAsia="fr-FR"/>
        </w:rPr>
        <w:t>diagnosis</w:t>
      </w:r>
      <w:proofErr w:type="spellEnd"/>
      <w:r w:rsidRPr="00B96B2D">
        <w:rPr>
          <w:lang w:eastAsia="fr-FR"/>
        </w:rPr>
        <w:t xml:space="preserve"> and </w:t>
      </w:r>
      <w:proofErr w:type="spellStart"/>
      <w:r w:rsidRPr="00B96B2D">
        <w:rPr>
          <w:lang w:eastAsia="fr-FR"/>
        </w:rPr>
        <w:t>harvest</w:t>
      </w:r>
      <w:proofErr w:type="spellEnd"/>
      <w:r w:rsidRPr="00B96B2D">
        <w:rPr>
          <w:lang w:eastAsia="fr-FR"/>
        </w:rPr>
        <w:t xml:space="preserve"> estimation. This </w:t>
      </w:r>
      <w:proofErr w:type="spellStart"/>
      <w:r w:rsidRPr="00B96B2D">
        <w:rPr>
          <w:lang w:eastAsia="fr-FR"/>
        </w:rPr>
        <w:t>work</w:t>
      </w:r>
      <w:proofErr w:type="spellEnd"/>
      <w:r w:rsidRPr="00B96B2D">
        <w:rPr>
          <w:lang w:eastAsia="fr-FR"/>
        </w:rPr>
        <w:t xml:space="preserve"> </w:t>
      </w:r>
      <w:proofErr w:type="spellStart"/>
      <w:r w:rsidRPr="00B96B2D">
        <w:rPr>
          <w:lang w:eastAsia="fr-FR"/>
        </w:rPr>
        <w:t>focuses</w:t>
      </w:r>
      <w:proofErr w:type="spellEnd"/>
      <w:r w:rsidRPr="00B96B2D">
        <w:rPr>
          <w:lang w:eastAsia="fr-FR"/>
        </w:rPr>
        <w:t xml:space="preserve"> on the “</w:t>
      </w:r>
      <w:proofErr w:type="spellStart"/>
      <w:r w:rsidRPr="00B96B2D">
        <w:rPr>
          <w:lang w:eastAsia="fr-FR"/>
        </w:rPr>
        <w:t>Analysis</w:t>
      </w:r>
      <w:proofErr w:type="spellEnd"/>
      <w:r w:rsidRPr="00B96B2D">
        <w:rPr>
          <w:lang w:eastAsia="fr-FR"/>
        </w:rPr>
        <w:t xml:space="preserve">, Design and </w:t>
      </w:r>
      <w:proofErr w:type="spellStart"/>
      <w:r w:rsidRPr="00B96B2D">
        <w:rPr>
          <w:lang w:eastAsia="fr-FR"/>
        </w:rPr>
        <w:t>Implementation</w:t>
      </w:r>
      <w:proofErr w:type="spellEnd"/>
      <w:r w:rsidRPr="00B96B2D">
        <w:rPr>
          <w:lang w:eastAsia="fr-FR"/>
        </w:rPr>
        <w:t xml:space="preserve"> of an Intelligent Digital Platform for Agricultural Process Management”. The objective is to </w:t>
      </w:r>
      <w:proofErr w:type="spellStart"/>
      <w:r w:rsidRPr="00B96B2D">
        <w:rPr>
          <w:lang w:eastAsia="fr-FR"/>
        </w:rPr>
        <w:t>provide</w:t>
      </w:r>
      <w:proofErr w:type="spellEnd"/>
      <w:r w:rsidRPr="00B96B2D">
        <w:rPr>
          <w:lang w:eastAsia="fr-FR"/>
        </w:rPr>
        <w:t xml:space="preserve"> a solution </w:t>
      </w:r>
      <w:proofErr w:type="spellStart"/>
      <w:r w:rsidRPr="00B96B2D">
        <w:rPr>
          <w:lang w:eastAsia="fr-FR"/>
        </w:rPr>
        <w:t>that</w:t>
      </w:r>
      <w:proofErr w:type="spellEnd"/>
      <w:r w:rsidRPr="00B96B2D">
        <w:rPr>
          <w:lang w:eastAsia="fr-FR"/>
        </w:rPr>
        <w:t xml:space="preserve"> enables </w:t>
      </w:r>
      <w:proofErr w:type="spellStart"/>
      <w:r w:rsidRPr="00B96B2D">
        <w:rPr>
          <w:lang w:eastAsia="fr-FR"/>
        </w:rPr>
        <w:t>farmers</w:t>
      </w:r>
      <w:proofErr w:type="spellEnd"/>
      <w:r w:rsidRPr="00B96B2D">
        <w:rPr>
          <w:lang w:eastAsia="fr-FR"/>
        </w:rPr>
        <w:t xml:space="preserve"> to manage </w:t>
      </w:r>
      <w:proofErr w:type="spellStart"/>
      <w:r w:rsidRPr="00B96B2D">
        <w:rPr>
          <w:lang w:eastAsia="fr-FR"/>
        </w:rPr>
        <w:t>their</w:t>
      </w:r>
      <w:proofErr w:type="spellEnd"/>
      <w:r w:rsidRPr="00B96B2D">
        <w:rPr>
          <w:lang w:eastAsia="fr-FR"/>
        </w:rPr>
        <w:t xml:space="preserve"> </w:t>
      </w:r>
      <w:proofErr w:type="spellStart"/>
      <w:r w:rsidRPr="00B96B2D">
        <w:rPr>
          <w:lang w:eastAsia="fr-FR"/>
        </w:rPr>
        <w:t>farms</w:t>
      </w:r>
      <w:proofErr w:type="spellEnd"/>
      <w:r w:rsidRPr="00B96B2D">
        <w:rPr>
          <w:lang w:eastAsia="fr-FR"/>
        </w:rPr>
        <w:t xml:space="preserve"> and </w:t>
      </w:r>
      <w:proofErr w:type="spellStart"/>
      <w:r w:rsidRPr="00B96B2D">
        <w:rPr>
          <w:lang w:eastAsia="fr-FR"/>
        </w:rPr>
        <w:t>crops</w:t>
      </w:r>
      <w:proofErr w:type="spellEnd"/>
      <w:r w:rsidRPr="00B96B2D">
        <w:rPr>
          <w:lang w:eastAsia="fr-FR"/>
        </w:rPr>
        <w:t xml:space="preserve">, plan agricultural </w:t>
      </w:r>
      <w:proofErr w:type="spellStart"/>
      <w:r w:rsidRPr="00B96B2D">
        <w:rPr>
          <w:lang w:eastAsia="fr-FR"/>
        </w:rPr>
        <w:t>activities</w:t>
      </w:r>
      <w:proofErr w:type="spellEnd"/>
      <w:r w:rsidRPr="00B96B2D">
        <w:rPr>
          <w:lang w:eastAsia="fr-FR"/>
        </w:rPr>
        <w:t xml:space="preserve">, </w:t>
      </w:r>
      <w:proofErr w:type="spellStart"/>
      <w:r w:rsidRPr="00B96B2D">
        <w:rPr>
          <w:lang w:eastAsia="fr-FR"/>
        </w:rPr>
        <w:t>perform</w:t>
      </w:r>
      <w:proofErr w:type="spellEnd"/>
      <w:r w:rsidRPr="00B96B2D">
        <w:rPr>
          <w:lang w:eastAsia="fr-FR"/>
        </w:rPr>
        <w:t xml:space="preserve"> </w:t>
      </w:r>
      <w:proofErr w:type="spellStart"/>
      <w:r w:rsidRPr="00B96B2D">
        <w:rPr>
          <w:lang w:eastAsia="fr-FR"/>
        </w:rPr>
        <w:t>phytosanitary</w:t>
      </w:r>
      <w:proofErr w:type="spellEnd"/>
      <w:r w:rsidRPr="00B96B2D">
        <w:rPr>
          <w:lang w:eastAsia="fr-FR"/>
        </w:rPr>
        <w:t xml:space="preserve"> analyses and diagnoses, </w:t>
      </w:r>
      <w:proofErr w:type="spellStart"/>
      <w:r w:rsidRPr="00B96B2D">
        <w:rPr>
          <w:lang w:eastAsia="fr-FR"/>
        </w:rPr>
        <w:t>consult</w:t>
      </w:r>
      <w:proofErr w:type="spellEnd"/>
      <w:r w:rsidRPr="00B96B2D">
        <w:rPr>
          <w:lang w:eastAsia="fr-FR"/>
        </w:rPr>
        <w:t xml:space="preserve"> </w:t>
      </w:r>
      <w:proofErr w:type="spellStart"/>
      <w:r w:rsidRPr="00B96B2D">
        <w:rPr>
          <w:lang w:eastAsia="fr-FR"/>
        </w:rPr>
        <w:t>predictions</w:t>
      </w:r>
      <w:proofErr w:type="spellEnd"/>
      <w:r w:rsidRPr="00B96B2D">
        <w:rPr>
          <w:lang w:eastAsia="fr-FR"/>
        </w:rPr>
        <w:t xml:space="preserve"> and </w:t>
      </w:r>
      <w:proofErr w:type="spellStart"/>
      <w:r w:rsidRPr="00B96B2D">
        <w:rPr>
          <w:lang w:eastAsia="fr-FR"/>
        </w:rPr>
        <w:t>benefit</w:t>
      </w:r>
      <w:proofErr w:type="spellEnd"/>
      <w:r w:rsidRPr="00B96B2D">
        <w:rPr>
          <w:lang w:eastAsia="fr-FR"/>
        </w:rPr>
        <w:t xml:space="preserve"> </w:t>
      </w:r>
      <w:proofErr w:type="spellStart"/>
      <w:r w:rsidRPr="00B96B2D">
        <w:rPr>
          <w:lang w:eastAsia="fr-FR"/>
        </w:rPr>
        <w:t>from</w:t>
      </w:r>
      <w:proofErr w:type="spellEnd"/>
      <w:r w:rsidRPr="00B96B2D">
        <w:rPr>
          <w:lang w:eastAsia="fr-FR"/>
        </w:rPr>
        <w:t xml:space="preserve"> intelligent </w:t>
      </w:r>
      <w:proofErr w:type="spellStart"/>
      <w:r w:rsidRPr="00B96B2D">
        <w:rPr>
          <w:lang w:eastAsia="fr-FR"/>
        </w:rPr>
        <w:t>recommendations</w:t>
      </w:r>
      <w:proofErr w:type="spellEnd"/>
      <w:r w:rsidRPr="00B96B2D">
        <w:rPr>
          <w:lang w:eastAsia="fr-FR"/>
        </w:rPr>
        <w:t xml:space="preserve">. The </w:t>
      </w:r>
      <w:proofErr w:type="spellStart"/>
      <w:r w:rsidRPr="00B96B2D">
        <w:rPr>
          <w:lang w:eastAsia="fr-FR"/>
        </w:rPr>
        <w:t>developed</w:t>
      </w:r>
      <w:proofErr w:type="spellEnd"/>
      <w:r w:rsidRPr="00B96B2D">
        <w:rPr>
          <w:lang w:eastAsia="fr-FR"/>
        </w:rPr>
        <w:t xml:space="preserve"> solution is </w:t>
      </w:r>
      <w:proofErr w:type="spellStart"/>
      <w:r w:rsidRPr="00B96B2D">
        <w:rPr>
          <w:lang w:eastAsia="fr-FR"/>
        </w:rPr>
        <w:t>based</w:t>
      </w:r>
      <w:proofErr w:type="spellEnd"/>
      <w:r w:rsidRPr="00B96B2D">
        <w:rPr>
          <w:lang w:eastAsia="fr-FR"/>
        </w:rPr>
        <w:t xml:space="preserve"> on React JS, </w:t>
      </w:r>
      <w:proofErr w:type="spellStart"/>
      <w:r w:rsidRPr="00B96B2D">
        <w:rPr>
          <w:lang w:eastAsia="fr-FR"/>
        </w:rPr>
        <w:t>Tailwind</w:t>
      </w:r>
      <w:proofErr w:type="spellEnd"/>
      <w:r w:rsidRPr="00B96B2D">
        <w:rPr>
          <w:lang w:eastAsia="fr-FR"/>
        </w:rPr>
        <w:t xml:space="preserve"> CSS, Python, FastAPI, SQLAlchemy, PostgreSQL and Docker, as </w:t>
      </w:r>
      <w:proofErr w:type="spellStart"/>
      <w:r w:rsidRPr="00B96B2D">
        <w:rPr>
          <w:lang w:eastAsia="fr-FR"/>
        </w:rPr>
        <w:t>well</w:t>
      </w:r>
      <w:proofErr w:type="spellEnd"/>
      <w:r w:rsidRPr="00B96B2D">
        <w:rPr>
          <w:lang w:eastAsia="fr-FR"/>
        </w:rPr>
        <w:t xml:space="preserve"> as </w:t>
      </w:r>
      <w:proofErr w:type="spellStart"/>
      <w:r w:rsidRPr="00B96B2D">
        <w:rPr>
          <w:lang w:eastAsia="fr-FR"/>
        </w:rPr>
        <w:t>external</w:t>
      </w:r>
      <w:proofErr w:type="spellEnd"/>
      <w:r w:rsidRPr="00B96B2D">
        <w:rPr>
          <w:lang w:eastAsia="fr-FR"/>
        </w:rPr>
        <w:t xml:space="preserve"> services </w:t>
      </w:r>
      <w:proofErr w:type="spellStart"/>
      <w:r w:rsidRPr="00B96B2D">
        <w:rPr>
          <w:lang w:eastAsia="fr-FR"/>
        </w:rPr>
        <w:t>such</w:t>
      </w:r>
      <w:proofErr w:type="spellEnd"/>
      <w:r w:rsidRPr="00B96B2D">
        <w:rPr>
          <w:lang w:eastAsia="fr-FR"/>
        </w:rPr>
        <w:t xml:space="preserve"> as Open-Meteo, Google Maps and the </w:t>
      </w:r>
      <w:proofErr w:type="spellStart"/>
      <w:r w:rsidRPr="00B96B2D">
        <w:rPr>
          <w:lang w:eastAsia="fr-FR"/>
        </w:rPr>
        <w:t>OpenAI</w:t>
      </w:r>
      <w:proofErr w:type="spellEnd"/>
      <w:r w:rsidRPr="00B96B2D">
        <w:rPr>
          <w:lang w:eastAsia="fr-FR"/>
        </w:rPr>
        <w:t xml:space="preserve"> API. The platform </w:t>
      </w:r>
      <w:proofErr w:type="spellStart"/>
      <w:r w:rsidRPr="00B96B2D">
        <w:rPr>
          <w:lang w:eastAsia="fr-FR"/>
        </w:rPr>
        <w:t>therefore</w:t>
      </w:r>
      <w:proofErr w:type="spellEnd"/>
      <w:r w:rsidRPr="00B96B2D">
        <w:rPr>
          <w:lang w:eastAsia="fr-FR"/>
        </w:rPr>
        <w:t xml:space="preserve"> </w:t>
      </w:r>
      <w:proofErr w:type="spellStart"/>
      <w:r w:rsidRPr="00B96B2D">
        <w:rPr>
          <w:lang w:eastAsia="fr-FR"/>
        </w:rPr>
        <w:t>aims</w:t>
      </w:r>
      <w:proofErr w:type="spellEnd"/>
      <w:r w:rsidRPr="00B96B2D">
        <w:rPr>
          <w:lang w:eastAsia="fr-FR"/>
        </w:rPr>
        <w:t xml:space="preserve"> to </w:t>
      </w:r>
      <w:proofErr w:type="spellStart"/>
      <w:r w:rsidRPr="00B96B2D">
        <w:rPr>
          <w:lang w:eastAsia="fr-FR"/>
        </w:rPr>
        <w:t>centralize</w:t>
      </w:r>
      <w:proofErr w:type="spellEnd"/>
      <w:r w:rsidRPr="00B96B2D">
        <w:rPr>
          <w:lang w:eastAsia="fr-FR"/>
        </w:rPr>
        <w:t xml:space="preserve"> agricultural information, </w:t>
      </w:r>
      <w:proofErr w:type="spellStart"/>
      <w:r w:rsidRPr="00B96B2D">
        <w:rPr>
          <w:lang w:eastAsia="fr-FR"/>
        </w:rPr>
        <w:t>improve</w:t>
      </w:r>
      <w:proofErr w:type="spellEnd"/>
      <w:r w:rsidRPr="00B96B2D">
        <w:rPr>
          <w:lang w:eastAsia="fr-FR"/>
        </w:rPr>
        <w:t xml:space="preserve"> the </w:t>
      </w:r>
      <w:proofErr w:type="spellStart"/>
      <w:r w:rsidRPr="00B96B2D">
        <w:rPr>
          <w:lang w:eastAsia="fr-FR"/>
        </w:rPr>
        <w:t>organization</w:t>
      </w:r>
      <w:proofErr w:type="spellEnd"/>
      <w:r w:rsidRPr="00B96B2D">
        <w:rPr>
          <w:lang w:eastAsia="fr-FR"/>
        </w:rPr>
        <w:t xml:space="preserve"> of agricultural </w:t>
      </w:r>
      <w:proofErr w:type="spellStart"/>
      <w:r w:rsidRPr="00B96B2D">
        <w:rPr>
          <w:lang w:eastAsia="fr-FR"/>
        </w:rPr>
        <w:t>activities</w:t>
      </w:r>
      <w:proofErr w:type="spellEnd"/>
      <w:r w:rsidRPr="00B96B2D">
        <w:rPr>
          <w:lang w:eastAsia="fr-FR"/>
        </w:rPr>
        <w:t xml:space="preserve"> and </w:t>
      </w:r>
      <w:proofErr w:type="spellStart"/>
      <w:r w:rsidRPr="00B96B2D">
        <w:rPr>
          <w:lang w:eastAsia="fr-FR"/>
        </w:rPr>
        <w:t>facilitate</w:t>
      </w:r>
      <w:proofErr w:type="spellEnd"/>
      <w:r w:rsidRPr="00B96B2D">
        <w:rPr>
          <w:lang w:eastAsia="fr-FR"/>
        </w:rPr>
        <w:t xml:space="preserve"> </w:t>
      </w:r>
      <w:proofErr w:type="spellStart"/>
      <w:r w:rsidRPr="00B96B2D">
        <w:rPr>
          <w:lang w:eastAsia="fr-FR"/>
        </w:rPr>
        <w:t>farmers</w:t>
      </w:r>
      <w:proofErr w:type="spellEnd"/>
      <w:r w:rsidRPr="00B96B2D">
        <w:rPr>
          <w:lang w:eastAsia="fr-FR"/>
        </w:rPr>
        <w:t>’</w:t>
      </w:r>
      <w:r w:rsidR="008E79D0">
        <w:rPr>
          <w:lang w:eastAsia="fr-FR"/>
        </w:rPr>
        <w:t xml:space="preserve"> </w:t>
      </w:r>
      <w:proofErr w:type="spellStart"/>
      <w:r w:rsidRPr="00B96B2D">
        <w:rPr>
          <w:lang w:eastAsia="fr-FR"/>
        </w:rPr>
        <w:t>decision-making</w:t>
      </w:r>
      <w:proofErr w:type="spellEnd"/>
      <w:r w:rsidRPr="00B96B2D">
        <w:rPr>
          <w:lang w:eastAsia="fr-FR"/>
        </w:rPr>
        <w:t>.</w:t>
      </w:r>
    </w:p>
    <w:p w14:paraId="1E7267AA" w14:textId="77777777" w:rsidR="00B96B2D" w:rsidRPr="00B96B2D" w:rsidRDefault="00B96B2D" w:rsidP="00B96B2D">
      <w:pPr>
        <w:rPr>
          <w:lang w:eastAsia="fr-FR"/>
        </w:rPr>
      </w:pPr>
      <w:proofErr w:type="gramStart"/>
      <w:r w:rsidRPr="00B96B2D">
        <w:rPr>
          <w:b/>
          <w:bCs/>
          <w:lang w:eastAsia="fr-FR"/>
        </w:rPr>
        <w:t>Keywords:</w:t>
      </w:r>
      <w:proofErr w:type="gramEnd"/>
      <w:r w:rsidRPr="00B96B2D">
        <w:rPr>
          <w:lang w:eastAsia="fr-FR"/>
        </w:rPr>
        <w:t xml:space="preserve"> Agriculture, agricultural </w:t>
      </w:r>
      <w:proofErr w:type="spellStart"/>
      <w:r w:rsidRPr="00B96B2D">
        <w:rPr>
          <w:lang w:eastAsia="fr-FR"/>
        </w:rPr>
        <w:t>processes</w:t>
      </w:r>
      <w:proofErr w:type="spellEnd"/>
      <w:r w:rsidRPr="00B96B2D">
        <w:rPr>
          <w:lang w:eastAsia="fr-FR"/>
        </w:rPr>
        <w:t xml:space="preserve">, digital platform, </w:t>
      </w:r>
      <w:proofErr w:type="spellStart"/>
      <w:r w:rsidRPr="00B96B2D">
        <w:rPr>
          <w:lang w:eastAsia="fr-FR"/>
        </w:rPr>
        <w:t>artificial</w:t>
      </w:r>
      <w:proofErr w:type="spellEnd"/>
      <w:r w:rsidRPr="00B96B2D">
        <w:rPr>
          <w:lang w:eastAsia="fr-FR"/>
        </w:rPr>
        <w:t xml:space="preserve"> intelligence, </w:t>
      </w:r>
      <w:proofErr w:type="spellStart"/>
      <w:r w:rsidRPr="00B96B2D">
        <w:rPr>
          <w:lang w:eastAsia="fr-FR"/>
        </w:rPr>
        <w:t>crop</w:t>
      </w:r>
      <w:proofErr w:type="spellEnd"/>
      <w:r w:rsidRPr="00B96B2D">
        <w:rPr>
          <w:lang w:eastAsia="fr-FR"/>
        </w:rPr>
        <w:t xml:space="preserve"> planning, </w:t>
      </w:r>
      <w:proofErr w:type="spellStart"/>
      <w:r w:rsidRPr="00B96B2D">
        <w:rPr>
          <w:lang w:eastAsia="fr-FR"/>
        </w:rPr>
        <w:t>phytosanitary</w:t>
      </w:r>
      <w:proofErr w:type="spellEnd"/>
      <w:r w:rsidRPr="00B96B2D">
        <w:rPr>
          <w:lang w:eastAsia="fr-FR"/>
        </w:rPr>
        <w:t xml:space="preserve"> </w:t>
      </w:r>
      <w:proofErr w:type="spellStart"/>
      <w:r w:rsidRPr="00B96B2D">
        <w:rPr>
          <w:lang w:eastAsia="fr-FR"/>
        </w:rPr>
        <w:t>diagnosis</w:t>
      </w:r>
      <w:proofErr w:type="spellEnd"/>
      <w:r w:rsidRPr="00B96B2D">
        <w:rPr>
          <w:lang w:eastAsia="fr-FR"/>
        </w:rPr>
        <w:t xml:space="preserve">, </w:t>
      </w:r>
      <w:proofErr w:type="spellStart"/>
      <w:r w:rsidRPr="00B96B2D">
        <w:rPr>
          <w:lang w:eastAsia="fr-FR"/>
        </w:rPr>
        <w:t>harvest</w:t>
      </w:r>
      <w:proofErr w:type="spellEnd"/>
      <w:r w:rsidRPr="00B96B2D">
        <w:rPr>
          <w:lang w:eastAsia="fr-FR"/>
        </w:rPr>
        <w:t xml:space="preserve"> </w:t>
      </w:r>
      <w:proofErr w:type="spellStart"/>
      <w:r w:rsidRPr="00B96B2D">
        <w:rPr>
          <w:lang w:eastAsia="fr-FR"/>
        </w:rPr>
        <w:t>prediction</w:t>
      </w:r>
      <w:proofErr w:type="spellEnd"/>
      <w:r w:rsidRPr="00B96B2D">
        <w:rPr>
          <w:lang w:eastAsia="fr-FR"/>
        </w:rPr>
        <w:t>.</w:t>
      </w:r>
    </w:p>
    <w:p w14:paraId="3150D26E" w14:textId="77777777" w:rsidR="00C87975" w:rsidRDefault="00C87975" w:rsidP="00C87975">
      <w:pPr>
        <w:rPr>
          <w:lang w:val="fr" w:eastAsia="fr-FR"/>
        </w:rPr>
      </w:pPr>
    </w:p>
    <w:p w14:paraId="6001C361" w14:textId="77777777" w:rsidR="00C87975" w:rsidRPr="00C87975" w:rsidRDefault="00C87975" w:rsidP="00C87975">
      <w:pPr>
        <w:rPr>
          <w:lang w:val="fr" w:eastAsia="fr-FR"/>
        </w:rPr>
      </w:pPr>
    </w:p>
    <w:p w14:paraId="375B8F4D" w14:textId="77777777" w:rsidR="005673EA" w:rsidRDefault="005673EA" w:rsidP="009E06E1"/>
    <w:p w14:paraId="525E392A" w14:textId="77777777" w:rsidR="005673EA" w:rsidRDefault="005673EA" w:rsidP="009E06E1"/>
    <w:p w14:paraId="0D1F70E9" w14:textId="77777777" w:rsidR="005673EA" w:rsidRDefault="005673EA" w:rsidP="009E06E1"/>
    <w:p w14:paraId="0AD9DD31" w14:textId="77777777" w:rsidR="007F50B6" w:rsidRDefault="007F50B6" w:rsidP="005673EA">
      <w:pPr>
        <w:tabs>
          <w:tab w:val="left" w:pos="7420"/>
        </w:tabs>
        <w:sectPr w:rsidR="007F50B6" w:rsidSect="00E66511">
          <w:headerReference w:type="first" r:id="rId20"/>
          <w:footerReference w:type="first" r:id="rId21"/>
          <w:pgSz w:w="11906" w:h="16838"/>
          <w:pgMar w:top="1417" w:right="1417" w:bottom="1417" w:left="1417" w:header="708" w:footer="708" w:gutter="0"/>
          <w:pgNumType w:fmt="upperRoman" w:start="1"/>
          <w:cols w:space="708"/>
          <w:titlePg/>
          <w:docGrid w:linePitch="360"/>
        </w:sectPr>
      </w:pPr>
    </w:p>
    <w:p w14:paraId="656214DA" w14:textId="6FFAC36E" w:rsidR="00C32D49" w:rsidRDefault="007F50B6" w:rsidP="00C32D49">
      <w:pPr>
        <w:pStyle w:val="Titre1"/>
      </w:pPr>
      <w:bookmarkStart w:id="21" w:name="_Toc240908009"/>
      <w:bookmarkStart w:id="22" w:name="_Toc240908098"/>
      <w:r w:rsidRPr="00DD47A1">
        <w:lastRenderedPageBreak/>
        <w:t>INTRODUCTION</w:t>
      </w:r>
      <w:r>
        <w:t xml:space="preserve"> </w:t>
      </w:r>
      <w:r w:rsidRPr="007F50B6">
        <w:t>GÉNÉRALE</w:t>
      </w:r>
      <w:bookmarkEnd w:id="21"/>
      <w:bookmarkEnd w:id="22"/>
    </w:p>
    <w:p w14:paraId="5E5377DD" w14:textId="77777777" w:rsidR="00C32D49" w:rsidRPr="00C32D49" w:rsidRDefault="00C32D49" w:rsidP="00C32D49">
      <w:pPr>
        <w:rPr>
          <w:sz w:val="12"/>
          <w:szCs w:val="10"/>
          <w:lang w:val="fr" w:eastAsia="fr-FR"/>
        </w:rPr>
      </w:pPr>
    </w:p>
    <w:p w14:paraId="7EC6D279" w14:textId="77777777" w:rsidR="00C32D49" w:rsidRPr="00C32D49" w:rsidRDefault="00C32D49" w:rsidP="00C32D49">
      <w:pPr>
        <w:ind w:firstLine="708"/>
        <w:rPr>
          <w:szCs w:val="24"/>
        </w:rPr>
      </w:pPr>
      <w:r w:rsidRPr="00C32D49">
        <w:rPr>
          <w:szCs w:val="24"/>
        </w:rPr>
        <w:t>L’agriculture occupe une place importante dans l’économie camerounaise, mais la gestion des procédés agricoles reste confrontée à des difficultés liées notamment à la planification, au suivi des cultures, au diagnostic phytosanitaire et à la prise de décision. Face à ces défis, les technologies numériques et l’intelligence artificielle offrent des possibilités d’amélioration de la gestion des activités agricoles. C’est dans ce contexte que s’inscrit notre projet intitulé « Analyse, conception et réalisation d’une plateforme numérique intelligente pour la gestion des procédés agricoles », dont l’objectif est de proposer une solution permettant aux producteurs de gérer leurs exploitations et leurs cultures, de planifier leurs activités et de bénéficier d’analyses, de prédictions et de recommandations. Le présent rapport retrace les différentes étapes de réalisation du projet, depuis l’étude de l’existant et l’analyse des besoins jusqu’à la conception et à la réalisation de la solution.</w:t>
      </w:r>
    </w:p>
    <w:p w14:paraId="74AFC1BA" w14:textId="5B29D4A8" w:rsidR="00C64046" w:rsidRDefault="00C64046">
      <w:pPr>
        <w:rPr>
          <w:szCs w:val="24"/>
          <w:lang w:val="fr"/>
        </w:rPr>
      </w:pPr>
      <w:r>
        <w:rPr>
          <w:szCs w:val="24"/>
          <w:lang w:val="fr"/>
        </w:rPr>
        <w:br w:type="page"/>
      </w:r>
    </w:p>
    <w:p w14:paraId="09151058" w14:textId="2862BD9B" w:rsidR="00256776" w:rsidRDefault="00256776" w:rsidP="00DF188D">
      <w:r>
        <w:rPr>
          <w:noProof/>
        </w:rPr>
        <w:lastRenderedPageBreak/>
        <mc:AlternateContent>
          <mc:Choice Requires="wps">
            <w:drawing>
              <wp:anchor distT="0" distB="0" distL="114300" distR="114300" simplePos="0" relativeHeight="251658252" behindDoc="1" locked="0" layoutInCell="1" allowOverlap="1" wp14:anchorId="625404E6" wp14:editId="72410B70">
                <wp:simplePos x="0" y="0"/>
                <wp:positionH relativeFrom="margin">
                  <wp:posOffset>516255</wp:posOffset>
                </wp:positionH>
                <wp:positionV relativeFrom="paragraph">
                  <wp:posOffset>128270</wp:posOffset>
                </wp:positionV>
                <wp:extent cx="5511800" cy="1136650"/>
                <wp:effectExtent l="0" t="0" r="12700" b="25400"/>
                <wp:wrapNone/>
                <wp:docPr id="763506064" name="Rectangle : coins arrondis 14"/>
                <wp:cNvGraphicFramePr/>
                <a:graphic xmlns:a="http://schemas.openxmlformats.org/drawingml/2006/main">
                  <a:graphicData uri="http://schemas.microsoft.com/office/word/2010/wordprocessingShape">
                    <wps:wsp>
                      <wps:cNvSpPr/>
                      <wps:spPr>
                        <a:xfrm>
                          <a:off x="0" y="0"/>
                          <a:ext cx="5511800" cy="1136650"/>
                        </a:xfrm>
                        <a:prstGeom prst="roundRect">
                          <a:avLst>
                            <a:gd name="adj" fmla="val 48450"/>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b="100000"/>
                          </a:path>
                          <a:tileRect t="-100000" r="-100000"/>
                        </a:gradFill>
                      </wps:spPr>
                      <wps:style>
                        <a:lnRef idx="2">
                          <a:schemeClr val="accent1">
                            <a:shade val="15000"/>
                          </a:schemeClr>
                        </a:lnRef>
                        <a:fillRef idx="1">
                          <a:schemeClr val="accent1"/>
                        </a:fillRef>
                        <a:effectRef idx="0">
                          <a:schemeClr val="accent1"/>
                        </a:effectRef>
                        <a:fontRef idx="minor">
                          <a:schemeClr val="lt1"/>
                        </a:fontRef>
                      </wps:style>
                      <wps:txbx>
                        <w:txbxContent>
                          <w:p w14:paraId="2BA6E60C" w14:textId="77777777" w:rsidR="00256776" w:rsidRPr="00C64046" w:rsidRDefault="00256776" w:rsidP="008B2553">
                            <w:pPr>
                              <w:pStyle w:val="Titre1"/>
                            </w:pPr>
                            <w:bookmarkStart w:id="23" w:name="_Toc240908010"/>
                            <w:bookmarkStart w:id="24" w:name="_Toc240908099"/>
                            <w:r w:rsidRPr="003E66B4">
                              <w:t>PARTIE 1 : PHASE D’INSERTION</w:t>
                            </w:r>
                            <w:bookmarkEnd w:id="23"/>
                            <w:bookmarkEnd w:id="24"/>
                          </w:p>
                          <w:p w14:paraId="7E8B167F" w14:textId="77777777" w:rsidR="00256776" w:rsidRDefault="00256776" w:rsidP="002567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404E6" id="Rectangle : coins arrondis 14" o:spid="_x0000_s1034" style="position:absolute;left:0;text-align:left;margin-left:40.65pt;margin-top:10.1pt;width:434pt;height:89.5pt;z-index:-2516582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17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" fillcolor="#13213b [964]" strokecolor="#09101d [484]" strokeweight="1pt">
                <v:fill color2="#4472c4 [3204]" rotate="t" focusposition="1" focussize="" colors="0 #1e3e77;.5 #2f5cac;1 #3a6fce" focus="100%" type="gradientRadial"/>
                <v:stroke joinstyle="miter"/>
                <v:textbox>
                  <w:txbxContent>
                    <w:p w14:paraId="2BA6E60C" w14:textId="77777777" w:rsidR="00256776" w:rsidRPr="00C64046" w:rsidRDefault="00256776" w:rsidP="008B2553">
                      <w:pPr>
                        <w:pStyle w:val="Titre1"/>
                      </w:pPr>
                      <w:bookmarkStart w:id="25" w:name="_Toc240908010"/>
                      <w:bookmarkStart w:id="26" w:name="_Toc240908099"/>
                      <w:r w:rsidRPr="003E66B4">
                        <w:t>PARTIE 1 : PHASE D’INSERTION</w:t>
                      </w:r>
                      <w:bookmarkEnd w:id="25"/>
                      <w:bookmarkEnd w:id="26"/>
                    </w:p>
                    <w:p w14:paraId="7E8B167F" w14:textId="77777777" w:rsidR="00256776" w:rsidRDefault="00256776" w:rsidP="00256776">
                      <w:pPr>
                        <w:jc w:val="center"/>
                      </w:pPr>
                    </w:p>
                  </w:txbxContent>
                </v:textbox>
                <w10:wrap anchorx="margin"/>
              </v:roundrect>
            </w:pict>
          </mc:Fallback>
        </mc:AlternateContent>
      </w:r>
      <w:r>
        <w:tab/>
      </w:r>
    </w:p>
    <w:p w14:paraId="2ABC0722" w14:textId="3A29020A" w:rsidR="00C64046" w:rsidRDefault="00C64046" w:rsidP="005E7E30">
      <w:pPr>
        <w:spacing w:after="158"/>
      </w:pPr>
    </w:p>
    <w:p w14:paraId="0A6A6FB5" w14:textId="77777777" w:rsidR="00C64046" w:rsidRDefault="00C64046" w:rsidP="00C64046">
      <w:pPr>
        <w:spacing w:after="159"/>
      </w:pPr>
      <w:r>
        <w:t xml:space="preserve"> </w:t>
      </w:r>
    </w:p>
    <w:p w14:paraId="6F8CA94A" w14:textId="77777777" w:rsidR="00256776" w:rsidRDefault="00256776" w:rsidP="00C64046">
      <w:pPr>
        <w:spacing w:after="158"/>
        <w:ind w:left="-5"/>
        <w:rPr>
          <w:u w:val="single" w:color="000000"/>
        </w:rPr>
      </w:pPr>
    </w:p>
    <w:p w14:paraId="08BB68FC" w14:textId="77777777" w:rsidR="00256776" w:rsidRDefault="00256776" w:rsidP="00C64046">
      <w:pPr>
        <w:spacing w:after="158"/>
        <w:ind w:left="-5"/>
        <w:rPr>
          <w:u w:val="single" w:color="000000"/>
        </w:rPr>
      </w:pPr>
    </w:p>
    <w:p w14:paraId="74EA9106" w14:textId="02476A08" w:rsidR="00C64046" w:rsidRDefault="00C64046" w:rsidP="00C64046">
      <w:pPr>
        <w:spacing w:after="158"/>
        <w:ind w:left="-5"/>
      </w:pPr>
      <w:r>
        <w:rPr>
          <w:u w:val="single" w:color="000000"/>
        </w:rPr>
        <w:t xml:space="preserve">Résumé </w:t>
      </w:r>
      <w:r>
        <w:t xml:space="preserve">: </w:t>
      </w:r>
    </w:p>
    <w:p w14:paraId="05D1C32E" w14:textId="22982F37" w:rsidR="00C64046" w:rsidRDefault="0092403E" w:rsidP="00C64046">
      <w:pPr>
        <w:spacing w:after="158"/>
        <w:ind w:left="-5"/>
      </w:pPr>
      <w:r>
        <w:rPr>
          <w:noProof/>
        </w:rPr>
        <mc:AlternateContent>
          <mc:Choice Requires="wps">
            <w:drawing>
              <wp:anchor distT="0" distB="0" distL="114300" distR="114300" simplePos="0" relativeHeight="251658253" behindDoc="0" locked="0" layoutInCell="1" allowOverlap="1" wp14:anchorId="28F2E45E" wp14:editId="44DE101B">
                <wp:simplePos x="0" y="0"/>
                <wp:positionH relativeFrom="margin">
                  <wp:posOffset>370205</wp:posOffset>
                </wp:positionH>
                <wp:positionV relativeFrom="paragraph">
                  <wp:posOffset>59055</wp:posOffset>
                </wp:positionV>
                <wp:extent cx="5257165" cy="1555750"/>
                <wp:effectExtent l="0" t="0" r="19685" b="25400"/>
                <wp:wrapNone/>
                <wp:docPr id="1476086193" name="Rectangle : coins arrondis 16"/>
                <wp:cNvGraphicFramePr/>
                <a:graphic xmlns:a="http://schemas.openxmlformats.org/drawingml/2006/main">
                  <a:graphicData uri="http://schemas.microsoft.com/office/word/2010/wordprocessingShape">
                    <wps:wsp>
                      <wps:cNvSpPr/>
                      <wps:spPr>
                        <a:xfrm>
                          <a:off x="0" y="0"/>
                          <a:ext cx="5257165" cy="15557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A6CB997" w14:textId="41BF91D6" w:rsidR="00C64046" w:rsidRPr="003F44E8" w:rsidRDefault="00C64046" w:rsidP="0092403E">
                            <w:pPr>
                              <w:rPr>
                                <w:color w:val="000000" w:themeColor="text1"/>
                              </w:rPr>
                            </w:pPr>
                            <w:r w:rsidRPr="003F44E8">
                              <w:rPr>
                                <w:color w:val="000000" w:themeColor="text1"/>
                              </w:rPr>
                              <w:t>La phase d’insertion est la toute première partie rédigée durant la période de stage académique. C’est elle qui présente la structure d’accueil, le fonctionnement, ainsi que l</w:t>
                            </w:r>
                            <w:r w:rsidR="0092403E" w:rsidRPr="003F44E8">
                              <w:rPr>
                                <w:color w:val="000000" w:themeColor="text1"/>
                              </w:rPr>
                              <w:t>’accueil de l’étudiant en entreprise. Cette phase permet au stagiaire de se familiariser avec son nouvel environnement et présente également l’ensemble des informations collectés pendant la période d’insertion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2E45E" id="Rectangle : coins arrondis 16" o:spid="_x0000_s1035" style="position:absolute;left:0;text-align:left;margin-left:29.15pt;margin-top:4.65pt;width:413.95pt;height:122.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" filled="f" strokecolor="#09101d [484]" strokeweight="1pt">
                <v:stroke joinstyle="miter"/>
                <v:textbox>
                  <w:txbxContent>
                    <w:p w14:paraId="6A6CB997" w14:textId="41BF91D6" w:rsidR="00C64046" w:rsidRPr="003F44E8" w:rsidRDefault="00C64046" w:rsidP="0092403E">
                      <w:pPr>
                        <w:rPr>
                          <w:color w:val="000000" w:themeColor="text1"/>
                        </w:rPr>
                      </w:pPr>
                      <w:r w:rsidRPr="003F44E8">
                        <w:rPr>
                          <w:color w:val="000000" w:themeColor="text1"/>
                        </w:rPr>
                        <w:t>La phase d’insertion est la toute première partie rédigée durant la période de stage académique. C’est elle qui présente la structure d’accueil, le fonctionnement, ainsi que l</w:t>
                      </w:r>
                      <w:r w:rsidR="0092403E" w:rsidRPr="003F44E8">
                        <w:rPr>
                          <w:color w:val="000000" w:themeColor="text1"/>
                        </w:rPr>
                        <w:t>’accueil de l’étudiant en entreprise. Cette phase permet au stagiaire de se familiariser avec son nouvel environnement et présente également l’ensemble des informations collectés pendant la période d’insertion</w:t>
                      </w:r>
                    </w:p>
                  </w:txbxContent>
                </v:textbox>
                <w10:wrap anchorx="margin"/>
              </v:roundrect>
            </w:pict>
          </mc:Fallback>
        </mc:AlternateContent>
      </w:r>
    </w:p>
    <w:p w14:paraId="5B4A2D7E" w14:textId="77777777" w:rsidR="00C64046" w:rsidRDefault="00C64046" w:rsidP="00C64046">
      <w:pPr>
        <w:spacing w:after="158"/>
        <w:ind w:left="-5"/>
      </w:pPr>
    </w:p>
    <w:p w14:paraId="5648CC35" w14:textId="617CA831" w:rsidR="00C64046" w:rsidRDefault="00C64046" w:rsidP="00C64046">
      <w:pPr>
        <w:spacing w:after="156"/>
      </w:pPr>
    </w:p>
    <w:p w14:paraId="41CEF63B" w14:textId="77777777" w:rsidR="00C64046" w:rsidRDefault="00C64046" w:rsidP="00C64046">
      <w:pPr>
        <w:spacing w:after="158"/>
      </w:pPr>
      <w:r>
        <w:t xml:space="preserve"> </w:t>
      </w:r>
    </w:p>
    <w:p w14:paraId="7E456D09" w14:textId="77777777" w:rsidR="003F44E8" w:rsidRDefault="003F44E8" w:rsidP="00C64046">
      <w:pPr>
        <w:spacing w:after="158"/>
      </w:pPr>
    </w:p>
    <w:p w14:paraId="4CF3B6D5" w14:textId="77777777" w:rsidR="003F44E8" w:rsidRDefault="003F44E8" w:rsidP="002616F7"/>
    <w:p w14:paraId="3BC8FB44" w14:textId="1D504281" w:rsidR="00C64046" w:rsidRDefault="00C64046" w:rsidP="00C64046">
      <w:pPr>
        <w:spacing w:after="158"/>
        <w:ind w:left="-5"/>
      </w:pPr>
      <w:r>
        <w:rPr>
          <w:u w:val="single" w:color="000000"/>
        </w:rPr>
        <w:t>Plan :</w:t>
      </w:r>
      <w:r>
        <w:t xml:space="preserve"> </w:t>
      </w:r>
    </w:p>
    <w:p w14:paraId="41CA72F7" w14:textId="415FED38" w:rsidR="003F44E8" w:rsidRDefault="00E42331" w:rsidP="00C64046">
      <w:pPr>
        <w:spacing w:after="158"/>
        <w:ind w:left="-5"/>
      </w:pPr>
      <w:r>
        <w:rPr>
          <w:noProof/>
        </w:rPr>
        <mc:AlternateContent>
          <mc:Choice Requires="wps">
            <w:drawing>
              <wp:anchor distT="0" distB="0" distL="114300" distR="114300" simplePos="0" relativeHeight="251658254" behindDoc="0" locked="0" layoutInCell="1" allowOverlap="1" wp14:anchorId="5DF6DE40" wp14:editId="6DB8BCF9">
                <wp:simplePos x="0" y="0"/>
                <wp:positionH relativeFrom="column">
                  <wp:posOffset>476332</wp:posOffset>
                </wp:positionH>
                <wp:positionV relativeFrom="paragraph">
                  <wp:posOffset>366722</wp:posOffset>
                </wp:positionV>
                <wp:extent cx="5454650" cy="2399168"/>
                <wp:effectExtent l="0" t="0" r="0" b="1270"/>
                <wp:wrapNone/>
                <wp:docPr id="1046621881" name="Rectangle : en biseau 17"/>
                <wp:cNvGraphicFramePr/>
                <a:graphic xmlns:a="http://schemas.openxmlformats.org/drawingml/2006/main">
                  <a:graphicData uri="http://schemas.microsoft.com/office/word/2010/wordprocessingShape">
                    <wps:wsp>
                      <wps:cNvSpPr/>
                      <wps:spPr>
                        <a:xfrm>
                          <a:off x="0" y="0"/>
                          <a:ext cx="5454650" cy="2399168"/>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2A10A8" w14:textId="7642EC4D" w:rsidR="00E73682" w:rsidRDefault="00E73682" w:rsidP="00E7368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F6DE40"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17" o:spid="_x0000_s1036" type="#_x0000_t84" style="position:absolute;left:0;text-align:left;margin-left:37.5pt;margin-top:28.9pt;width:429.5pt;height:188.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" adj="1248" fillcolor="#4472c4 [3204]" stroked="f" strokeweight="1pt">
                <v:textbox>
                  <w:txbxContent>
                    <w:p w14:paraId="1F2A10A8" w14:textId="7642EC4D" w:rsidR="00E73682" w:rsidRDefault="00E73682" w:rsidP="00E73682"/>
                  </w:txbxContent>
                </v:textbox>
              </v:shape>
            </w:pict>
          </mc:Fallback>
        </mc:AlternateContent>
      </w:r>
    </w:p>
    <w:p w14:paraId="285C44A2" w14:textId="5AF9EF58" w:rsidR="00C64046" w:rsidRDefault="00C64046" w:rsidP="00C64046">
      <w:pPr>
        <w:spacing w:after="0"/>
      </w:pPr>
      <w:r>
        <w:t xml:space="preserve"> </w:t>
      </w:r>
    </w:p>
    <w:p w14:paraId="76C1C806" w14:textId="6FFD8C20" w:rsidR="00C64046" w:rsidRDefault="003F44E8" w:rsidP="00C64046">
      <w:pPr>
        <w:spacing w:after="0"/>
      </w:pPr>
      <w:r>
        <w:rPr>
          <w:noProof/>
        </w:rPr>
        <mc:AlternateContent>
          <mc:Choice Requires="wps">
            <w:drawing>
              <wp:anchor distT="0" distB="0" distL="114300" distR="114300" simplePos="0" relativeHeight="251658255" behindDoc="0" locked="0" layoutInCell="1" allowOverlap="1" wp14:anchorId="10894FF3" wp14:editId="53B0566E">
                <wp:simplePos x="0" y="0"/>
                <wp:positionH relativeFrom="margin">
                  <wp:align>right</wp:align>
                </wp:positionH>
                <wp:positionV relativeFrom="paragraph">
                  <wp:posOffset>9525</wp:posOffset>
                </wp:positionV>
                <wp:extent cx="5054600" cy="1919335"/>
                <wp:effectExtent l="0" t="0" r="0" b="5080"/>
                <wp:wrapNone/>
                <wp:docPr id="1506002144" name="Zone de texte 18"/>
                <wp:cNvGraphicFramePr/>
                <a:graphic xmlns:a="http://schemas.openxmlformats.org/drawingml/2006/main">
                  <a:graphicData uri="http://schemas.microsoft.com/office/word/2010/wordprocessingShape">
                    <wps:wsp>
                      <wps:cNvSpPr txBox="1"/>
                      <wps:spPr>
                        <a:xfrm>
                          <a:off x="0" y="0"/>
                          <a:ext cx="5054600" cy="1919335"/>
                        </a:xfrm>
                        <a:prstGeom prst="rect">
                          <a:avLst/>
                        </a:prstGeom>
                        <a:noFill/>
                        <a:ln w="6350">
                          <a:noFill/>
                        </a:ln>
                      </wps:spPr>
                      <wps:txbx>
                        <w:txbxContent>
                          <w:p w14:paraId="129F4BB8" w14:textId="2BDE9168" w:rsidR="00E73682" w:rsidRPr="00DD47A1" w:rsidRDefault="00E73682">
                            <w:pPr>
                              <w:rPr>
                                <w:color w:val="FFFFFF" w:themeColor="background1"/>
                                <w:sz w:val="40"/>
                                <w:szCs w:val="36"/>
                              </w:rPr>
                            </w:pPr>
                            <w:r w:rsidRPr="00DD47A1">
                              <w:rPr>
                                <w:color w:val="FFFFFF" w:themeColor="background1"/>
                                <w:sz w:val="40"/>
                                <w:szCs w:val="36"/>
                              </w:rPr>
                              <w:t>INTRODUCTION</w:t>
                            </w:r>
                          </w:p>
                          <w:p w14:paraId="1CC5E833" w14:textId="0C4F037D" w:rsidR="00E73682" w:rsidRPr="00DD47A1" w:rsidRDefault="00E73682" w:rsidP="006C04E4">
                            <w:pPr>
                              <w:pStyle w:val="Paragraphedeliste"/>
                              <w:numPr>
                                <w:ilvl w:val="0"/>
                                <w:numId w:val="5"/>
                              </w:numPr>
                              <w:rPr>
                                <w:color w:val="FFFFFF" w:themeColor="background1"/>
                                <w:sz w:val="40"/>
                                <w:szCs w:val="36"/>
                              </w:rPr>
                            </w:pPr>
                            <w:r w:rsidRPr="00DD47A1">
                              <w:rPr>
                                <w:color w:val="FFFFFF" w:themeColor="background1"/>
                                <w:sz w:val="40"/>
                                <w:szCs w:val="36"/>
                              </w:rPr>
                              <w:t>ACCUEIL ET INTÉGRATION</w:t>
                            </w:r>
                          </w:p>
                          <w:p w14:paraId="2EB0C714" w14:textId="45C5F8E9" w:rsidR="00E42331" w:rsidRPr="00E42331" w:rsidRDefault="00E73682" w:rsidP="006C04E4">
                            <w:pPr>
                              <w:pStyle w:val="Paragraphedeliste"/>
                              <w:numPr>
                                <w:ilvl w:val="0"/>
                                <w:numId w:val="5"/>
                              </w:numPr>
                              <w:rPr>
                                <w:color w:val="FFFFFF" w:themeColor="background1"/>
                                <w:sz w:val="40"/>
                                <w:szCs w:val="36"/>
                              </w:rPr>
                            </w:pPr>
                            <w:r w:rsidRPr="00DD47A1">
                              <w:rPr>
                                <w:color w:val="FFFFFF" w:themeColor="background1"/>
                                <w:sz w:val="40"/>
                                <w:szCs w:val="36"/>
                              </w:rPr>
                              <w:t>PRÉSENTATION DE L’ENTREPRISE</w:t>
                            </w:r>
                          </w:p>
                          <w:p w14:paraId="7AAB2D01" w14:textId="41E7AA0E" w:rsidR="003F44E8" w:rsidRPr="00DD47A1" w:rsidRDefault="003F44E8" w:rsidP="003F44E8">
                            <w:pPr>
                              <w:rPr>
                                <w:color w:val="FFFFFF" w:themeColor="background1"/>
                                <w:sz w:val="40"/>
                                <w:szCs w:val="36"/>
                              </w:rPr>
                            </w:pPr>
                            <w:r w:rsidRPr="00DD47A1">
                              <w:rPr>
                                <w:color w:val="FFFFFF" w:themeColor="background1"/>
                                <w:sz w:val="40"/>
                                <w:szCs w:val="36"/>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94FF3" id="Zone de texte 18" o:spid="_x0000_s1037" type="#_x0000_t202" style="position:absolute;left:0;text-align:left;margin-left:346.8pt;margin-top:.75pt;width:398pt;height:151.15pt;z-index:25165825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" filled="f" stroked="f" strokeweight=".5pt">
                <v:textbox>
                  <w:txbxContent>
                    <w:p w14:paraId="129F4BB8" w14:textId="2BDE9168" w:rsidR="00E73682" w:rsidRPr="00DD47A1" w:rsidRDefault="00E73682">
                      <w:pPr>
                        <w:rPr>
                          <w:color w:val="FFFFFF" w:themeColor="background1"/>
                          <w:sz w:val="40"/>
                          <w:szCs w:val="36"/>
                        </w:rPr>
                      </w:pPr>
                      <w:r w:rsidRPr="00DD47A1">
                        <w:rPr>
                          <w:color w:val="FFFFFF" w:themeColor="background1"/>
                          <w:sz w:val="40"/>
                          <w:szCs w:val="36"/>
                        </w:rPr>
                        <w:t>INTRODUCTION</w:t>
                      </w:r>
                    </w:p>
                    <w:p w14:paraId="1CC5E833" w14:textId="0C4F037D" w:rsidR="00E73682" w:rsidRPr="00DD47A1" w:rsidRDefault="00E73682" w:rsidP="006C04E4">
                      <w:pPr>
                        <w:pStyle w:val="Paragraphedeliste"/>
                        <w:numPr>
                          <w:ilvl w:val="0"/>
                          <w:numId w:val="5"/>
                        </w:numPr>
                        <w:rPr>
                          <w:color w:val="FFFFFF" w:themeColor="background1"/>
                          <w:sz w:val="40"/>
                          <w:szCs w:val="36"/>
                        </w:rPr>
                      </w:pPr>
                      <w:r w:rsidRPr="00DD47A1">
                        <w:rPr>
                          <w:color w:val="FFFFFF" w:themeColor="background1"/>
                          <w:sz w:val="40"/>
                          <w:szCs w:val="36"/>
                        </w:rPr>
                        <w:t>ACCUEIL ET INTÉGRATION</w:t>
                      </w:r>
                    </w:p>
                    <w:p w14:paraId="2EB0C714" w14:textId="45C5F8E9" w:rsidR="00E42331" w:rsidRPr="00E42331" w:rsidRDefault="00E73682" w:rsidP="006C04E4">
                      <w:pPr>
                        <w:pStyle w:val="Paragraphedeliste"/>
                        <w:numPr>
                          <w:ilvl w:val="0"/>
                          <w:numId w:val="5"/>
                        </w:numPr>
                        <w:rPr>
                          <w:color w:val="FFFFFF" w:themeColor="background1"/>
                          <w:sz w:val="40"/>
                          <w:szCs w:val="36"/>
                        </w:rPr>
                      </w:pPr>
                      <w:r w:rsidRPr="00DD47A1">
                        <w:rPr>
                          <w:color w:val="FFFFFF" w:themeColor="background1"/>
                          <w:sz w:val="40"/>
                          <w:szCs w:val="36"/>
                        </w:rPr>
                        <w:t>PRÉSENTATION DE L’ENTREPRISE</w:t>
                      </w:r>
                    </w:p>
                    <w:p w14:paraId="7AAB2D01" w14:textId="41E7AA0E" w:rsidR="003F44E8" w:rsidRPr="00DD47A1" w:rsidRDefault="003F44E8" w:rsidP="003F44E8">
                      <w:pPr>
                        <w:rPr>
                          <w:color w:val="FFFFFF" w:themeColor="background1"/>
                          <w:sz w:val="40"/>
                          <w:szCs w:val="36"/>
                        </w:rPr>
                      </w:pPr>
                      <w:r w:rsidRPr="00DD47A1">
                        <w:rPr>
                          <w:color w:val="FFFFFF" w:themeColor="background1"/>
                          <w:sz w:val="40"/>
                          <w:szCs w:val="36"/>
                        </w:rPr>
                        <w:t>CONCLUSION</w:t>
                      </w:r>
                    </w:p>
                  </w:txbxContent>
                </v:textbox>
                <w10:wrap anchorx="margin"/>
              </v:shape>
            </w:pict>
          </mc:Fallback>
        </mc:AlternateContent>
      </w:r>
    </w:p>
    <w:p w14:paraId="032391D5" w14:textId="222A4F59" w:rsidR="00C64046" w:rsidRDefault="00C64046" w:rsidP="00C64046">
      <w:pPr>
        <w:spacing w:after="156"/>
      </w:pPr>
      <w:r>
        <w:t xml:space="preserve"> </w:t>
      </w:r>
    </w:p>
    <w:p w14:paraId="617456FA" w14:textId="77777777" w:rsidR="00E73682" w:rsidRDefault="00C64046" w:rsidP="00C64046">
      <w:pPr>
        <w:spacing w:after="0"/>
      </w:pPr>
      <w:r>
        <w:t xml:space="preserve"> </w:t>
      </w:r>
    </w:p>
    <w:p w14:paraId="069E5167" w14:textId="18AEAAA1" w:rsidR="00C64046" w:rsidRDefault="00E73682" w:rsidP="002E2F0B">
      <w:r>
        <w:br w:type="page"/>
      </w:r>
    </w:p>
    <w:p w14:paraId="02A598AB" w14:textId="77777777" w:rsidR="00C64046" w:rsidRDefault="00C64046" w:rsidP="00ED3FC5">
      <w:pPr>
        <w:pStyle w:val="Titre2"/>
      </w:pPr>
      <w:bookmarkStart w:id="27" w:name="_Toc240908100"/>
      <w:r>
        <w:lastRenderedPageBreak/>
        <w:t>INTRODUCTION</w:t>
      </w:r>
      <w:bookmarkEnd w:id="27"/>
      <w:r>
        <w:t xml:space="preserve"> </w:t>
      </w:r>
    </w:p>
    <w:p w14:paraId="25DE7DBA" w14:textId="77777777" w:rsidR="00C64046" w:rsidRDefault="00C64046" w:rsidP="00C64046">
      <w:pPr>
        <w:spacing w:after="161" w:line="359" w:lineRule="auto"/>
        <w:ind w:firstLine="708"/>
      </w:pPr>
      <w:r>
        <w:t xml:space="preserve">La phase d’insertion (généralement de 02 semaines) réservée à l’étudiant pour découvrir et se familiariser avec son environnement de travail ou lieu de stage. Ici, il devra donc connaitre son encadrant professionnel et apprendre à coexister avec ses collègues de stage. C’est aussi une période au cours de laquelle l’entreprise attribue un thème aux stagiaires afin qu’un travail puisse être mené par rapport à un problème constaté. Ainsi, à la fin de ces deux semaines, une partie de notre rapport doit être bien rédigé et présenté aux encadrants, car elle détermine comment le stage se déroulera. </w:t>
      </w:r>
    </w:p>
    <w:p w14:paraId="6828EEA5" w14:textId="77777777" w:rsidR="00C64046" w:rsidRPr="00B437A0" w:rsidRDefault="00C64046" w:rsidP="007F50B6">
      <w:pPr>
        <w:rPr>
          <w:szCs w:val="24"/>
          <w:lang w:val="fr"/>
        </w:rPr>
      </w:pPr>
    </w:p>
    <w:p w14:paraId="2C33554A" w14:textId="77777777" w:rsidR="007F50B6" w:rsidRPr="007F50B6" w:rsidRDefault="007F50B6" w:rsidP="007F50B6"/>
    <w:p w14:paraId="04F6DE7A" w14:textId="77777777" w:rsidR="007F50B6" w:rsidRPr="007F50B6" w:rsidRDefault="007F50B6" w:rsidP="007F50B6"/>
    <w:p w14:paraId="5B17E1DF" w14:textId="77777777" w:rsidR="007F50B6" w:rsidRPr="007F50B6" w:rsidRDefault="007F50B6" w:rsidP="007F50B6"/>
    <w:p w14:paraId="28910581" w14:textId="77777777" w:rsidR="007F50B6" w:rsidRPr="007F50B6" w:rsidRDefault="007F50B6" w:rsidP="007F50B6"/>
    <w:p w14:paraId="6162D7C3" w14:textId="77777777" w:rsidR="007F50B6" w:rsidRPr="007F50B6" w:rsidRDefault="007F50B6" w:rsidP="007F50B6"/>
    <w:p w14:paraId="10B35AE9" w14:textId="77777777" w:rsidR="007F50B6" w:rsidRPr="007F50B6" w:rsidRDefault="007F50B6" w:rsidP="007F50B6"/>
    <w:p w14:paraId="2DAC95BE" w14:textId="77777777" w:rsidR="007F50B6" w:rsidRPr="007F50B6" w:rsidRDefault="007F50B6" w:rsidP="007F50B6"/>
    <w:p w14:paraId="3053D188" w14:textId="31E326D1" w:rsidR="007F50B6" w:rsidRDefault="0092403E" w:rsidP="007F50B6">
      <w:r>
        <w:br w:type="page"/>
      </w:r>
    </w:p>
    <w:p w14:paraId="5BEBFBEE" w14:textId="6541F15C" w:rsidR="00786AD1" w:rsidRDefault="00786AD1" w:rsidP="006C04E4">
      <w:pPr>
        <w:pStyle w:val="Titre2"/>
        <w:numPr>
          <w:ilvl w:val="0"/>
          <w:numId w:val="7"/>
        </w:numPr>
      </w:pPr>
      <w:bookmarkStart w:id="28" w:name="_Toc200380568"/>
      <w:bookmarkStart w:id="29" w:name="_Toc200380775"/>
      <w:bookmarkStart w:id="30" w:name="_Toc200381475"/>
      <w:bookmarkStart w:id="31" w:name="_Toc299365063"/>
      <w:bookmarkStart w:id="32" w:name="_Toc240908101"/>
      <w:r>
        <w:lastRenderedPageBreak/>
        <w:t>ACCUEIL ET INT</w:t>
      </w:r>
      <w:r w:rsidR="00E73682">
        <w:t>É</w:t>
      </w:r>
      <w:r>
        <w:t>GRATION</w:t>
      </w:r>
      <w:bookmarkEnd w:id="32"/>
    </w:p>
    <w:p w14:paraId="6E5E9BAD" w14:textId="0A030306" w:rsidR="00E924BE" w:rsidRDefault="00786AD1" w:rsidP="006C04E4">
      <w:pPr>
        <w:pStyle w:val="Titre3"/>
        <w:numPr>
          <w:ilvl w:val="0"/>
          <w:numId w:val="8"/>
        </w:numPr>
        <w:ind w:right="3"/>
      </w:pPr>
      <w:bookmarkStart w:id="33" w:name="_Toc240908102"/>
      <w:r>
        <w:t>Accueil</w:t>
      </w:r>
      <w:bookmarkEnd w:id="33"/>
      <w:r>
        <w:t xml:space="preserve"> </w:t>
      </w:r>
    </w:p>
    <w:p w14:paraId="65DB07AC" w14:textId="4516CE07" w:rsidR="00E924BE" w:rsidRPr="00FC6488" w:rsidRDefault="00E924BE" w:rsidP="00E0674E">
      <w:pPr>
        <w:ind w:firstLine="708"/>
        <w:rPr>
          <w:lang w:eastAsia="fr-FR"/>
        </w:rPr>
      </w:pPr>
      <w:r w:rsidRPr="00E924BE">
        <w:rPr>
          <w:lang w:eastAsia="fr-FR"/>
        </w:rPr>
        <w:t xml:space="preserve">Le lundi </w:t>
      </w:r>
      <w:r w:rsidR="00D01028">
        <w:rPr>
          <w:lang w:eastAsia="fr-FR"/>
        </w:rPr>
        <w:t>06</w:t>
      </w:r>
      <w:r w:rsidR="002D7018">
        <w:rPr>
          <w:lang w:eastAsia="fr-FR"/>
        </w:rPr>
        <w:t xml:space="preserve"> </w:t>
      </w:r>
      <w:r w:rsidR="00D01028">
        <w:rPr>
          <w:lang w:eastAsia="fr-FR"/>
        </w:rPr>
        <w:t>juillet</w:t>
      </w:r>
      <w:r w:rsidRPr="00E924BE">
        <w:rPr>
          <w:lang w:eastAsia="fr-FR"/>
        </w:rPr>
        <w:t xml:space="preserve"> 202</w:t>
      </w:r>
      <w:r w:rsidR="002D7018">
        <w:rPr>
          <w:lang w:eastAsia="fr-FR"/>
        </w:rPr>
        <w:t>6</w:t>
      </w:r>
      <w:r w:rsidRPr="00E924BE">
        <w:rPr>
          <w:lang w:eastAsia="fr-FR"/>
        </w:rPr>
        <w:t xml:space="preserve"> marque la date de début de stage à DIGITAL GENERATION COMPANY SARL. Nous avons été accueillis chaleureusement par Monsieur D</w:t>
      </w:r>
      <w:r w:rsidR="00694759">
        <w:rPr>
          <w:lang w:eastAsia="fr-FR"/>
        </w:rPr>
        <w:t>IKONC</w:t>
      </w:r>
      <w:r w:rsidRPr="00E924BE">
        <w:rPr>
          <w:lang w:eastAsia="fr-FR"/>
        </w:rPr>
        <w:t xml:space="preserve"> Z</w:t>
      </w:r>
      <w:r w:rsidR="00694759">
        <w:rPr>
          <w:lang w:eastAsia="fr-FR"/>
        </w:rPr>
        <w:t>ANGUE Ro</w:t>
      </w:r>
      <w:r w:rsidR="00730264">
        <w:rPr>
          <w:lang w:eastAsia="fr-FR"/>
        </w:rPr>
        <w:t>d</w:t>
      </w:r>
      <w:r w:rsidR="00694759">
        <w:rPr>
          <w:lang w:eastAsia="fr-FR"/>
        </w:rPr>
        <w:t>ge</w:t>
      </w:r>
      <w:r w:rsidR="00730264">
        <w:rPr>
          <w:lang w:eastAsia="fr-FR"/>
        </w:rPr>
        <w:t>s</w:t>
      </w:r>
      <w:r w:rsidRPr="00E924BE">
        <w:rPr>
          <w:lang w:eastAsia="fr-FR"/>
        </w:rPr>
        <w:t>, le Directeur General</w:t>
      </w:r>
      <w:r w:rsidR="006B4EBD">
        <w:rPr>
          <w:lang w:eastAsia="fr-FR"/>
        </w:rPr>
        <w:t>,</w:t>
      </w:r>
      <w:r w:rsidRPr="00E924BE">
        <w:rPr>
          <w:lang w:eastAsia="fr-FR"/>
        </w:rPr>
        <w:t xml:space="preserve"> qui nous a entretenu sur le règlement intérieur, la façon dont nous devons travailler et nous a présenté la vision de l’entreprise et de l’entrepreneuriat. Par la suite nous avons poursuivi notre entretien avec M</w:t>
      </w:r>
      <w:r w:rsidR="006B4EBD">
        <w:rPr>
          <w:lang w:eastAsia="fr-FR"/>
        </w:rPr>
        <w:t>.</w:t>
      </w:r>
      <w:r w:rsidRPr="00E924BE">
        <w:rPr>
          <w:lang w:eastAsia="fr-FR"/>
        </w:rPr>
        <w:t xml:space="preserve"> </w:t>
      </w:r>
      <w:r w:rsidR="006B4EBD">
        <w:rPr>
          <w:lang w:eastAsia="fr-FR"/>
        </w:rPr>
        <w:t>TAGNE Alex</w:t>
      </w:r>
      <w:r w:rsidRPr="00E924BE">
        <w:rPr>
          <w:lang w:eastAsia="fr-FR"/>
        </w:rPr>
        <w:t xml:space="preserve"> l’un des encadrants professionnels, </w:t>
      </w:r>
      <w:r w:rsidR="006B4EBD">
        <w:rPr>
          <w:lang w:eastAsia="fr-FR"/>
        </w:rPr>
        <w:t>il</w:t>
      </w:r>
      <w:r w:rsidRPr="00E924BE">
        <w:rPr>
          <w:lang w:eastAsia="fr-FR"/>
        </w:rPr>
        <w:t xml:space="preserve"> nous a </w:t>
      </w:r>
      <w:r w:rsidR="00626FFE">
        <w:rPr>
          <w:lang w:eastAsia="fr-FR"/>
        </w:rPr>
        <w:t>présenté</w:t>
      </w:r>
      <w:r w:rsidRPr="00E924BE">
        <w:rPr>
          <w:lang w:eastAsia="fr-FR"/>
        </w:rPr>
        <w:t xml:space="preserve"> la structure, les différents services qu’offre l’entreprise et le personnel de DIGITAL GENERATION COMPANY SARL. </w:t>
      </w:r>
      <w:r w:rsidR="00730264">
        <w:rPr>
          <w:lang w:eastAsia="fr-FR"/>
        </w:rPr>
        <w:t>À</w:t>
      </w:r>
      <w:r w:rsidRPr="00E924BE">
        <w:rPr>
          <w:lang w:eastAsia="fr-FR"/>
        </w:rPr>
        <w:t xml:space="preserve"> la fin de notre entretien, il nous a fait part de notre tenue morale, ainsi que le savoir-faire et le savoir vivre en société. Les jours d’après </w:t>
      </w:r>
      <w:r w:rsidR="00730264">
        <w:rPr>
          <w:lang w:eastAsia="fr-FR"/>
        </w:rPr>
        <w:t>ont consisté</w:t>
      </w:r>
      <w:r w:rsidRPr="00E924BE">
        <w:rPr>
          <w:lang w:eastAsia="fr-FR"/>
        </w:rPr>
        <w:t xml:space="preserve"> à </w:t>
      </w:r>
      <w:r w:rsidR="00730264">
        <w:rPr>
          <w:lang w:eastAsia="fr-FR"/>
        </w:rPr>
        <w:t>l’organisation de</w:t>
      </w:r>
      <w:r w:rsidRPr="00E924BE">
        <w:rPr>
          <w:lang w:eastAsia="fr-FR"/>
        </w:rPr>
        <w:t xml:space="preserve"> notre travail et </w:t>
      </w:r>
      <w:r w:rsidR="00730264">
        <w:rPr>
          <w:lang w:eastAsia="fr-FR"/>
        </w:rPr>
        <w:t xml:space="preserve">au choix d’un </w:t>
      </w:r>
      <w:r w:rsidR="00815C4C">
        <w:rPr>
          <w:lang w:eastAsia="fr-FR"/>
        </w:rPr>
        <w:t>thème innovant qui, durant la période du stage, fera l’objet de nos recherches et de la rédaction d’un rapport à la fin de la période définie.</w:t>
      </w:r>
    </w:p>
    <w:p w14:paraId="61310EC2" w14:textId="4ED9049E" w:rsidR="00786AD1" w:rsidRDefault="00786AD1" w:rsidP="006C04E4">
      <w:pPr>
        <w:pStyle w:val="Titre3"/>
        <w:numPr>
          <w:ilvl w:val="0"/>
          <w:numId w:val="8"/>
        </w:numPr>
      </w:pPr>
      <w:bookmarkStart w:id="34" w:name="_Toc240908103"/>
      <w:r>
        <w:t>Intégration</w:t>
      </w:r>
      <w:bookmarkEnd w:id="34"/>
      <w:r>
        <w:t xml:space="preserve"> </w:t>
      </w:r>
    </w:p>
    <w:p w14:paraId="32101B7E" w14:textId="77777777" w:rsidR="00786AD1" w:rsidRDefault="00786AD1" w:rsidP="00E924BE">
      <w:pPr>
        <w:spacing w:after="156"/>
        <w:ind w:right="2" w:firstLine="708"/>
      </w:pPr>
      <w:r>
        <w:t xml:space="preserve">Les deux premières semaines de notre stage furent le moment choisi pour combler les lacunes de chaque stagiaire grâce à de petit exercice de programmation, des questionnaires adaptés pour détecter et exterminer les lacunes. Nous avons aussi observé les différentes problématiques rencontrées par l’entreprise afin de pouvoir choisir un thème approprié pour lui apporter une solution à chaque problème. Un accent a été mis sur la conduite à tenir et le respect du règlement en vigueur. Plusieurs conseils et recommandations nous ont été prodigués pendant ces différentes séances avec le </w:t>
      </w:r>
      <w:r>
        <w:rPr>
          <w:rFonts w:eastAsia="Times New Roman" w:cs="Times New Roman"/>
          <w:b/>
        </w:rPr>
        <w:t>Directeur général</w:t>
      </w:r>
      <w:r>
        <w:t xml:space="preserve"> </w:t>
      </w:r>
      <w:r>
        <w:rPr>
          <w:rFonts w:eastAsia="Times New Roman" w:cs="Times New Roman"/>
          <w:b/>
        </w:rPr>
        <w:t>Monsieur Dikonc ZANGUE</w:t>
      </w:r>
      <w:r>
        <w:t xml:space="preserve"> et son personnel. Grâce à l’équipe professionnel de DIGITAL</w:t>
      </w:r>
      <w:r>
        <w:rPr>
          <w:rFonts w:eastAsia="Times New Roman" w:cs="Times New Roman"/>
          <w:b/>
        </w:rPr>
        <w:t xml:space="preserve"> GENERATION COMPANY SARL</w:t>
      </w:r>
      <w:r>
        <w:t xml:space="preserve">, notre phase d’insertion s’est bien déroulée car toute cette équipe était à notre écoute et disponible pour aider les stagiaires. Par la suite nous avons discuté sur nos différents thèmes. </w:t>
      </w:r>
    </w:p>
    <w:p w14:paraId="73702F78" w14:textId="31DA07C1" w:rsidR="00786AD1" w:rsidRPr="00786AD1" w:rsidRDefault="00A55293" w:rsidP="00A55293">
      <w:pPr>
        <w:rPr>
          <w:rFonts w:cs="Times New Roman"/>
          <w:b/>
          <w:color w:val="000000" w:themeColor="text1"/>
          <w:sz w:val="36"/>
          <w:szCs w:val="28"/>
        </w:rPr>
      </w:pPr>
      <w:r>
        <w:rPr>
          <w:rFonts w:cs="Times New Roman"/>
          <w:b/>
          <w:color w:val="000000" w:themeColor="text1"/>
          <w:sz w:val="36"/>
          <w:szCs w:val="28"/>
        </w:rPr>
        <w:br w:type="page"/>
      </w:r>
    </w:p>
    <w:p w14:paraId="4BCE4E62" w14:textId="795A0024" w:rsidR="00D0222A" w:rsidRPr="006236A6" w:rsidRDefault="00D0222A" w:rsidP="006C04E4">
      <w:pPr>
        <w:pStyle w:val="Titre2"/>
        <w:numPr>
          <w:ilvl w:val="0"/>
          <w:numId w:val="7"/>
        </w:numPr>
      </w:pPr>
      <w:bookmarkStart w:id="35" w:name="_Toc240908104"/>
      <w:r w:rsidRPr="002206B4">
        <w:lastRenderedPageBreak/>
        <w:t>PR</w:t>
      </w:r>
      <w:r w:rsidR="00E73682">
        <w:t>É</w:t>
      </w:r>
      <w:r w:rsidRPr="002206B4">
        <w:t>SENTATION DE L’ENTREPRISE</w:t>
      </w:r>
      <w:bookmarkEnd w:id="28"/>
      <w:bookmarkEnd w:id="29"/>
      <w:bookmarkEnd w:id="30"/>
      <w:bookmarkEnd w:id="31"/>
      <w:bookmarkEnd w:id="35"/>
    </w:p>
    <w:p w14:paraId="44A1E2AA" w14:textId="132223F6" w:rsidR="00D0222A" w:rsidRPr="00786AD1" w:rsidRDefault="00D0222A" w:rsidP="006C04E4">
      <w:pPr>
        <w:pStyle w:val="Titre3"/>
        <w:numPr>
          <w:ilvl w:val="0"/>
          <w:numId w:val="9"/>
        </w:numPr>
        <w:rPr>
          <w:rFonts w:eastAsia="Times New Roman"/>
        </w:rPr>
      </w:pPr>
      <w:bookmarkStart w:id="36" w:name="_Toc145954734"/>
      <w:bookmarkStart w:id="37" w:name="_Toc145955908"/>
      <w:bookmarkStart w:id="38" w:name="_Toc200380570"/>
      <w:bookmarkStart w:id="39" w:name="_Toc200380777"/>
      <w:bookmarkStart w:id="40" w:name="_Toc200381477"/>
      <w:bookmarkStart w:id="41" w:name="_Toc299365065"/>
      <w:bookmarkStart w:id="42" w:name="_Toc240908105"/>
      <w:r w:rsidRPr="00786AD1">
        <w:rPr>
          <w:rFonts w:eastAsia="Times New Roman"/>
        </w:rPr>
        <w:t>Historique et mission</w:t>
      </w:r>
      <w:bookmarkEnd w:id="36"/>
      <w:bookmarkEnd w:id="37"/>
      <w:bookmarkEnd w:id="38"/>
      <w:bookmarkEnd w:id="39"/>
      <w:bookmarkEnd w:id="40"/>
      <w:bookmarkEnd w:id="41"/>
      <w:r w:rsidR="00D12ECA">
        <w:rPr>
          <w:rFonts w:eastAsia="Times New Roman"/>
        </w:rPr>
        <w:t>s</w:t>
      </w:r>
      <w:bookmarkEnd w:id="42"/>
      <w:r w:rsidRPr="00786AD1">
        <w:rPr>
          <w:rFonts w:eastAsia="Times New Roman"/>
        </w:rPr>
        <w:t xml:space="preserve">  </w:t>
      </w:r>
      <w:bookmarkStart w:id="43" w:name="_Toc145954735"/>
      <w:bookmarkStart w:id="44" w:name="_Toc145955909"/>
    </w:p>
    <w:p w14:paraId="11815E2A" w14:textId="6E220825" w:rsidR="00D0222A" w:rsidRDefault="00734B25" w:rsidP="00D0222A">
      <w:pPr>
        <w:pStyle w:val="Titre4"/>
        <w:ind w:left="992"/>
        <w:rPr>
          <w:rFonts w:cs="Times New Roman"/>
          <w:b w:val="0"/>
          <w:i/>
        </w:rPr>
      </w:pPr>
      <w:bookmarkStart w:id="45" w:name="_Toc200380571"/>
      <w:bookmarkStart w:id="46" w:name="_Toc200380778"/>
      <w:bookmarkStart w:id="47" w:name="_Toc200381478"/>
      <w:bookmarkStart w:id="48" w:name="_Toc299365066"/>
      <w:bookmarkStart w:id="49" w:name="_Toc240908106"/>
      <w:r>
        <w:rPr>
          <w:rFonts w:cs="Times New Roman"/>
        </w:rPr>
        <w:t>1</w:t>
      </w:r>
      <w:r w:rsidR="00D0222A">
        <w:rPr>
          <w:rFonts w:cs="Times New Roman"/>
        </w:rPr>
        <w:t>.1 Historique</w:t>
      </w:r>
      <w:bookmarkEnd w:id="43"/>
      <w:bookmarkEnd w:id="44"/>
      <w:bookmarkEnd w:id="45"/>
      <w:bookmarkEnd w:id="46"/>
      <w:bookmarkEnd w:id="47"/>
      <w:bookmarkEnd w:id="48"/>
      <w:bookmarkEnd w:id="49"/>
      <w:r w:rsidR="00D0222A">
        <w:rPr>
          <w:rFonts w:cs="Times New Roman"/>
        </w:rPr>
        <w:t xml:space="preserve">  </w:t>
      </w:r>
    </w:p>
    <w:p w14:paraId="2B0632E6" w14:textId="77777777" w:rsidR="00D0222A" w:rsidRDefault="00D0222A" w:rsidP="00D0222A">
      <w:pPr>
        <w:spacing w:after="0"/>
        <w:ind w:left="2" w:right="267" w:firstLine="360"/>
        <w:rPr>
          <w:rFonts w:cs="Times New Roman"/>
          <w:szCs w:val="24"/>
        </w:rPr>
      </w:pPr>
      <w:r>
        <w:rPr>
          <w:rFonts w:cs="Times New Roman"/>
          <w:szCs w:val="24"/>
        </w:rPr>
        <w:t xml:space="preserve">Digital Generation Company Sarl est une structure informatique spécialisée dans le numérique qui offre des services technologiques de qualité dans l’optique de contribuer à l’émergence du numérique à travers le continent Africain et particulièrement au Cameroun. </w:t>
      </w:r>
    </w:p>
    <w:p w14:paraId="27DB5987" w14:textId="4FADE8C4" w:rsidR="00D0222A" w:rsidRDefault="00D0222A" w:rsidP="00E05D08">
      <w:pPr>
        <w:spacing w:after="0"/>
        <w:ind w:left="2" w:right="267"/>
        <w:rPr>
          <w:rFonts w:cs="Times New Roman"/>
          <w:szCs w:val="24"/>
        </w:rPr>
      </w:pPr>
      <w:r>
        <w:rPr>
          <w:rFonts w:cs="Times New Roman"/>
          <w:szCs w:val="24"/>
        </w:rPr>
        <w:t>Créée le 17 juillet 2022 par Madame KAFACK Jacqueline Germaine qui avait une vision futuriste pour le développement du numérique au Cameroun, la structure connaîtra alors plusieurs échecs à cause de nombreux problèmes auxquels elle fera face pour finalement mettre la clé à la porte durant plusieurs mois avant de renaître plu</w:t>
      </w:r>
      <w:r w:rsidR="001B05E0">
        <w:rPr>
          <w:rFonts w:cs="Times New Roman"/>
          <w:szCs w:val="24"/>
        </w:rPr>
        <w:t xml:space="preserve">s </w:t>
      </w:r>
      <w:r>
        <w:rPr>
          <w:rFonts w:cs="Times New Roman"/>
          <w:szCs w:val="24"/>
        </w:rPr>
        <w:t xml:space="preserve">tard. Ses problèmes étaient observables sur deux plans en particulier : Plan humain et plan économique. A partir du 1er janvier 2023, Digital Generation Company Sarl a connu un développement progressif et harmonieux dont les résultats sont visibles sur tous les plans. Son siège est aujourd’hui situé à Montée Science ETOUG EBE à Yaoundé, dans un immeuble en bordure de route. </w:t>
      </w:r>
    </w:p>
    <w:p w14:paraId="25065DD2" w14:textId="2E0F75D0" w:rsidR="00D0222A" w:rsidRDefault="00786AD1" w:rsidP="00D0222A">
      <w:pPr>
        <w:pStyle w:val="Titre4"/>
        <w:ind w:left="1134"/>
        <w:rPr>
          <w:rFonts w:cs="Times New Roman"/>
          <w:b w:val="0"/>
          <w:i/>
        </w:rPr>
      </w:pPr>
      <w:bookmarkStart w:id="50" w:name="_Toc145955910"/>
      <w:bookmarkStart w:id="51" w:name="_Toc145954736"/>
      <w:bookmarkStart w:id="52" w:name="_Toc200380572"/>
      <w:bookmarkStart w:id="53" w:name="_Toc200380779"/>
      <w:bookmarkStart w:id="54" w:name="_Toc200381479"/>
      <w:bookmarkStart w:id="55" w:name="_Toc299365067"/>
      <w:bookmarkStart w:id="56" w:name="_Toc240908107"/>
      <w:r>
        <w:rPr>
          <w:rFonts w:cs="Times New Roman"/>
        </w:rPr>
        <w:t>1</w:t>
      </w:r>
      <w:r w:rsidR="00D0222A">
        <w:rPr>
          <w:rFonts w:cs="Times New Roman"/>
        </w:rPr>
        <w:t>.2 Missions</w:t>
      </w:r>
      <w:bookmarkEnd w:id="50"/>
      <w:bookmarkEnd w:id="51"/>
      <w:bookmarkEnd w:id="52"/>
      <w:bookmarkEnd w:id="53"/>
      <w:bookmarkEnd w:id="54"/>
      <w:bookmarkEnd w:id="55"/>
      <w:bookmarkEnd w:id="56"/>
      <w:r w:rsidR="00D0222A">
        <w:rPr>
          <w:rFonts w:cs="Times New Roman"/>
        </w:rPr>
        <w:t xml:space="preserve"> </w:t>
      </w:r>
    </w:p>
    <w:p w14:paraId="004A0999" w14:textId="77777777" w:rsidR="00D0222A" w:rsidRDefault="00D0222A" w:rsidP="00D0222A">
      <w:pPr>
        <w:spacing w:after="0"/>
        <w:ind w:left="2" w:right="267" w:firstLine="565"/>
        <w:rPr>
          <w:rFonts w:cs="Times New Roman"/>
          <w:szCs w:val="24"/>
        </w:rPr>
      </w:pPr>
      <w:r>
        <w:rPr>
          <w:rFonts w:cs="Times New Roman"/>
          <w:szCs w:val="24"/>
        </w:rPr>
        <w:t xml:space="preserve">La mission principale de Digital Generation Company Sarl est d’offrir des services technologies de qualités, pour soutenir le développement économique et technologie de l’Afrique en générale et du Cameroun en particulier. Pour cela, elle s’est fixé les objectifs suivants : </w:t>
      </w:r>
    </w:p>
    <w:p w14:paraId="335EF0EC" w14:textId="79EEABE8" w:rsidR="00D0222A" w:rsidRPr="008713C2" w:rsidRDefault="00D0222A">
      <w:pPr>
        <w:pStyle w:val="Paragraphedeliste"/>
        <w:numPr>
          <w:ilvl w:val="0"/>
          <w:numId w:val="2"/>
        </w:numPr>
        <w:spacing w:after="0"/>
        <w:ind w:right="267"/>
        <w:rPr>
          <w:rFonts w:cs="Times New Roman"/>
          <w:szCs w:val="24"/>
        </w:rPr>
      </w:pPr>
      <w:r w:rsidRPr="008713C2">
        <w:rPr>
          <w:rFonts w:cs="Times New Roman"/>
          <w:szCs w:val="24"/>
        </w:rPr>
        <w:t>Donner une nouvelle vision de l’Afrique en général et du Cameroun en particulier au monde. Nous pensons que quitter de la paperasse c’est à dire de l’analogique au numérique contribuerait à l’amélioration des performances des services de nombreuses entreprises qui feront la fierté du continent dans les années avenir. Cela sera possible grâce à la création des applications, des logiciels, des logos, des flyers et aussi grâce aux installations réseaux et bien d’autres...</w:t>
      </w:r>
      <w:r w:rsidR="00D12ECA">
        <w:rPr>
          <w:rFonts w:cs="Times New Roman"/>
          <w:szCs w:val="24"/>
        </w:rPr>
        <w:t> ;</w:t>
      </w:r>
    </w:p>
    <w:p w14:paraId="5DA6AB14" w14:textId="1F892E25" w:rsidR="00DD303E" w:rsidRPr="002920BA" w:rsidRDefault="00D0222A">
      <w:pPr>
        <w:pStyle w:val="Paragraphedeliste"/>
        <w:numPr>
          <w:ilvl w:val="0"/>
          <w:numId w:val="2"/>
        </w:numPr>
        <w:spacing w:after="0"/>
        <w:ind w:right="267"/>
        <w:rPr>
          <w:rFonts w:cs="Times New Roman"/>
          <w:szCs w:val="24"/>
        </w:rPr>
      </w:pPr>
      <w:r w:rsidRPr="008713C2">
        <w:rPr>
          <w:rFonts w:cs="Times New Roman"/>
          <w:szCs w:val="24"/>
        </w:rPr>
        <w:t>Offrir une formation de qualité aux personnels des entreprises qui feront confiance à Digital Génération et même aux particuliers car nous pensons chez nous que tous les africains doivent être aptes à l’utilisation et la maîtrise du digital</w:t>
      </w:r>
      <w:r w:rsidR="00D12ECA">
        <w:rPr>
          <w:rFonts w:cs="Times New Roman"/>
          <w:szCs w:val="24"/>
        </w:rPr>
        <w:t>.</w:t>
      </w:r>
    </w:p>
    <w:p w14:paraId="508DDB1A" w14:textId="77777777" w:rsidR="006236A6" w:rsidRDefault="006236A6" w:rsidP="006236A6">
      <w:pPr>
        <w:spacing w:after="0"/>
        <w:ind w:left="993" w:right="267"/>
        <w:rPr>
          <w:rFonts w:cs="Times New Roman"/>
          <w:szCs w:val="24"/>
        </w:rPr>
      </w:pPr>
    </w:p>
    <w:p w14:paraId="083B4C2C" w14:textId="5E670DFB" w:rsidR="006236A6" w:rsidRPr="00ED3FC5" w:rsidRDefault="006236A6" w:rsidP="006C04E4">
      <w:pPr>
        <w:pStyle w:val="Titre3"/>
        <w:numPr>
          <w:ilvl w:val="0"/>
          <w:numId w:val="9"/>
        </w:numPr>
      </w:pPr>
      <w:bookmarkStart w:id="57" w:name="_Toc145954733"/>
      <w:bookmarkStart w:id="58" w:name="_Toc145955907"/>
      <w:bookmarkStart w:id="59" w:name="_Toc200380569"/>
      <w:bookmarkStart w:id="60" w:name="_Toc200380776"/>
      <w:bookmarkStart w:id="61" w:name="_Toc200381476"/>
      <w:bookmarkStart w:id="62" w:name="_Toc299365064"/>
      <w:bookmarkStart w:id="63" w:name="_Toc240908108"/>
      <w:r w:rsidRPr="00ED3FC5">
        <w:rPr>
          <w:rFonts w:eastAsia="Times New Roman"/>
        </w:rPr>
        <w:t>Situation géographique</w:t>
      </w:r>
      <w:bookmarkEnd w:id="57"/>
      <w:bookmarkEnd w:id="58"/>
      <w:bookmarkEnd w:id="59"/>
      <w:bookmarkEnd w:id="60"/>
      <w:bookmarkEnd w:id="61"/>
      <w:bookmarkEnd w:id="62"/>
      <w:bookmarkEnd w:id="63"/>
      <w:r w:rsidRPr="00ED3FC5">
        <w:rPr>
          <w:rFonts w:eastAsia="Times New Roman"/>
        </w:rPr>
        <w:t xml:space="preserve"> </w:t>
      </w:r>
    </w:p>
    <w:p w14:paraId="769DB13E" w14:textId="1AA5A06C" w:rsidR="00DD303E" w:rsidRDefault="006236A6" w:rsidP="00DD303E">
      <w:pPr>
        <w:ind w:firstLine="567"/>
        <w:rPr>
          <w:rFonts w:cs="Times New Roman"/>
        </w:rPr>
      </w:pPr>
      <w:r>
        <w:rPr>
          <w:rFonts w:cs="Times New Roman"/>
        </w:rPr>
        <w:t xml:space="preserve">Digital Generation Company Sarl est située à Étoug-Ébé (montée science) à Yaoundé. </w:t>
      </w:r>
    </w:p>
    <w:p w14:paraId="243B36D9" w14:textId="05515F30" w:rsidR="006236A6" w:rsidRDefault="00A55293" w:rsidP="00A55293">
      <w:pPr>
        <w:spacing w:after="291"/>
        <w:ind w:firstLine="567"/>
        <w:rPr>
          <w:rFonts w:cs="Times New Roman"/>
        </w:rPr>
      </w:pPr>
      <w:r>
        <w:rPr>
          <w:noProof/>
          <w:lang w:eastAsia="fr-FR"/>
        </w:rPr>
        <w:drawing>
          <wp:anchor distT="0" distB="0" distL="114300" distR="114300" simplePos="0" relativeHeight="251658257" behindDoc="0" locked="0" layoutInCell="1" allowOverlap="0" wp14:anchorId="664CC037" wp14:editId="284E8405">
            <wp:simplePos x="0" y="0"/>
            <wp:positionH relativeFrom="margin">
              <wp:posOffset>331470</wp:posOffset>
            </wp:positionH>
            <wp:positionV relativeFrom="paragraph">
              <wp:posOffset>400050</wp:posOffset>
            </wp:positionV>
            <wp:extent cx="5759450" cy="4305300"/>
            <wp:effectExtent l="0" t="0" r="0" b="0"/>
            <wp:wrapTopAndBottom/>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2"/>
                    <a:stretch>
                      <a:fillRect/>
                    </a:stretch>
                  </pic:blipFill>
                  <pic:spPr>
                    <a:xfrm>
                      <a:off x="0" y="0"/>
                      <a:ext cx="5759450" cy="4305300"/>
                    </a:xfrm>
                    <a:prstGeom prst="rect">
                      <a:avLst/>
                    </a:prstGeom>
                  </pic:spPr>
                </pic:pic>
              </a:graphicData>
            </a:graphic>
            <wp14:sizeRelH relativeFrom="margin">
              <wp14:pctWidth>0</wp14:pctWidth>
            </wp14:sizeRelH>
            <wp14:sizeRelV relativeFrom="margin">
              <wp14:pctHeight>0</wp14:pctHeight>
            </wp14:sizeRelV>
          </wp:anchor>
        </w:drawing>
      </w:r>
      <w:r w:rsidR="006236A6">
        <w:rPr>
          <w:rFonts w:cs="Times New Roman"/>
        </w:rPr>
        <w:t xml:space="preserve">Ainsi, le plan de localisation se présente : </w:t>
      </w:r>
    </w:p>
    <w:p w14:paraId="26988AB2" w14:textId="7DFF0788" w:rsidR="006236A6" w:rsidRPr="0051700D" w:rsidRDefault="006236A6" w:rsidP="002920BA">
      <w:pPr>
        <w:pStyle w:val="Lgende"/>
        <w:spacing w:line="360" w:lineRule="auto"/>
        <w:rPr>
          <w:rStyle w:val="Accentuation"/>
          <w:i/>
          <w:iCs/>
        </w:rPr>
      </w:pPr>
      <w:bookmarkStart w:id="64" w:name="_Toc299365178"/>
      <w:bookmarkStart w:id="65" w:name="_Toc240908016"/>
      <w:r w:rsidRPr="0051700D">
        <w:rPr>
          <w:rStyle w:val="Accentuation"/>
          <w:i/>
          <w:iCs/>
        </w:rPr>
        <w:t xml:space="preserve">Figure </w:t>
      </w:r>
      <w:r w:rsidRPr="0051700D">
        <w:rPr>
          <w:rStyle w:val="Accentuation"/>
          <w:i/>
          <w:iCs/>
        </w:rPr>
        <w:fldChar w:fldCharType="begin"/>
      </w:r>
      <w:r w:rsidRPr="0051700D">
        <w:rPr>
          <w:rStyle w:val="Accentuation"/>
          <w:i/>
          <w:iCs/>
        </w:rPr>
        <w:instrText xml:space="preserve"> SEQ Figure \* ARABIC </w:instrText>
      </w:r>
      <w:r w:rsidRPr="0051700D">
        <w:rPr>
          <w:rStyle w:val="Accentuation"/>
          <w:i/>
          <w:iCs/>
        </w:rPr>
        <w:fldChar w:fldCharType="separate"/>
      </w:r>
      <w:r w:rsidR="0088132C">
        <w:rPr>
          <w:rStyle w:val="Accentuation"/>
          <w:i/>
          <w:iCs/>
          <w:noProof/>
        </w:rPr>
        <w:t>1</w:t>
      </w:r>
      <w:r w:rsidRPr="0051700D">
        <w:rPr>
          <w:rStyle w:val="Accentuation"/>
          <w:i/>
          <w:iCs/>
        </w:rPr>
        <w:fldChar w:fldCharType="end"/>
      </w:r>
      <w:r w:rsidRPr="0051700D">
        <w:rPr>
          <w:rStyle w:val="Accentuation"/>
          <w:i/>
          <w:iCs/>
        </w:rPr>
        <w:t>: Plan de localisation de Digital Generation Company</w:t>
      </w:r>
      <w:bookmarkEnd w:id="64"/>
      <w:bookmarkEnd w:id="65"/>
    </w:p>
    <w:p w14:paraId="2D81C677" w14:textId="77777777" w:rsidR="00D0222A" w:rsidRPr="008713C2" w:rsidRDefault="00D0222A" w:rsidP="00D0222A">
      <w:pPr>
        <w:spacing w:after="0"/>
        <w:ind w:right="267"/>
        <w:rPr>
          <w:rFonts w:cs="Times New Roman"/>
          <w:szCs w:val="24"/>
        </w:rPr>
      </w:pPr>
    </w:p>
    <w:p w14:paraId="66A79174" w14:textId="77777777" w:rsidR="00D0222A" w:rsidRPr="002E5209" w:rsidRDefault="00D0222A" w:rsidP="00D0222A">
      <w:pPr>
        <w:spacing w:after="189"/>
        <w:rPr>
          <w:rFonts w:cs="Times New Roman"/>
          <w:sz w:val="6"/>
        </w:rPr>
      </w:pPr>
    </w:p>
    <w:p w14:paraId="45840142" w14:textId="0882F690" w:rsidR="00D0222A" w:rsidRPr="002206B4" w:rsidRDefault="00D0222A" w:rsidP="006C04E4">
      <w:pPr>
        <w:pStyle w:val="Titre3"/>
        <w:numPr>
          <w:ilvl w:val="0"/>
          <w:numId w:val="9"/>
        </w:numPr>
      </w:pPr>
      <w:bookmarkStart w:id="66" w:name="_Toc145955911"/>
      <w:bookmarkStart w:id="67" w:name="_Toc145954737"/>
      <w:bookmarkStart w:id="68" w:name="_Toc200380573"/>
      <w:bookmarkStart w:id="69" w:name="_Toc200380780"/>
      <w:bookmarkStart w:id="70" w:name="_Toc200381480"/>
      <w:bookmarkStart w:id="71" w:name="_Toc299365068"/>
      <w:bookmarkStart w:id="72" w:name="_Toc240908109"/>
      <w:r w:rsidRPr="002206B4">
        <w:t>Organisation interne de la structure</w:t>
      </w:r>
      <w:bookmarkEnd w:id="66"/>
      <w:bookmarkEnd w:id="67"/>
      <w:bookmarkEnd w:id="68"/>
      <w:bookmarkEnd w:id="69"/>
      <w:bookmarkEnd w:id="70"/>
      <w:bookmarkEnd w:id="71"/>
      <w:bookmarkEnd w:id="72"/>
      <w:r w:rsidRPr="002206B4">
        <w:t xml:space="preserve"> </w:t>
      </w:r>
    </w:p>
    <w:p w14:paraId="74310CF3" w14:textId="77777777" w:rsidR="00D0222A" w:rsidRPr="00176DD6" w:rsidRDefault="00D0222A" w:rsidP="00D0222A">
      <w:pPr>
        <w:spacing w:after="181"/>
        <w:ind w:firstLine="567"/>
        <w:rPr>
          <w:rFonts w:cs="Times New Roman"/>
          <w:szCs w:val="24"/>
        </w:rPr>
      </w:pPr>
      <w:r>
        <w:rPr>
          <w:rFonts w:cs="Times New Roman"/>
        </w:rPr>
        <w:t xml:space="preserve"> </w:t>
      </w:r>
      <w:r>
        <w:rPr>
          <w:rFonts w:cs="Times New Roman"/>
          <w:szCs w:val="24"/>
        </w:rPr>
        <w:t xml:space="preserve">La structure DIGITAL GENERATION COMPANY Sarl est constituée de plusieurs directions à savoir : </w:t>
      </w:r>
    </w:p>
    <w:p w14:paraId="18CACD87" w14:textId="53F52649"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générale</w:t>
      </w:r>
      <w:r w:rsidRPr="004342D2">
        <w:rPr>
          <w:rFonts w:cs="Times New Roman"/>
          <w:szCs w:val="24"/>
        </w:rPr>
        <w:t xml:space="preserve"> : sa fonction consiste à définir les objectifs de l’entreprise, prévoir et choisir les actions à accomplir, contrôler leur réalisation, prendre </w:t>
      </w:r>
      <w:r w:rsidRPr="004342D2">
        <w:rPr>
          <w:rFonts w:cs="Times New Roman"/>
          <w:szCs w:val="24"/>
        </w:rPr>
        <w:lastRenderedPageBreak/>
        <w:t>d’éventuelles mesures correctives et évolutives. Elle fait respecter toutes les priorités définies dans l’entreprise</w:t>
      </w:r>
      <w:r w:rsidR="006236A6">
        <w:rPr>
          <w:rFonts w:cs="Times New Roman"/>
          <w:szCs w:val="24"/>
        </w:rPr>
        <w:t> ;</w:t>
      </w:r>
      <w:r w:rsidRPr="004342D2">
        <w:rPr>
          <w:rFonts w:cs="Times New Roman"/>
          <w:szCs w:val="24"/>
        </w:rPr>
        <w:t xml:space="preserve">  </w:t>
      </w:r>
    </w:p>
    <w:p w14:paraId="373B6246" w14:textId="0ABCCB64"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de recherche</w:t>
      </w:r>
      <w:r w:rsidRPr="004342D2">
        <w:rPr>
          <w:rFonts w:cs="Times New Roman"/>
          <w:szCs w:val="24"/>
        </w:rPr>
        <w:t xml:space="preserve"> : elle est responsable de la planification et de la supervision des projets de recherche, de leur suivi, de leur avancement, du soutien aux membres de l’équipe. Elle recueille et analyse l’ensemble des données nécessaires à l’étude et l’éventuelle réalisation d’un sujet défini</w:t>
      </w:r>
      <w:r w:rsidR="006236A6">
        <w:rPr>
          <w:rFonts w:cs="Times New Roman"/>
          <w:szCs w:val="24"/>
        </w:rPr>
        <w:t> ;</w:t>
      </w:r>
    </w:p>
    <w:p w14:paraId="7C35F40A" w14:textId="7B455C5B"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des affaires financières</w:t>
      </w:r>
      <w:r w:rsidRPr="004342D2">
        <w:rPr>
          <w:rFonts w:cs="Times New Roman"/>
          <w:szCs w:val="24"/>
        </w:rPr>
        <w:t xml:space="preserve"> : elle assure la comptabilité de l’entreprise et la bonne gestion de la trésorerie, valide la rentabilité et la solvabilité de l’entreprise, prévoit les résultats mensuels, trimestriels et même annuels, gère les risques. Elle développe également des outils d’aide à la décision financière</w:t>
      </w:r>
      <w:r w:rsidR="00D12ECA">
        <w:rPr>
          <w:rFonts w:cs="Times New Roman"/>
          <w:szCs w:val="24"/>
        </w:rPr>
        <w:t> ;</w:t>
      </w:r>
      <w:r w:rsidRPr="004342D2">
        <w:rPr>
          <w:rFonts w:cs="Times New Roman"/>
          <w:szCs w:val="24"/>
        </w:rPr>
        <w:t xml:space="preserve"> </w:t>
      </w:r>
    </w:p>
    <w:p w14:paraId="3CE010F4" w14:textId="1AC45358"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des formations</w:t>
      </w:r>
      <w:r w:rsidRPr="004342D2">
        <w:rPr>
          <w:rFonts w:cs="Times New Roman"/>
          <w:szCs w:val="24"/>
        </w:rPr>
        <w:t xml:space="preserve"> : elle est chargée de la définition et de l’application de la politique de formation de l’entreprise, en accord avec les budgets dédiés et les obligations légales associées. Elle recense et analyse les besoins en formation au sein de l’entreprise, et veille au bon fonctionnement des sessions de ces formations</w:t>
      </w:r>
      <w:r w:rsidR="00D12ECA">
        <w:rPr>
          <w:rFonts w:cs="Times New Roman"/>
          <w:szCs w:val="24"/>
        </w:rPr>
        <w:t> ;</w:t>
      </w:r>
    </w:p>
    <w:p w14:paraId="7AF73B13" w14:textId="79C107EF"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des ressources humaines</w:t>
      </w:r>
      <w:r w:rsidRPr="004342D2">
        <w:rPr>
          <w:rFonts w:cs="Times New Roman"/>
          <w:szCs w:val="24"/>
        </w:rPr>
        <w:t xml:space="preserve"> : elle a pour mission de faire en sorte que l’organisation dispose du personnel nécessaire à son fonctionnement et que ce personnel fasse de son mieux pour améliorer la performance de l’organisation, tout en s’épanouissant</w:t>
      </w:r>
      <w:r w:rsidR="00D12ECA">
        <w:rPr>
          <w:rFonts w:cs="Times New Roman"/>
          <w:szCs w:val="24"/>
        </w:rPr>
        <w:t> ;</w:t>
      </w:r>
    </w:p>
    <w:p w14:paraId="79A25151" w14:textId="64D9D2D7"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de la communication et l’image</w:t>
      </w:r>
      <w:r w:rsidRPr="004342D2">
        <w:rPr>
          <w:rFonts w:cs="Times New Roman"/>
          <w:szCs w:val="24"/>
        </w:rPr>
        <w:t xml:space="preserve"> : elle a pour mission de promouvoir l’image de l’entreprise auprès de son environnement. Elle vise à promouvoir une image positive de l’organisation et conforme aux valeurs qu’elle veut porter et de veiller à la cohérence des messages envoyés par ladite organisation en direction de son public</w:t>
      </w:r>
      <w:r w:rsidR="00D12ECA">
        <w:rPr>
          <w:rFonts w:cs="Times New Roman"/>
          <w:szCs w:val="24"/>
        </w:rPr>
        <w:t> ;</w:t>
      </w:r>
    </w:p>
    <w:p w14:paraId="631695B9" w14:textId="2E1820AE" w:rsidR="00D0222A" w:rsidRPr="004342D2" w:rsidRDefault="00D0222A">
      <w:pPr>
        <w:pStyle w:val="Paragraphedeliste"/>
        <w:numPr>
          <w:ilvl w:val="0"/>
          <w:numId w:val="3"/>
        </w:numPr>
        <w:spacing w:after="0"/>
        <w:rPr>
          <w:rFonts w:cs="Times New Roman"/>
          <w:szCs w:val="24"/>
        </w:rPr>
      </w:pPr>
      <w:r w:rsidRPr="004342D2">
        <w:rPr>
          <w:rFonts w:eastAsia="Times New Roman" w:cs="Times New Roman"/>
          <w:b/>
          <w:szCs w:val="24"/>
        </w:rPr>
        <w:t>Direction marketing</w:t>
      </w:r>
      <w:r w:rsidRPr="004342D2">
        <w:rPr>
          <w:rFonts w:cs="Times New Roman"/>
          <w:szCs w:val="24"/>
        </w:rPr>
        <w:t xml:space="preserve"> : son rôle est d’élaborer et de mettre en œuvre des plans et actions marketing pour développer la vente des biens ou services de l’entreprise</w:t>
      </w:r>
      <w:r w:rsidR="00D12ECA">
        <w:rPr>
          <w:rFonts w:cs="Times New Roman"/>
          <w:szCs w:val="24"/>
        </w:rPr>
        <w:t> ;</w:t>
      </w:r>
      <w:r w:rsidRPr="004342D2">
        <w:rPr>
          <w:rFonts w:cs="Times New Roman"/>
          <w:szCs w:val="24"/>
        </w:rPr>
        <w:t xml:space="preserve"> </w:t>
      </w:r>
    </w:p>
    <w:p w14:paraId="747AB970" w14:textId="6CB3072E" w:rsidR="00D0222A" w:rsidRPr="004342D2" w:rsidRDefault="00D0222A">
      <w:pPr>
        <w:pStyle w:val="Paragraphedeliste"/>
        <w:numPr>
          <w:ilvl w:val="0"/>
          <w:numId w:val="3"/>
        </w:numPr>
        <w:spacing w:after="0"/>
        <w:rPr>
          <w:rFonts w:cs="Times New Roman"/>
        </w:rPr>
      </w:pPr>
      <w:r w:rsidRPr="004342D2">
        <w:rPr>
          <w:rFonts w:eastAsia="Times New Roman" w:cs="Times New Roman"/>
          <w:b/>
          <w:szCs w:val="24"/>
        </w:rPr>
        <w:t>Direction des projets</w:t>
      </w:r>
      <w:r w:rsidRPr="004342D2">
        <w:rPr>
          <w:rFonts w:cs="Times New Roman"/>
          <w:szCs w:val="24"/>
        </w:rPr>
        <w:t xml:space="preserve"> : son rôle est tout de diriger les projets en définissant les objectifs, en déterminant les moyens humains et en garantissant le budget alloué. Elle pilote l’exécution d’un ou plusieurs projets dans toute leur complexité et en assure la responsabilité dans toutes ses dimensions</w:t>
      </w:r>
      <w:r w:rsidR="00D12ECA">
        <w:rPr>
          <w:rFonts w:cs="Times New Roman"/>
          <w:szCs w:val="24"/>
        </w:rPr>
        <w:t>.</w:t>
      </w:r>
    </w:p>
    <w:p w14:paraId="5C9C6E2C" w14:textId="7384A4FF" w:rsidR="00D0222A" w:rsidRPr="00692064" w:rsidRDefault="00A3522A" w:rsidP="0078726E">
      <w:pPr>
        <w:spacing w:after="237"/>
        <w:rPr>
          <w:rFonts w:cs="Times New Roman"/>
          <w:sz w:val="4"/>
        </w:rPr>
      </w:pPr>
      <w:r>
        <w:rPr>
          <w:noProof/>
          <w:lang w:eastAsia="fr-FR"/>
        </w:rPr>
        <w:lastRenderedPageBreak/>
        <mc:AlternateContent>
          <mc:Choice Requires="wps">
            <w:drawing>
              <wp:anchor distT="0" distB="0" distL="114300" distR="114300" simplePos="0" relativeHeight="251658264" behindDoc="0" locked="0" layoutInCell="1" allowOverlap="1" wp14:anchorId="42BAC345" wp14:editId="632D3A2C">
                <wp:simplePos x="0" y="0"/>
                <wp:positionH relativeFrom="column">
                  <wp:posOffset>4713605</wp:posOffset>
                </wp:positionH>
                <wp:positionV relativeFrom="paragraph">
                  <wp:posOffset>2833370</wp:posOffset>
                </wp:positionV>
                <wp:extent cx="438150" cy="393700"/>
                <wp:effectExtent l="19050" t="19050" r="19050" b="25400"/>
                <wp:wrapNone/>
                <wp:docPr id="611133965" name="Rectangle : coins arrondis 25"/>
                <wp:cNvGraphicFramePr/>
                <a:graphic xmlns:a="http://schemas.openxmlformats.org/drawingml/2006/main">
                  <a:graphicData uri="http://schemas.microsoft.com/office/word/2010/wordprocessingShape">
                    <wps:wsp>
                      <wps:cNvSpPr/>
                      <wps:spPr>
                        <a:xfrm>
                          <a:off x="0" y="0"/>
                          <a:ext cx="438150" cy="393700"/>
                        </a:xfrm>
                        <a:prstGeom prst="roundRect">
                          <a:avLst>
                            <a:gd name="adj" fmla="val 18289"/>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31A30BF1" id="Rectangle : coins arrondis 25" o:spid="_x0000_s1026" style="position:absolute;margin-left:371.15pt;margin-top:223.1pt;width:34.5pt;height:3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19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" filled="f" strokecolor="#e00" strokeweight="3pt">
                <v:stroke joinstyle="miter"/>
              </v:roundrect>
            </w:pict>
          </mc:Fallback>
        </mc:AlternateContent>
      </w:r>
      <w:r w:rsidR="00D12ECA">
        <w:rPr>
          <w:noProof/>
          <w:lang w:eastAsia="fr-FR"/>
        </w:rPr>
        <mc:AlternateContent>
          <mc:Choice Requires="wps">
            <w:drawing>
              <wp:anchor distT="0" distB="0" distL="114300" distR="114300" simplePos="0" relativeHeight="251658256" behindDoc="0" locked="0" layoutInCell="1" allowOverlap="1" wp14:anchorId="56D2052E" wp14:editId="4AD29626">
                <wp:simplePos x="0" y="0"/>
                <wp:positionH relativeFrom="column">
                  <wp:posOffset>4729728</wp:posOffset>
                </wp:positionH>
                <wp:positionV relativeFrom="paragraph">
                  <wp:posOffset>2848555</wp:posOffset>
                </wp:positionV>
                <wp:extent cx="429371" cy="365760"/>
                <wp:effectExtent l="0" t="0" r="27940" b="15240"/>
                <wp:wrapNone/>
                <wp:docPr id="1667434963" name="Rectangle : coins arrondis 19"/>
                <wp:cNvGraphicFramePr/>
                <a:graphic xmlns:a="http://schemas.openxmlformats.org/drawingml/2006/main">
                  <a:graphicData uri="http://schemas.microsoft.com/office/word/2010/wordprocessingShape">
                    <wps:wsp>
                      <wps:cNvSpPr/>
                      <wps:spPr>
                        <a:xfrm>
                          <a:off x="0" y="0"/>
                          <a:ext cx="429371" cy="365760"/>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7820771F" id="Rectangle : coins arrondis 19" o:spid="_x0000_s1026" style="position:absolute;margin-left:372.4pt;margin-top:224.3pt;width:33.8pt;height:28.8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" filled="f" strokecolor="#c00000" strokeweight="1pt">
                <v:stroke joinstyle="miter"/>
              </v:roundrect>
            </w:pict>
          </mc:Fallback>
        </mc:AlternateContent>
      </w:r>
      <w:r w:rsidR="00692064">
        <w:rPr>
          <w:noProof/>
          <w:lang w:eastAsia="fr-FR"/>
        </w:rPr>
        <w:drawing>
          <wp:inline distT="0" distB="0" distL="0" distR="0" wp14:anchorId="1CEA891F" wp14:editId="1285EEA2">
            <wp:extent cx="5683250" cy="454788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a:picLocks noChangeAspect="1"/>
                    </pic:cNvPicPr>
                  </pic:nvPicPr>
                  <pic:blipFill rotWithShape="1">
                    <a:blip r:embed="rId23" cstate="print">
                      <a:extLst>
                        <a:ext uri="{28A0092B-C50C-407E-A947-70E740481C1C}">
                          <a14:useLocalDpi xmlns:a14="http://schemas.microsoft.com/office/drawing/2010/main" val="0"/>
                        </a:ext>
                      </a:extLst>
                    </a:blip>
                    <a:srcRect b="4200"/>
                    <a:stretch/>
                  </pic:blipFill>
                  <pic:spPr bwMode="auto">
                    <a:xfrm>
                      <a:off x="0" y="0"/>
                      <a:ext cx="5758834" cy="4608364"/>
                    </a:xfrm>
                    <a:prstGeom prst="rect">
                      <a:avLst/>
                    </a:prstGeom>
                    <a:ln>
                      <a:noFill/>
                    </a:ln>
                    <a:extLst>
                      <a:ext uri="{53640926-AAD7-44D8-BBD7-CCE9431645EC}">
                        <a14:shadowObscured xmlns:a14="http://schemas.microsoft.com/office/drawing/2010/main"/>
                      </a:ext>
                    </a:extLst>
                  </pic:spPr>
                </pic:pic>
              </a:graphicData>
            </a:graphic>
          </wp:inline>
        </w:drawing>
      </w:r>
    </w:p>
    <w:p w14:paraId="783B86FE" w14:textId="5ABA92B1" w:rsidR="00D0222A" w:rsidRPr="0051700D" w:rsidRDefault="00D0222A" w:rsidP="0078726E">
      <w:pPr>
        <w:pStyle w:val="Lgende"/>
        <w:spacing w:line="360" w:lineRule="auto"/>
        <w:rPr>
          <w:rStyle w:val="Accentuation"/>
          <w:i/>
          <w:iCs/>
        </w:rPr>
      </w:pPr>
      <w:bookmarkStart w:id="73" w:name="_Toc299365179"/>
      <w:bookmarkStart w:id="74" w:name="_Toc240908017"/>
      <w:r w:rsidRPr="0051700D">
        <w:rPr>
          <w:rStyle w:val="Accentuation"/>
          <w:i/>
          <w:iCs/>
        </w:rPr>
        <w:t xml:space="preserve">Figure </w:t>
      </w:r>
      <w:r w:rsidRPr="0051700D">
        <w:rPr>
          <w:rStyle w:val="Accentuation"/>
          <w:i/>
          <w:iCs/>
        </w:rPr>
        <w:fldChar w:fldCharType="begin"/>
      </w:r>
      <w:r w:rsidRPr="0051700D">
        <w:rPr>
          <w:rStyle w:val="Accentuation"/>
          <w:i/>
          <w:iCs/>
        </w:rPr>
        <w:instrText xml:space="preserve"> SEQ Figure \* ARABIC </w:instrText>
      </w:r>
      <w:r w:rsidRPr="0051700D">
        <w:rPr>
          <w:rStyle w:val="Accentuation"/>
          <w:i/>
          <w:iCs/>
        </w:rPr>
        <w:fldChar w:fldCharType="separate"/>
      </w:r>
      <w:r w:rsidR="0088132C">
        <w:rPr>
          <w:rStyle w:val="Accentuation"/>
          <w:i/>
          <w:iCs/>
          <w:noProof/>
        </w:rPr>
        <w:t>2</w:t>
      </w:r>
      <w:r w:rsidRPr="0051700D">
        <w:rPr>
          <w:rStyle w:val="Accentuation"/>
          <w:i/>
          <w:iCs/>
        </w:rPr>
        <w:fldChar w:fldCharType="end"/>
      </w:r>
      <w:r w:rsidRPr="0051700D">
        <w:rPr>
          <w:rStyle w:val="Accentuation"/>
          <w:i/>
          <w:iCs/>
        </w:rPr>
        <w:t>: Organigramme Digital Generation Company</w:t>
      </w:r>
      <w:bookmarkEnd w:id="73"/>
      <w:bookmarkEnd w:id="74"/>
    </w:p>
    <w:p w14:paraId="1EB6A587" w14:textId="16EAA579" w:rsidR="00D0222A" w:rsidRDefault="00D0222A" w:rsidP="00821EC8">
      <w:pPr>
        <w:rPr>
          <w:b/>
        </w:rPr>
      </w:pPr>
      <w:r>
        <w:t xml:space="preserve">Nous avons été affectés dans le </w:t>
      </w:r>
      <w:r w:rsidR="00DC53C8">
        <w:rPr>
          <w:b/>
          <w:bCs/>
        </w:rPr>
        <w:t xml:space="preserve">Service de développement </w:t>
      </w:r>
      <w:r w:rsidR="00DC53C8">
        <w:t>de la direction des projets</w:t>
      </w:r>
      <w:r>
        <w:rPr>
          <w:b/>
        </w:rPr>
        <w:t>.</w:t>
      </w:r>
    </w:p>
    <w:p w14:paraId="5FF8EB35" w14:textId="0AC743CE" w:rsidR="00D0222A" w:rsidRPr="002206B4" w:rsidRDefault="00D0222A" w:rsidP="006C04E4">
      <w:pPr>
        <w:pStyle w:val="Titre3"/>
        <w:numPr>
          <w:ilvl w:val="0"/>
          <w:numId w:val="9"/>
        </w:numPr>
        <w:rPr>
          <w:color w:val="4472C4" w:themeColor="accent1"/>
        </w:rPr>
      </w:pPr>
      <w:bookmarkStart w:id="75" w:name="_Toc145955912"/>
      <w:bookmarkStart w:id="76" w:name="_Toc145954738"/>
      <w:bookmarkStart w:id="77" w:name="_Toc200380574"/>
      <w:bookmarkStart w:id="78" w:name="_Toc200380781"/>
      <w:bookmarkStart w:id="79" w:name="_Toc200381481"/>
      <w:bookmarkStart w:id="80" w:name="_Toc299365069"/>
      <w:bookmarkStart w:id="81" w:name="_Toc240908110"/>
      <w:r w:rsidRPr="002206B4">
        <w:t>Activités et partenaires</w:t>
      </w:r>
      <w:bookmarkEnd w:id="75"/>
      <w:bookmarkEnd w:id="76"/>
      <w:bookmarkEnd w:id="77"/>
      <w:bookmarkEnd w:id="78"/>
      <w:bookmarkEnd w:id="79"/>
      <w:bookmarkEnd w:id="80"/>
      <w:bookmarkEnd w:id="81"/>
      <w:r w:rsidRPr="002206B4">
        <w:t xml:space="preserve">  </w:t>
      </w:r>
    </w:p>
    <w:p w14:paraId="6B642ED0" w14:textId="521DFCDF" w:rsidR="00D0222A" w:rsidRPr="0072460B" w:rsidRDefault="00D0222A" w:rsidP="00ED3FC5">
      <w:pPr>
        <w:pStyle w:val="Titre4"/>
        <w:ind w:left="1134"/>
        <w:rPr>
          <w:sz w:val="20"/>
        </w:rPr>
      </w:pPr>
      <w:bookmarkStart w:id="82" w:name="_Toc145955913"/>
      <w:bookmarkStart w:id="83" w:name="_Toc145954739"/>
      <w:bookmarkStart w:id="84" w:name="_Toc200380575"/>
      <w:bookmarkStart w:id="85" w:name="_Toc200380782"/>
      <w:bookmarkStart w:id="86" w:name="_Toc200381482"/>
      <w:bookmarkStart w:id="87" w:name="_Toc299365070"/>
      <w:bookmarkStart w:id="88" w:name="_Toc240908111"/>
      <w:r w:rsidRPr="0072460B">
        <w:rPr>
          <w:rFonts w:eastAsia="Times New Roman"/>
        </w:rPr>
        <w:t>4.1.  Activités</w:t>
      </w:r>
      <w:bookmarkEnd w:id="82"/>
      <w:bookmarkEnd w:id="83"/>
      <w:bookmarkEnd w:id="84"/>
      <w:bookmarkEnd w:id="85"/>
      <w:bookmarkEnd w:id="86"/>
      <w:bookmarkEnd w:id="87"/>
      <w:bookmarkEnd w:id="88"/>
      <w:r w:rsidRPr="0072460B">
        <w:rPr>
          <w:rFonts w:eastAsia="Times New Roman"/>
        </w:rPr>
        <w:t xml:space="preserve"> </w:t>
      </w:r>
    </w:p>
    <w:p w14:paraId="7D64C43D" w14:textId="77777777" w:rsidR="00D0222A" w:rsidRDefault="00D0222A" w:rsidP="00821EC8">
      <w:pPr>
        <w:ind w:firstLine="708"/>
      </w:pPr>
      <w:r>
        <w:t xml:space="preserve">Digital Génération Sarl a pour secteur d’activité : </w:t>
      </w:r>
      <w:r>
        <w:rPr>
          <w:rFonts w:eastAsia="Times New Roman"/>
          <w:b/>
        </w:rPr>
        <w:t xml:space="preserve">le secteur Tertiaire </w:t>
      </w:r>
      <w:r>
        <w:t xml:space="preserve">et propose </w:t>
      </w:r>
      <w:r>
        <w:rPr>
          <w:rFonts w:eastAsia="Times New Roman"/>
          <w:b/>
        </w:rPr>
        <w:t>des formations continues</w:t>
      </w:r>
      <w:r>
        <w:t xml:space="preserve">.  </w:t>
      </w:r>
    </w:p>
    <w:p w14:paraId="4CCE1D7B" w14:textId="5702D619" w:rsidR="0078726E" w:rsidRDefault="00D0222A" w:rsidP="00821EC8">
      <w:pPr>
        <w:rPr>
          <w:rFonts w:cs="Times New Roman"/>
          <w:szCs w:val="24"/>
        </w:rPr>
      </w:pPr>
      <w:r>
        <w:rPr>
          <w:rFonts w:cs="Times New Roman"/>
          <w:szCs w:val="24"/>
        </w:rPr>
        <w:t xml:space="preserve">      </w:t>
      </w:r>
      <w:r w:rsidR="00821EC8">
        <w:rPr>
          <w:rFonts w:cs="Times New Roman"/>
          <w:szCs w:val="24"/>
        </w:rPr>
        <w:tab/>
      </w:r>
      <w:r w:rsidRPr="00821EC8">
        <w:t>Formations continues : un certain nombre de formations professionnelles aboutissant à un certificat sont dispensées en formation continue, au bénéfice des travailleurs et autres chercheurs d’emploi</w:t>
      </w:r>
      <w:r>
        <w:rPr>
          <w:rFonts w:cs="Times New Roman"/>
          <w:szCs w:val="24"/>
        </w:rPr>
        <w:t xml:space="preserve">. </w:t>
      </w:r>
    </w:p>
    <w:p w14:paraId="51976ACA" w14:textId="77777777" w:rsidR="00D0222A" w:rsidRDefault="00D0222A" w:rsidP="00821EC8">
      <w:r>
        <w:t xml:space="preserve">Les différents services offerts par la structure sont les suivants : </w:t>
      </w:r>
    </w:p>
    <w:p w14:paraId="38E89E4D"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 xml:space="preserve">Le développement des applications, sites web dynamiques et statistiques ; </w:t>
      </w:r>
    </w:p>
    <w:p w14:paraId="4F0DBE6C"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lastRenderedPageBreak/>
        <w:t xml:space="preserve">Infographie et design ; </w:t>
      </w:r>
    </w:p>
    <w:p w14:paraId="5D4F15E4"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 xml:space="preserve">Maintenance informatique ; </w:t>
      </w:r>
    </w:p>
    <w:p w14:paraId="3E07B1CE" w14:textId="77777777" w:rsidR="00D0222A" w:rsidRPr="009B63E5" w:rsidRDefault="00D0222A">
      <w:pPr>
        <w:pStyle w:val="Paragraphedeliste"/>
        <w:numPr>
          <w:ilvl w:val="0"/>
          <w:numId w:val="4"/>
        </w:numPr>
        <w:spacing w:after="0"/>
        <w:rPr>
          <w:rFonts w:cs="Times New Roman"/>
          <w:szCs w:val="24"/>
        </w:rPr>
      </w:pPr>
      <w:r w:rsidRPr="009B63E5">
        <w:rPr>
          <w:rFonts w:eastAsia="Times New Roman" w:cs="Times New Roman"/>
          <w:szCs w:val="24"/>
        </w:rPr>
        <w:t xml:space="preserve">Réseau et sécurité informatique ; </w:t>
      </w:r>
    </w:p>
    <w:p w14:paraId="483D0DD8"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 xml:space="preserve">Analyse des projets et gestion des bases de données ; </w:t>
      </w:r>
    </w:p>
    <w:p w14:paraId="6948E16C"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 xml:space="preserve">Référencement ; </w:t>
      </w:r>
    </w:p>
    <w:p w14:paraId="2BFCD0CA"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Marketing digital ;</w:t>
      </w:r>
    </w:p>
    <w:p w14:paraId="1CE2A615" w14:textId="77777777" w:rsidR="00D0222A" w:rsidRPr="009B63E5" w:rsidRDefault="00D0222A">
      <w:pPr>
        <w:pStyle w:val="Paragraphedeliste"/>
        <w:numPr>
          <w:ilvl w:val="0"/>
          <w:numId w:val="4"/>
        </w:numPr>
        <w:spacing w:after="136"/>
        <w:rPr>
          <w:rFonts w:cs="Times New Roman"/>
          <w:szCs w:val="24"/>
        </w:rPr>
      </w:pPr>
      <w:r w:rsidRPr="009B63E5">
        <w:rPr>
          <w:rFonts w:eastAsia="Times New Roman" w:cs="Times New Roman"/>
          <w:szCs w:val="24"/>
        </w:rPr>
        <w:t xml:space="preserve">Ventes et installation ordinateurs et caméra de surveillance ; </w:t>
      </w:r>
    </w:p>
    <w:p w14:paraId="6B1D2B64" w14:textId="47ABB74E" w:rsidR="00907495" w:rsidRPr="00573507" w:rsidRDefault="00D0222A" w:rsidP="00573507">
      <w:pPr>
        <w:pStyle w:val="Paragraphedeliste"/>
        <w:numPr>
          <w:ilvl w:val="0"/>
          <w:numId w:val="4"/>
        </w:numPr>
        <w:spacing w:after="298"/>
        <w:rPr>
          <w:rFonts w:cs="Times New Roman"/>
          <w:szCs w:val="24"/>
        </w:rPr>
      </w:pPr>
      <w:r w:rsidRPr="009B63E5">
        <w:rPr>
          <w:rFonts w:eastAsia="Times New Roman" w:cs="Times New Roman"/>
          <w:szCs w:val="24"/>
        </w:rPr>
        <w:t>Autres services</w:t>
      </w:r>
      <w:r w:rsidRPr="009B63E5">
        <w:rPr>
          <w:rFonts w:cs="Times New Roman"/>
          <w:szCs w:val="24"/>
        </w:rPr>
        <w:t>.</w:t>
      </w:r>
      <w:bookmarkStart w:id="89" w:name="_Toc145955915"/>
      <w:bookmarkStart w:id="90" w:name="_Toc145954741"/>
    </w:p>
    <w:p w14:paraId="31B971AB" w14:textId="2A05FC70" w:rsidR="00D0222A" w:rsidRPr="0072460B" w:rsidRDefault="00D0222A" w:rsidP="00ED3FC5">
      <w:pPr>
        <w:pStyle w:val="Titre4"/>
        <w:ind w:left="1134"/>
        <w:rPr>
          <w:rFonts w:eastAsia="Times New Roman"/>
        </w:rPr>
      </w:pPr>
      <w:bookmarkStart w:id="91" w:name="_Toc200380577"/>
      <w:bookmarkStart w:id="92" w:name="_Toc200380784"/>
      <w:bookmarkStart w:id="93" w:name="_Toc200381484"/>
      <w:bookmarkStart w:id="94" w:name="_Toc299365072"/>
      <w:bookmarkStart w:id="95" w:name="_Toc240908112"/>
      <w:r w:rsidRPr="0072460B">
        <w:rPr>
          <w:rFonts w:eastAsia="Times New Roman"/>
        </w:rPr>
        <w:t>4.</w:t>
      </w:r>
      <w:r w:rsidR="00573507">
        <w:rPr>
          <w:rFonts w:eastAsia="Times New Roman"/>
        </w:rPr>
        <w:t>2</w:t>
      </w:r>
      <w:r w:rsidRPr="0072460B">
        <w:rPr>
          <w:rFonts w:eastAsia="Times New Roman"/>
        </w:rPr>
        <w:t>.  Partenaires</w:t>
      </w:r>
      <w:bookmarkEnd w:id="89"/>
      <w:bookmarkEnd w:id="90"/>
      <w:bookmarkEnd w:id="91"/>
      <w:bookmarkEnd w:id="92"/>
      <w:bookmarkEnd w:id="93"/>
      <w:bookmarkEnd w:id="94"/>
      <w:bookmarkEnd w:id="95"/>
    </w:p>
    <w:p w14:paraId="70DA9505" w14:textId="5D0E2099" w:rsidR="00D0222A" w:rsidRPr="00233F82" w:rsidRDefault="00A80F32" w:rsidP="00A80F32">
      <w:pPr>
        <w:pStyle w:val="Titredestableaux"/>
      </w:pPr>
      <w:bookmarkStart w:id="96" w:name="_Toc240908061"/>
      <w:r w:rsidRPr="00DD303E">
        <w:t xml:space="preserve">Tableau </w:t>
      </w:r>
      <w:fldSimple w:instr=" SEQ Tableau \* ARABIC ">
        <w:r w:rsidR="00BB03BA">
          <w:rPr>
            <w:noProof/>
          </w:rPr>
          <w:t>1</w:t>
        </w:r>
      </w:fldSimple>
      <w:r w:rsidR="00AA4F5D">
        <w:t xml:space="preserve"> </w:t>
      </w:r>
      <w:r w:rsidRPr="00DD303E">
        <w:t>: Liste des partenaires</w:t>
      </w:r>
      <w:bookmarkEnd w:id="96"/>
    </w:p>
    <w:tbl>
      <w:tblPr>
        <w:tblStyle w:val="TableGrid"/>
        <w:tblW w:w="5000" w:type="pct"/>
        <w:tblInd w:w="0"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CellMar>
          <w:right w:w="46" w:type="dxa"/>
        </w:tblCellMar>
        <w:tblLook w:val="04A0" w:firstRow="1" w:lastRow="0" w:firstColumn="1" w:lastColumn="0" w:noHBand="0" w:noVBand="1"/>
      </w:tblPr>
      <w:tblGrid>
        <w:gridCol w:w="1932"/>
        <w:gridCol w:w="2132"/>
        <w:gridCol w:w="65"/>
        <w:gridCol w:w="4913"/>
      </w:tblGrid>
      <w:tr w:rsidR="00D0222A" w14:paraId="4FB62CD6" w14:textId="77777777" w:rsidTr="00953E16">
        <w:trPr>
          <w:trHeight w:val="283"/>
        </w:trPr>
        <w:tc>
          <w:tcPr>
            <w:tcW w:w="1068" w:type="pct"/>
            <w:shd w:val="clear" w:color="auto" w:fill="00B0F0"/>
            <w:vAlign w:val="center"/>
          </w:tcPr>
          <w:p w14:paraId="0C93C73F" w14:textId="77777777" w:rsidR="00D0222A" w:rsidRDefault="00D0222A" w:rsidP="00953E16">
            <w:pPr>
              <w:jc w:val="center"/>
              <w:rPr>
                <w:rFonts w:cs="Times New Roman"/>
                <w:color w:val="FFFFFF" w:themeColor="background1"/>
                <w:szCs w:val="24"/>
              </w:rPr>
            </w:pPr>
            <w:r>
              <w:rPr>
                <w:rFonts w:eastAsia="Times New Roman" w:cs="Times New Roman"/>
                <w:b/>
                <w:color w:val="FFFFFF" w:themeColor="background1"/>
                <w:szCs w:val="24"/>
              </w:rPr>
              <w:t>LOGO</w:t>
            </w:r>
          </w:p>
        </w:tc>
        <w:tc>
          <w:tcPr>
            <w:tcW w:w="1215" w:type="pct"/>
            <w:gridSpan w:val="2"/>
            <w:shd w:val="clear" w:color="auto" w:fill="00B0F0"/>
            <w:vAlign w:val="center"/>
          </w:tcPr>
          <w:p w14:paraId="1C4F7B0E" w14:textId="77777777" w:rsidR="00D0222A" w:rsidRDefault="00D0222A" w:rsidP="00953E16">
            <w:pPr>
              <w:jc w:val="center"/>
              <w:rPr>
                <w:rFonts w:cs="Times New Roman"/>
                <w:color w:val="FFFFFF" w:themeColor="background1"/>
                <w:szCs w:val="24"/>
              </w:rPr>
            </w:pPr>
            <w:r>
              <w:rPr>
                <w:rFonts w:eastAsia="Times New Roman" w:cs="Times New Roman"/>
                <w:b/>
                <w:color w:val="FFFFFF" w:themeColor="background1"/>
                <w:szCs w:val="24"/>
              </w:rPr>
              <w:t>NOM</w:t>
            </w:r>
          </w:p>
        </w:tc>
        <w:tc>
          <w:tcPr>
            <w:tcW w:w="2716" w:type="pct"/>
            <w:shd w:val="clear" w:color="auto" w:fill="00B0F0"/>
            <w:vAlign w:val="center"/>
          </w:tcPr>
          <w:p w14:paraId="30308049" w14:textId="77777777" w:rsidR="00D0222A" w:rsidRDefault="00D0222A" w:rsidP="00953E16">
            <w:pPr>
              <w:jc w:val="center"/>
              <w:rPr>
                <w:rFonts w:cs="Times New Roman"/>
                <w:color w:val="FFFFFF" w:themeColor="background1"/>
                <w:szCs w:val="24"/>
              </w:rPr>
            </w:pPr>
            <w:r>
              <w:rPr>
                <w:rFonts w:eastAsia="Times New Roman" w:cs="Times New Roman"/>
                <w:b/>
                <w:color w:val="FFFFFF" w:themeColor="background1"/>
                <w:szCs w:val="24"/>
              </w:rPr>
              <w:t>DESCRIPTION</w:t>
            </w:r>
          </w:p>
        </w:tc>
      </w:tr>
      <w:tr w:rsidR="00D0222A" w14:paraId="7206906C" w14:textId="77777777" w:rsidTr="00953E16">
        <w:trPr>
          <w:trHeight w:hRule="exact" w:val="1200"/>
        </w:trPr>
        <w:tc>
          <w:tcPr>
            <w:tcW w:w="1068" w:type="pct"/>
            <w:vAlign w:val="center"/>
          </w:tcPr>
          <w:p w14:paraId="1AE2F00D" w14:textId="77777777" w:rsidR="00D0222A" w:rsidRDefault="00D0222A" w:rsidP="00953E16">
            <w:pPr>
              <w:ind w:left="491"/>
              <w:jc w:val="center"/>
              <w:rPr>
                <w:rFonts w:cs="Times New Roman"/>
                <w:szCs w:val="24"/>
              </w:rPr>
            </w:pPr>
            <w:r>
              <w:rPr>
                <w:rFonts w:cs="Times New Roman"/>
                <w:noProof/>
                <w:szCs w:val="24"/>
              </w:rPr>
              <w:drawing>
                <wp:anchor distT="0" distB="0" distL="114300" distR="114300" simplePos="0" relativeHeight="251658245" behindDoc="0" locked="0" layoutInCell="1" allowOverlap="0" wp14:anchorId="22836CD7" wp14:editId="26F32842">
                  <wp:simplePos x="0" y="0"/>
                  <wp:positionH relativeFrom="column">
                    <wp:posOffset>311150</wp:posOffset>
                  </wp:positionH>
                  <wp:positionV relativeFrom="paragraph">
                    <wp:posOffset>-5080</wp:posOffset>
                  </wp:positionV>
                  <wp:extent cx="727075" cy="660400"/>
                  <wp:effectExtent l="0" t="0" r="0" b="0"/>
                  <wp:wrapSquare wrapText="bothSides"/>
                  <wp:docPr id="48039" name="Picture 48039"/>
                  <wp:cNvGraphicFramePr/>
                  <a:graphic xmlns:a="http://schemas.openxmlformats.org/drawingml/2006/main">
                    <a:graphicData uri="http://schemas.openxmlformats.org/drawingml/2006/picture">
                      <pic:pic xmlns:pic="http://schemas.openxmlformats.org/drawingml/2006/picture">
                        <pic:nvPicPr>
                          <pic:cNvPr id="48039" name="Picture 48039"/>
                          <pic:cNvPicPr/>
                        </pic:nvPicPr>
                        <pic:blipFill>
                          <a:blip r:embed="rId24"/>
                          <a:stretch>
                            <a:fillRect/>
                          </a:stretch>
                        </pic:blipFill>
                        <pic:spPr>
                          <a:xfrm>
                            <a:off x="0" y="0"/>
                            <a:ext cx="727075" cy="660400"/>
                          </a:xfrm>
                          <a:prstGeom prst="rect">
                            <a:avLst/>
                          </a:prstGeom>
                        </pic:spPr>
                      </pic:pic>
                    </a:graphicData>
                  </a:graphic>
                </wp:anchor>
              </w:drawing>
            </w:r>
          </w:p>
        </w:tc>
        <w:tc>
          <w:tcPr>
            <w:tcW w:w="1215" w:type="pct"/>
            <w:gridSpan w:val="2"/>
            <w:vAlign w:val="center"/>
          </w:tcPr>
          <w:p w14:paraId="0F1FE231" w14:textId="77777777" w:rsidR="00D0222A" w:rsidRDefault="00D0222A" w:rsidP="00953E16">
            <w:pPr>
              <w:ind w:left="1"/>
              <w:jc w:val="center"/>
              <w:rPr>
                <w:rFonts w:cs="Times New Roman"/>
                <w:szCs w:val="24"/>
                <w:lang w:val="en-US"/>
              </w:rPr>
            </w:pPr>
            <w:r>
              <w:rPr>
                <w:rFonts w:cs="Times New Roman"/>
                <w:szCs w:val="24"/>
                <w:lang w:val="en-US"/>
              </w:rPr>
              <w:t>Time To chop By Grayce</w:t>
            </w:r>
          </w:p>
        </w:tc>
        <w:tc>
          <w:tcPr>
            <w:tcW w:w="2716" w:type="pct"/>
            <w:vAlign w:val="center"/>
          </w:tcPr>
          <w:p w14:paraId="55351F82" w14:textId="77777777" w:rsidR="00D0222A" w:rsidRDefault="00D0222A" w:rsidP="00953E16">
            <w:pPr>
              <w:jc w:val="center"/>
              <w:rPr>
                <w:rFonts w:cs="Times New Roman"/>
                <w:szCs w:val="24"/>
              </w:rPr>
            </w:pPr>
            <w:r>
              <w:rPr>
                <w:rFonts w:cs="Times New Roman"/>
                <w:szCs w:val="24"/>
              </w:rPr>
              <w:t>Restaurant moderne, situé à Barrière dans la ville de Yaoundé.</w:t>
            </w:r>
          </w:p>
        </w:tc>
      </w:tr>
      <w:tr w:rsidR="00D0222A" w14:paraId="1AABCC70" w14:textId="77777777" w:rsidTr="00953E16">
        <w:trPr>
          <w:trHeight w:val="1296"/>
        </w:trPr>
        <w:tc>
          <w:tcPr>
            <w:tcW w:w="1068" w:type="pct"/>
            <w:vAlign w:val="center"/>
          </w:tcPr>
          <w:p w14:paraId="00DF630B" w14:textId="77777777" w:rsidR="00D0222A" w:rsidRDefault="00D0222A" w:rsidP="00953E16">
            <w:pPr>
              <w:ind w:left="252"/>
              <w:jc w:val="center"/>
              <w:rPr>
                <w:rFonts w:cs="Times New Roman"/>
                <w:szCs w:val="24"/>
              </w:rPr>
            </w:pPr>
            <w:r>
              <w:rPr>
                <w:rFonts w:cs="Times New Roman"/>
                <w:noProof/>
                <w:szCs w:val="24"/>
              </w:rPr>
              <w:drawing>
                <wp:anchor distT="0" distB="0" distL="114300" distR="114300" simplePos="0" relativeHeight="251658246" behindDoc="0" locked="0" layoutInCell="1" allowOverlap="0" wp14:anchorId="595C2FA3" wp14:editId="409C5AE1">
                  <wp:simplePos x="0" y="0"/>
                  <wp:positionH relativeFrom="column">
                    <wp:posOffset>159385</wp:posOffset>
                  </wp:positionH>
                  <wp:positionV relativeFrom="paragraph">
                    <wp:posOffset>-635</wp:posOffset>
                  </wp:positionV>
                  <wp:extent cx="838200" cy="563880"/>
                  <wp:effectExtent l="0" t="0" r="0" b="0"/>
                  <wp:wrapSquare wrapText="bothSides"/>
                  <wp:docPr id="3233" name="Picture 3233"/>
                  <wp:cNvGraphicFramePr/>
                  <a:graphic xmlns:a="http://schemas.openxmlformats.org/drawingml/2006/main">
                    <a:graphicData uri="http://schemas.openxmlformats.org/drawingml/2006/picture">
                      <pic:pic xmlns:pic="http://schemas.openxmlformats.org/drawingml/2006/picture">
                        <pic:nvPicPr>
                          <pic:cNvPr id="3233" name="Picture 3233"/>
                          <pic:cNvPicPr/>
                        </pic:nvPicPr>
                        <pic:blipFill>
                          <a:blip r:embed="rId25"/>
                          <a:stretch>
                            <a:fillRect/>
                          </a:stretch>
                        </pic:blipFill>
                        <pic:spPr>
                          <a:xfrm>
                            <a:off x="0" y="0"/>
                            <a:ext cx="838200" cy="563880"/>
                          </a:xfrm>
                          <a:prstGeom prst="rect">
                            <a:avLst/>
                          </a:prstGeom>
                        </pic:spPr>
                      </pic:pic>
                    </a:graphicData>
                  </a:graphic>
                </wp:anchor>
              </w:drawing>
            </w:r>
          </w:p>
        </w:tc>
        <w:tc>
          <w:tcPr>
            <w:tcW w:w="1215" w:type="pct"/>
            <w:gridSpan w:val="2"/>
            <w:vAlign w:val="center"/>
          </w:tcPr>
          <w:p w14:paraId="14E74E60" w14:textId="77777777" w:rsidR="00D0222A" w:rsidRDefault="00D0222A" w:rsidP="00953E16">
            <w:pPr>
              <w:ind w:left="1"/>
              <w:jc w:val="center"/>
              <w:rPr>
                <w:rFonts w:cs="Times New Roman"/>
                <w:szCs w:val="24"/>
              </w:rPr>
            </w:pPr>
            <w:r>
              <w:rPr>
                <w:rFonts w:cs="Times New Roman"/>
                <w:szCs w:val="24"/>
              </w:rPr>
              <w:t>Duplex</w:t>
            </w:r>
          </w:p>
          <w:p w14:paraId="08B68741" w14:textId="77777777" w:rsidR="00D0222A" w:rsidRDefault="00D0222A" w:rsidP="00953E16">
            <w:pPr>
              <w:ind w:left="1"/>
              <w:jc w:val="center"/>
              <w:rPr>
                <w:rFonts w:cs="Times New Roman"/>
                <w:szCs w:val="24"/>
              </w:rPr>
            </w:pPr>
            <w:r>
              <w:rPr>
                <w:rFonts w:cs="Times New Roman"/>
                <w:szCs w:val="24"/>
              </w:rPr>
              <w:t>Polyvalent</w:t>
            </w:r>
          </w:p>
        </w:tc>
        <w:tc>
          <w:tcPr>
            <w:tcW w:w="2716" w:type="pct"/>
            <w:vAlign w:val="center"/>
          </w:tcPr>
          <w:p w14:paraId="5D6F8770" w14:textId="77777777" w:rsidR="00D0222A" w:rsidRDefault="00D0222A" w:rsidP="00953E16">
            <w:pPr>
              <w:jc w:val="center"/>
              <w:rPr>
                <w:rFonts w:cs="Times New Roman"/>
                <w:szCs w:val="24"/>
              </w:rPr>
            </w:pPr>
            <w:r>
              <w:rPr>
                <w:rFonts w:cs="Times New Roman"/>
                <w:szCs w:val="24"/>
              </w:rPr>
              <w:t xml:space="preserve">Entreprise spécialisée dans la plomberie et le carrelage, située à </w:t>
            </w:r>
            <w:proofErr w:type="spellStart"/>
            <w:r>
              <w:rPr>
                <w:rFonts w:cs="Times New Roman"/>
                <w:szCs w:val="24"/>
              </w:rPr>
              <w:t>Bonaberi</w:t>
            </w:r>
            <w:proofErr w:type="spellEnd"/>
            <w:r>
              <w:rPr>
                <w:rFonts w:cs="Times New Roman"/>
                <w:szCs w:val="24"/>
              </w:rPr>
              <w:t>-rail dans la ville de Douala</w:t>
            </w:r>
          </w:p>
        </w:tc>
      </w:tr>
      <w:tr w:rsidR="00D0222A" w14:paraId="5C49EC2F" w14:textId="77777777" w:rsidTr="00953E16">
        <w:trPr>
          <w:trHeight w:val="1316"/>
        </w:trPr>
        <w:tc>
          <w:tcPr>
            <w:tcW w:w="1068" w:type="pct"/>
            <w:vAlign w:val="center"/>
          </w:tcPr>
          <w:p w14:paraId="4BCEA054" w14:textId="77777777" w:rsidR="00D0222A" w:rsidRDefault="00D0222A" w:rsidP="00953E16">
            <w:pPr>
              <w:ind w:left="416"/>
              <w:jc w:val="center"/>
              <w:rPr>
                <w:rFonts w:cs="Times New Roman"/>
                <w:szCs w:val="24"/>
              </w:rPr>
            </w:pPr>
            <w:r>
              <w:rPr>
                <w:rFonts w:cs="Times New Roman"/>
                <w:noProof/>
                <w:szCs w:val="24"/>
              </w:rPr>
              <w:drawing>
                <wp:anchor distT="0" distB="0" distL="114300" distR="114300" simplePos="0" relativeHeight="251658247" behindDoc="0" locked="0" layoutInCell="1" allowOverlap="0" wp14:anchorId="49573B56" wp14:editId="328C24AA">
                  <wp:simplePos x="0" y="0"/>
                  <wp:positionH relativeFrom="column">
                    <wp:posOffset>264160</wp:posOffset>
                  </wp:positionH>
                  <wp:positionV relativeFrom="paragraph">
                    <wp:posOffset>107315</wp:posOffset>
                  </wp:positionV>
                  <wp:extent cx="679450" cy="577850"/>
                  <wp:effectExtent l="0" t="0" r="0" b="0"/>
                  <wp:wrapSquare wrapText="bothSides"/>
                  <wp:docPr id="48275" name="Picture 48275"/>
                  <wp:cNvGraphicFramePr/>
                  <a:graphic xmlns:a="http://schemas.openxmlformats.org/drawingml/2006/main">
                    <a:graphicData uri="http://schemas.openxmlformats.org/drawingml/2006/picture">
                      <pic:pic xmlns:pic="http://schemas.openxmlformats.org/drawingml/2006/picture">
                        <pic:nvPicPr>
                          <pic:cNvPr id="48275" name="Picture 48275"/>
                          <pic:cNvPicPr/>
                        </pic:nvPicPr>
                        <pic:blipFill>
                          <a:blip r:embed="rId26"/>
                          <a:stretch>
                            <a:fillRect/>
                          </a:stretch>
                        </pic:blipFill>
                        <pic:spPr>
                          <a:xfrm>
                            <a:off x="0" y="0"/>
                            <a:ext cx="679450" cy="577850"/>
                          </a:xfrm>
                          <a:prstGeom prst="rect">
                            <a:avLst/>
                          </a:prstGeom>
                        </pic:spPr>
                      </pic:pic>
                    </a:graphicData>
                  </a:graphic>
                </wp:anchor>
              </w:drawing>
            </w:r>
          </w:p>
        </w:tc>
        <w:tc>
          <w:tcPr>
            <w:tcW w:w="1179" w:type="pct"/>
            <w:vAlign w:val="center"/>
          </w:tcPr>
          <w:p w14:paraId="50E9A6D5" w14:textId="77777777" w:rsidR="00D0222A" w:rsidRDefault="00D0222A" w:rsidP="00953E16">
            <w:pPr>
              <w:ind w:left="110"/>
              <w:jc w:val="center"/>
              <w:rPr>
                <w:rFonts w:cs="Times New Roman"/>
                <w:szCs w:val="24"/>
              </w:rPr>
            </w:pPr>
            <w:r>
              <w:rPr>
                <w:rFonts w:cs="Times New Roman"/>
                <w:szCs w:val="24"/>
              </w:rPr>
              <w:t>Univers</w:t>
            </w:r>
          </w:p>
          <w:p w14:paraId="2EB21DEF" w14:textId="77777777" w:rsidR="00D0222A" w:rsidRDefault="00D0222A" w:rsidP="00953E16">
            <w:pPr>
              <w:ind w:left="110" w:right="245"/>
              <w:jc w:val="center"/>
              <w:rPr>
                <w:rFonts w:cs="Times New Roman"/>
                <w:szCs w:val="24"/>
              </w:rPr>
            </w:pPr>
            <w:r>
              <w:rPr>
                <w:rFonts w:cs="Times New Roman"/>
                <w:szCs w:val="24"/>
              </w:rPr>
              <w:t>Informatique</w:t>
            </w:r>
          </w:p>
          <w:p w14:paraId="02332A87" w14:textId="77777777" w:rsidR="00D0222A" w:rsidRDefault="00D0222A" w:rsidP="00953E16">
            <w:pPr>
              <w:ind w:left="110"/>
              <w:jc w:val="center"/>
              <w:rPr>
                <w:rFonts w:cs="Times New Roman"/>
                <w:szCs w:val="24"/>
              </w:rPr>
            </w:pPr>
            <w:proofErr w:type="gramStart"/>
            <w:r>
              <w:rPr>
                <w:rFonts w:cs="Times New Roman"/>
                <w:szCs w:val="24"/>
              </w:rPr>
              <w:t>et</w:t>
            </w:r>
            <w:proofErr w:type="gramEnd"/>
            <w:r>
              <w:rPr>
                <w:rFonts w:cs="Times New Roman"/>
                <w:szCs w:val="24"/>
              </w:rPr>
              <w:t xml:space="preserve"> Gestion</w:t>
            </w:r>
          </w:p>
        </w:tc>
        <w:tc>
          <w:tcPr>
            <w:tcW w:w="36" w:type="pct"/>
            <w:vAlign w:val="center"/>
          </w:tcPr>
          <w:p w14:paraId="7FF32234" w14:textId="77777777" w:rsidR="00D0222A" w:rsidRDefault="00D0222A" w:rsidP="00953E16">
            <w:pPr>
              <w:ind w:left="-149"/>
              <w:jc w:val="center"/>
              <w:rPr>
                <w:rFonts w:cs="Times New Roman"/>
                <w:szCs w:val="24"/>
              </w:rPr>
            </w:pPr>
          </w:p>
        </w:tc>
        <w:tc>
          <w:tcPr>
            <w:tcW w:w="2716" w:type="pct"/>
            <w:vAlign w:val="center"/>
          </w:tcPr>
          <w:p w14:paraId="2D7428B1" w14:textId="77777777" w:rsidR="00D0222A" w:rsidRDefault="00D0222A" w:rsidP="00953E16">
            <w:pPr>
              <w:ind w:left="108" w:right="6"/>
              <w:jc w:val="center"/>
              <w:rPr>
                <w:rFonts w:cs="Times New Roman"/>
                <w:szCs w:val="24"/>
              </w:rPr>
            </w:pPr>
            <w:proofErr w:type="gramStart"/>
            <w:r>
              <w:rPr>
                <w:rFonts w:cs="Times New Roman"/>
                <w:szCs w:val="24"/>
              </w:rPr>
              <w:t>est</w:t>
            </w:r>
            <w:proofErr w:type="gramEnd"/>
            <w:r>
              <w:rPr>
                <w:rFonts w:cs="Times New Roman"/>
                <w:szCs w:val="24"/>
              </w:rPr>
              <w:t xml:space="preserve"> une entreprise spécialisée dans des formations en informatique et dans la gestion de la comptabilité des entreprises, située à Carrière dans la ville de Yaoundé</w:t>
            </w:r>
          </w:p>
        </w:tc>
      </w:tr>
      <w:tr w:rsidR="00D0222A" w14:paraId="464C6B48" w14:textId="77777777" w:rsidTr="00953E16">
        <w:trPr>
          <w:trHeight w:val="727"/>
        </w:trPr>
        <w:tc>
          <w:tcPr>
            <w:tcW w:w="1068" w:type="pct"/>
            <w:vAlign w:val="center"/>
          </w:tcPr>
          <w:p w14:paraId="1AF6B7C5" w14:textId="77777777" w:rsidR="00D0222A" w:rsidRDefault="00D0222A" w:rsidP="00953E16">
            <w:pPr>
              <w:ind w:left="206"/>
              <w:jc w:val="center"/>
              <w:rPr>
                <w:rFonts w:cs="Times New Roman"/>
                <w:szCs w:val="24"/>
              </w:rPr>
            </w:pPr>
            <w:r>
              <w:rPr>
                <w:rFonts w:cs="Times New Roman"/>
                <w:noProof/>
                <w:szCs w:val="24"/>
              </w:rPr>
              <w:drawing>
                <wp:anchor distT="0" distB="0" distL="114300" distR="114300" simplePos="0" relativeHeight="251658248" behindDoc="0" locked="0" layoutInCell="1" allowOverlap="0" wp14:anchorId="4567601B" wp14:editId="29DEB730">
                  <wp:simplePos x="0" y="0"/>
                  <wp:positionH relativeFrom="column">
                    <wp:posOffset>130810</wp:posOffset>
                  </wp:positionH>
                  <wp:positionV relativeFrom="paragraph">
                    <wp:posOffset>126365</wp:posOffset>
                  </wp:positionV>
                  <wp:extent cx="946150" cy="317500"/>
                  <wp:effectExtent l="0" t="0" r="0" b="0"/>
                  <wp:wrapSquare wrapText="bothSides"/>
                  <wp:docPr id="48276" name="Picture 48276"/>
                  <wp:cNvGraphicFramePr/>
                  <a:graphic xmlns:a="http://schemas.openxmlformats.org/drawingml/2006/main">
                    <a:graphicData uri="http://schemas.openxmlformats.org/drawingml/2006/picture">
                      <pic:pic xmlns:pic="http://schemas.openxmlformats.org/drawingml/2006/picture">
                        <pic:nvPicPr>
                          <pic:cNvPr id="48276" name="Picture 48276"/>
                          <pic:cNvPicPr/>
                        </pic:nvPicPr>
                        <pic:blipFill>
                          <a:blip r:embed="rId27"/>
                          <a:stretch>
                            <a:fillRect/>
                          </a:stretch>
                        </pic:blipFill>
                        <pic:spPr>
                          <a:xfrm>
                            <a:off x="0" y="0"/>
                            <a:ext cx="946150" cy="317500"/>
                          </a:xfrm>
                          <a:prstGeom prst="rect">
                            <a:avLst/>
                          </a:prstGeom>
                        </pic:spPr>
                      </pic:pic>
                    </a:graphicData>
                  </a:graphic>
                </wp:anchor>
              </w:drawing>
            </w:r>
          </w:p>
        </w:tc>
        <w:tc>
          <w:tcPr>
            <w:tcW w:w="1179" w:type="pct"/>
            <w:vAlign w:val="center"/>
          </w:tcPr>
          <w:p w14:paraId="05F4BB3D" w14:textId="77777777" w:rsidR="00D0222A" w:rsidRDefault="00D0222A" w:rsidP="00953E16">
            <w:pPr>
              <w:ind w:left="110"/>
              <w:jc w:val="center"/>
              <w:rPr>
                <w:rFonts w:cs="Times New Roman"/>
                <w:szCs w:val="24"/>
              </w:rPr>
            </w:pPr>
            <w:proofErr w:type="spellStart"/>
            <w:r>
              <w:rPr>
                <w:rFonts w:cs="Times New Roman"/>
                <w:szCs w:val="24"/>
              </w:rPr>
              <w:t>Luwill</w:t>
            </w:r>
            <w:proofErr w:type="spellEnd"/>
          </w:p>
        </w:tc>
        <w:tc>
          <w:tcPr>
            <w:tcW w:w="36" w:type="pct"/>
            <w:vAlign w:val="center"/>
          </w:tcPr>
          <w:p w14:paraId="18BFCF41" w14:textId="77777777" w:rsidR="00D0222A" w:rsidRDefault="00D0222A" w:rsidP="00953E16">
            <w:pPr>
              <w:jc w:val="center"/>
              <w:rPr>
                <w:rFonts w:cs="Times New Roman"/>
                <w:szCs w:val="24"/>
              </w:rPr>
            </w:pPr>
          </w:p>
        </w:tc>
        <w:tc>
          <w:tcPr>
            <w:tcW w:w="2716" w:type="pct"/>
            <w:vAlign w:val="center"/>
          </w:tcPr>
          <w:p w14:paraId="117EBE04" w14:textId="77777777" w:rsidR="00D0222A" w:rsidRDefault="00D0222A" w:rsidP="00953E16">
            <w:pPr>
              <w:ind w:left="108"/>
              <w:jc w:val="center"/>
              <w:rPr>
                <w:rFonts w:cs="Times New Roman"/>
                <w:szCs w:val="24"/>
              </w:rPr>
            </w:pPr>
            <w:r>
              <w:rPr>
                <w:rFonts w:cs="Times New Roman"/>
                <w:szCs w:val="24"/>
              </w:rPr>
              <w:t xml:space="preserve">Entreprise de fabrication des savons liquides et des gels de douche, située à </w:t>
            </w:r>
            <w:proofErr w:type="spellStart"/>
            <w:r>
              <w:rPr>
                <w:rFonts w:cs="Times New Roman"/>
                <w:szCs w:val="24"/>
              </w:rPr>
              <w:t>Bonaberi</w:t>
            </w:r>
            <w:proofErr w:type="spellEnd"/>
            <w:r>
              <w:rPr>
                <w:rFonts w:cs="Times New Roman"/>
                <w:szCs w:val="24"/>
              </w:rPr>
              <w:t xml:space="preserve"> dans la ville de Douala</w:t>
            </w:r>
          </w:p>
        </w:tc>
      </w:tr>
      <w:tr w:rsidR="00D0222A" w14:paraId="110F47B8" w14:textId="77777777" w:rsidTr="00953E16">
        <w:trPr>
          <w:trHeight w:val="977"/>
        </w:trPr>
        <w:tc>
          <w:tcPr>
            <w:tcW w:w="1068" w:type="pct"/>
            <w:vAlign w:val="center"/>
          </w:tcPr>
          <w:p w14:paraId="7CBC7C19" w14:textId="77777777" w:rsidR="00D0222A" w:rsidRDefault="00D0222A" w:rsidP="00953E16">
            <w:pPr>
              <w:ind w:left="110" w:right="605"/>
              <w:jc w:val="center"/>
              <w:rPr>
                <w:rFonts w:cs="Times New Roman"/>
                <w:szCs w:val="24"/>
              </w:rPr>
            </w:pPr>
            <w:r>
              <w:rPr>
                <w:rFonts w:cs="Times New Roman"/>
                <w:noProof/>
                <w:szCs w:val="24"/>
              </w:rPr>
              <w:drawing>
                <wp:anchor distT="0" distB="0" distL="114300" distR="114300" simplePos="0" relativeHeight="251658249" behindDoc="0" locked="0" layoutInCell="1" allowOverlap="0" wp14:anchorId="60267BEF" wp14:editId="3F6D7550">
                  <wp:simplePos x="0" y="0"/>
                  <wp:positionH relativeFrom="column">
                    <wp:posOffset>410210</wp:posOffset>
                  </wp:positionH>
                  <wp:positionV relativeFrom="paragraph">
                    <wp:posOffset>-3175</wp:posOffset>
                  </wp:positionV>
                  <wp:extent cx="708025" cy="558800"/>
                  <wp:effectExtent l="0" t="0" r="0" b="0"/>
                  <wp:wrapSquare wrapText="bothSides"/>
                  <wp:docPr id="48277" name="Picture 48277"/>
                  <wp:cNvGraphicFramePr/>
                  <a:graphic xmlns:a="http://schemas.openxmlformats.org/drawingml/2006/main">
                    <a:graphicData uri="http://schemas.openxmlformats.org/drawingml/2006/picture">
                      <pic:pic xmlns:pic="http://schemas.openxmlformats.org/drawingml/2006/picture">
                        <pic:nvPicPr>
                          <pic:cNvPr id="48277" name="Picture 48277"/>
                          <pic:cNvPicPr/>
                        </pic:nvPicPr>
                        <pic:blipFill>
                          <a:blip r:embed="rId28"/>
                          <a:stretch>
                            <a:fillRect/>
                          </a:stretch>
                        </pic:blipFill>
                        <pic:spPr>
                          <a:xfrm>
                            <a:off x="0" y="0"/>
                            <a:ext cx="708025" cy="558800"/>
                          </a:xfrm>
                          <a:prstGeom prst="rect">
                            <a:avLst/>
                          </a:prstGeom>
                        </pic:spPr>
                      </pic:pic>
                    </a:graphicData>
                  </a:graphic>
                </wp:anchor>
              </w:drawing>
            </w:r>
          </w:p>
        </w:tc>
        <w:tc>
          <w:tcPr>
            <w:tcW w:w="1179" w:type="pct"/>
            <w:vAlign w:val="center"/>
          </w:tcPr>
          <w:p w14:paraId="65F1CE34" w14:textId="77777777" w:rsidR="00D0222A" w:rsidRDefault="00D0222A" w:rsidP="00953E16">
            <w:pPr>
              <w:ind w:left="110"/>
              <w:jc w:val="center"/>
              <w:rPr>
                <w:rFonts w:cs="Times New Roman"/>
                <w:szCs w:val="24"/>
              </w:rPr>
            </w:pPr>
            <w:r>
              <w:rPr>
                <w:rFonts w:cs="Times New Roman"/>
                <w:szCs w:val="24"/>
              </w:rPr>
              <w:t xml:space="preserve">Ks </w:t>
            </w:r>
            <w:proofErr w:type="spellStart"/>
            <w:r>
              <w:rPr>
                <w:rFonts w:cs="Times New Roman"/>
                <w:szCs w:val="24"/>
              </w:rPr>
              <w:t>food</w:t>
            </w:r>
            <w:proofErr w:type="spellEnd"/>
            <w:r>
              <w:rPr>
                <w:rFonts w:cs="Times New Roman"/>
                <w:szCs w:val="24"/>
              </w:rPr>
              <w:t xml:space="preserve"> 237</w:t>
            </w:r>
          </w:p>
        </w:tc>
        <w:tc>
          <w:tcPr>
            <w:tcW w:w="36" w:type="pct"/>
            <w:vAlign w:val="center"/>
          </w:tcPr>
          <w:p w14:paraId="08809C4D" w14:textId="77777777" w:rsidR="00D0222A" w:rsidRDefault="00D0222A" w:rsidP="00953E16">
            <w:pPr>
              <w:jc w:val="center"/>
              <w:rPr>
                <w:rFonts w:cs="Times New Roman"/>
                <w:szCs w:val="24"/>
              </w:rPr>
            </w:pPr>
          </w:p>
        </w:tc>
        <w:tc>
          <w:tcPr>
            <w:tcW w:w="2716" w:type="pct"/>
            <w:vAlign w:val="center"/>
          </w:tcPr>
          <w:p w14:paraId="48F8EFAB" w14:textId="77777777" w:rsidR="00D0222A" w:rsidRDefault="00D0222A" w:rsidP="00953E16">
            <w:pPr>
              <w:ind w:left="108"/>
              <w:jc w:val="center"/>
              <w:rPr>
                <w:rFonts w:cs="Times New Roman"/>
                <w:szCs w:val="24"/>
              </w:rPr>
            </w:pPr>
            <w:r>
              <w:rPr>
                <w:rFonts w:cs="Times New Roman"/>
                <w:szCs w:val="24"/>
              </w:rPr>
              <w:t>Restaurant et snack bar, situé à Simbock dans la ville de Yaoundé</w:t>
            </w:r>
          </w:p>
        </w:tc>
      </w:tr>
      <w:tr w:rsidR="00D0222A" w14:paraId="5E48914B" w14:textId="77777777" w:rsidTr="00953E16">
        <w:trPr>
          <w:trHeight w:hRule="exact" w:val="1226"/>
        </w:trPr>
        <w:tc>
          <w:tcPr>
            <w:tcW w:w="1068" w:type="pct"/>
            <w:vAlign w:val="center"/>
          </w:tcPr>
          <w:p w14:paraId="123F1418" w14:textId="77777777" w:rsidR="00D0222A" w:rsidRDefault="00D0222A" w:rsidP="00953E16">
            <w:pPr>
              <w:ind w:left="617"/>
              <w:jc w:val="center"/>
              <w:rPr>
                <w:rFonts w:cs="Times New Roman"/>
                <w:szCs w:val="24"/>
              </w:rPr>
            </w:pPr>
            <w:r>
              <w:rPr>
                <w:rFonts w:cs="Times New Roman"/>
                <w:noProof/>
                <w:szCs w:val="24"/>
              </w:rPr>
              <w:drawing>
                <wp:anchor distT="0" distB="0" distL="114300" distR="114300" simplePos="0" relativeHeight="251658250" behindDoc="0" locked="0" layoutInCell="1" allowOverlap="0" wp14:anchorId="653A50B5" wp14:editId="09371702">
                  <wp:simplePos x="0" y="0"/>
                  <wp:positionH relativeFrom="column">
                    <wp:posOffset>391160</wp:posOffset>
                  </wp:positionH>
                  <wp:positionV relativeFrom="paragraph">
                    <wp:posOffset>59055</wp:posOffset>
                  </wp:positionV>
                  <wp:extent cx="638810" cy="638810"/>
                  <wp:effectExtent l="0" t="0" r="0" b="0"/>
                  <wp:wrapSquare wrapText="bothSides"/>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29"/>
                          <a:stretch>
                            <a:fillRect/>
                          </a:stretch>
                        </pic:blipFill>
                        <pic:spPr>
                          <a:xfrm>
                            <a:off x="0" y="0"/>
                            <a:ext cx="638556" cy="638556"/>
                          </a:xfrm>
                          <a:prstGeom prst="rect">
                            <a:avLst/>
                          </a:prstGeom>
                        </pic:spPr>
                      </pic:pic>
                    </a:graphicData>
                  </a:graphic>
                </wp:anchor>
              </w:drawing>
            </w:r>
          </w:p>
        </w:tc>
        <w:tc>
          <w:tcPr>
            <w:tcW w:w="1179" w:type="pct"/>
            <w:vAlign w:val="center"/>
          </w:tcPr>
          <w:p w14:paraId="18F2A3AE" w14:textId="77777777" w:rsidR="00D0222A" w:rsidRDefault="00D0222A" w:rsidP="00953E16">
            <w:pPr>
              <w:ind w:left="110"/>
              <w:jc w:val="center"/>
              <w:rPr>
                <w:rFonts w:cs="Times New Roman"/>
                <w:szCs w:val="24"/>
              </w:rPr>
            </w:pPr>
            <w:r>
              <w:rPr>
                <w:rFonts w:cs="Times New Roman"/>
                <w:szCs w:val="24"/>
              </w:rPr>
              <w:t>Auto-école la Gloire</w:t>
            </w:r>
          </w:p>
        </w:tc>
        <w:tc>
          <w:tcPr>
            <w:tcW w:w="36" w:type="pct"/>
            <w:vAlign w:val="center"/>
          </w:tcPr>
          <w:p w14:paraId="2F7DFE36" w14:textId="77777777" w:rsidR="00D0222A" w:rsidRDefault="00D0222A" w:rsidP="00953E16">
            <w:pPr>
              <w:ind w:left="1"/>
              <w:jc w:val="center"/>
              <w:rPr>
                <w:rFonts w:cs="Times New Roman"/>
                <w:szCs w:val="24"/>
              </w:rPr>
            </w:pPr>
          </w:p>
        </w:tc>
        <w:tc>
          <w:tcPr>
            <w:tcW w:w="2716" w:type="pct"/>
            <w:vAlign w:val="center"/>
          </w:tcPr>
          <w:p w14:paraId="0F8E39B5" w14:textId="77777777" w:rsidR="00D0222A" w:rsidRDefault="00D0222A" w:rsidP="00953E16">
            <w:pPr>
              <w:ind w:left="108"/>
              <w:jc w:val="center"/>
              <w:rPr>
                <w:rFonts w:cs="Times New Roman"/>
                <w:szCs w:val="24"/>
              </w:rPr>
            </w:pPr>
            <w:r>
              <w:rPr>
                <w:rFonts w:cs="Times New Roman"/>
                <w:szCs w:val="24"/>
              </w:rPr>
              <w:t>Ecole de formation en conduite, située dans plusieurs villes du Cameroun</w:t>
            </w:r>
          </w:p>
        </w:tc>
      </w:tr>
      <w:tr w:rsidR="00D0222A" w14:paraId="35FD074E" w14:textId="77777777" w:rsidTr="00953E16">
        <w:trPr>
          <w:trHeight w:val="1289"/>
        </w:trPr>
        <w:tc>
          <w:tcPr>
            <w:tcW w:w="1068" w:type="pct"/>
            <w:vAlign w:val="center"/>
          </w:tcPr>
          <w:p w14:paraId="20FAE176" w14:textId="77777777" w:rsidR="00D0222A" w:rsidRDefault="00D0222A" w:rsidP="00953E16">
            <w:pPr>
              <w:ind w:left="416"/>
              <w:jc w:val="center"/>
              <w:rPr>
                <w:rFonts w:cs="Times New Roman"/>
                <w:szCs w:val="24"/>
              </w:rPr>
            </w:pPr>
            <w:r>
              <w:rPr>
                <w:rFonts w:cs="Times New Roman"/>
                <w:noProof/>
                <w:szCs w:val="24"/>
              </w:rPr>
              <w:lastRenderedPageBreak/>
              <w:drawing>
                <wp:anchor distT="0" distB="0" distL="114300" distR="114300" simplePos="0" relativeHeight="251658251" behindDoc="0" locked="0" layoutInCell="1" allowOverlap="0" wp14:anchorId="217A66BE" wp14:editId="6FC457A5">
                  <wp:simplePos x="0" y="0"/>
                  <wp:positionH relativeFrom="column">
                    <wp:posOffset>312420</wp:posOffset>
                  </wp:positionH>
                  <wp:positionV relativeFrom="paragraph">
                    <wp:posOffset>19685</wp:posOffset>
                  </wp:positionV>
                  <wp:extent cx="825500" cy="755650"/>
                  <wp:effectExtent l="0" t="0" r="0" b="6350"/>
                  <wp:wrapNone/>
                  <wp:docPr id="48278" name="Picture 48278"/>
                  <wp:cNvGraphicFramePr/>
                  <a:graphic xmlns:a="http://schemas.openxmlformats.org/drawingml/2006/main">
                    <a:graphicData uri="http://schemas.openxmlformats.org/drawingml/2006/picture">
                      <pic:pic xmlns:pic="http://schemas.openxmlformats.org/drawingml/2006/picture">
                        <pic:nvPicPr>
                          <pic:cNvPr id="48278" name="Picture 48278"/>
                          <pic:cNvPicPr/>
                        </pic:nvPicPr>
                        <pic:blipFill>
                          <a:blip r:embed="rId30"/>
                          <a:stretch>
                            <a:fillRect/>
                          </a:stretch>
                        </pic:blipFill>
                        <pic:spPr>
                          <a:xfrm>
                            <a:off x="0" y="0"/>
                            <a:ext cx="825500" cy="755650"/>
                          </a:xfrm>
                          <a:prstGeom prst="rect">
                            <a:avLst/>
                          </a:prstGeom>
                        </pic:spPr>
                      </pic:pic>
                    </a:graphicData>
                  </a:graphic>
                </wp:anchor>
              </w:drawing>
            </w:r>
          </w:p>
        </w:tc>
        <w:tc>
          <w:tcPr>
            <w:tcW w:w="1179" w:type="pct"/>
            <w:vAlign w:val="center"/>
          </w:tcPr>
          <w:p w14:paraId="53A81EF8" w14:textId="77777777" w:rsidR="00D0222A" w:rsidRDefault="00D0222A" w:rsidP="00953E16">
            <w:pPr>
              <w:ind w:left="110"/>
              <w:jc w:val="center"/>
              <w:rPr>
                <w:rFonts w:cs="Times New Roman"/>
                <w:szCs w:val="24"/>
              </w:rPr>
            </w:pPr>
            <w:proofErr w:type="spellStart"/>
            <w:r>
              <w:rPr>
                <w:rFonts w:cs="Times New Roman"/>
                <w:szCs w:val="24"/>
              </w:rPr>
              <w:t>Dauline</w:t>
            </w:r>
            <w:proofErr w:type="spellEnd"/>
            <w:r>
              <w:rPr>
                <w:rFonts w:cs="Times New Roman"/>
                <w:szCs w:val="24"/>
              </w:rPr>
              <w:t xml:space="preserve"> center</w:t>
            </w:r>
          </w:p>
        </w:tc>
        <w:tc>
          <w:tcPr>
            <w:tcW w:w="36" w:type="pct"/>
            <w:vAlign w:val="center"/>
          </w:tcPr>
          <w:p w14:paraId="73B8E549" w14:textId="77777777" w:rsidR="00D0222A" w:rsidRDefault="00D0222A" w:rsidP="00953E16">
            <w:pPr>
              <w:jc w:val="center"/>
              <w:rPr>
                <w:rFonts w:cs="Times New Roman"/>
                <w:szCs w:val="24"/>
              </w:rPr>
            </w:pPr>
          </w:p>
        </w:tc>
        <w:tc>
          <w:tcPr>
            <w:tcW w:w="2716" w:type="pct"/>
            <w:vAlign w:val="center"/>
          </w:tcPr>
          <w:p w14:paraId="17410F84" w14:textId="77777777" w:rsidR="00D0222A" w:rsidRDefault="00D0222A" w:rsidP="00953E16">
            <w:pPr>
              <w:ind w:left="108" w:right="5"/>
              <w:jc w:val="center"/>
              <w:rPr>
                <w:rFonts w:cs="Times New Roman"/>
                <w:szCs w:val="24"/>
              </w:rPr>
            </w:pPr>
            <w:r>
              <w:rPr>
                <w:rFonts w:cs="Times New Roman"/>
                <w:szCs w:val="24"/>
              </w:rPr>
              <w:t>Entreprise spécialisée dans l’évènementiel et dans la vente des appareils et accessoires électroniques, située à Yaoundé</w:t>
            </w:r>
          </w:p>
        </w:tc>
      </w:tr>
    </w:tbl>
    <w:p w14:paraId="527757B1" w14:textId="77777777" w:rsidR="00DD303E" w:rsidRDefault="00DD303E" w:rsidP="001D6D79">
      <w:pPr>
        <w:spacing w:after="255"/>
        <w:rPr>
          <w:rFonts w:cs="Times New Roman"/>
          <w:b/>
          <w:i/>
          <w:iCs/>
          <w:color w:val="5B9BD5" w:themeColor="accent5"/>
          <w:sz w:val="20"/>
        </w:rPr>
      </w:pPr>
      <w:bookmarkStart w:id="97" w:name="_Toc201409220"/>
    </w:p>
    <w:p w14:paraId="408FE2C9" w14:textId="77777777" w:rsidR="00010FBD" w:rsidRDefault="00010FBD" w:rsidP="001D6D79">
      <w:pPr>
        <w:spacing w:after="255"/>
        <w:rPr>
          <w:rFonts w:cs="Times New Roman"/>
          <w:b/>
          <w:i/>
          <w:iCs/>
          <w:color w:val="5B9BD5" w:themeColor="accent5"/>
          <w:sz w:val="20"/>
        </w:rPr>
      </w:pPr>
    </w:p>
    <w:p w14:paraId="7205D710" w14:textId="6C7C88BC" w:rsidR="00D0222A" w:rsidRPr="00ED3FC5" w:rsidRDefault="00D0222A" w:rsidP="006C04E4">
      <w:pPr>
        <w:pStyle w:val="Titre3"/>
        <w:numPr>
          <w:ilvl w:val="0"/>
          <w:numId w:val="9"/>
        </w:numPr>
      </w:pPr>
      <w:bookmarkStart w:id="98" w:name="_Toc145955916"/>
      <w:bookmarkStart w:id="99" w:name="_Toc145954742"/>
      <w:bookmarkStart w:id="100" w:name="_Toc200380578"/>
      <w:bookmarkStart w:id="101" w:name="_Toc200380785"/>
      <w:bookmarkStart w:id="102" w:name="_Toc200381485"/>
      <w:bookmarkStart w:id="103" w:name="_Toc299365073"/>
      <w:bookmarkStart w:id="104" w:name="_Toc240908113"/>
      <w:bookmarkEnd w:id="97"/>
      <w:r w:rsidRPr="00ED3FC5">
        <w:t>Ressources de l’entreprise</w:t>
      </w:r>
      <w:bookmarkEnd w:id="98"/>
      <w:bookmarkEnd w:id="99"/>
      <w:bookmarkEnd w:id="100"/>
      <w:bookmarkEnd w:id="101"/>
      <w:bookmarkEnd w:id="102"/>
      <w:bookmarkEnd w:id="103"/>
      <w:bookmarkEnd w:id="104"/>
      <w:r w:rsidRPr="00ED3FC5">
        <w:t xml:space="preserve">  </w:t>
      </w:r>
    </w:p>
    <w:p w14:paraId="6E131553" w14:textId="637E2EC7" w:rsidR="007D3754" w:rsidRDefault="00D0222A" w:rsidP="00D0222A">
      <w:pPr>
        <w:spacing w:after="192"/>
        <w:rPr>
          <w:rFonts w:cs="Times New Roman"/>
          <w:szCs w:val="24"/>
        </w:rPr>
      </w:pPr>
      <w:r>
        <w:rPr>
          <w:rFonts w:cs="Times New Roman"/>
          <w:szCs w:val="24"/>
        </w:rPr>
        <w:t>La structure a en son sein de nombreuses ressources matérielles et logicielles.</w:t>
      </w:r>
    </w:p>
    <w:p w14:paraId="34C61F4D" w14:textId="534ADD55" w:rsidR="00E05AC6" w:rsidRPr="00233F82" w:rsidRDefault="00D0222A" w:rsidP="00233F82">
      <w:pPr>
        <w:pStyle w:val="Titre4"/>
        <w:ind w:left="1134"/>
        <w:rPr>
          <w:rFonts w:eastAsia="Times New Roman"/>
        </w:rPr>
      </w:pPr>
      <w:bookmarkStart w:id="105" w:name="_Toc145954743"/>
      <w:bookmarkStart w:id="106" w:name="_Toc145955917"/>
      <w:bookmarkStart w:id="107" w:name="_Toc200380579"/>
      <w:bookmarkStart w:id="108" w:name="_Toc200380786"/>
      <w:bookmarkStart w:id="109" w:name="_Toc200381486"/>
      <w:bookmarkStart w:id="110" w:name="_Toc299365074"/>
      <w:bookmarkStart w:id="111" w:name="_Toc240908114"/>
      <w:r w:rsidRPr="0072460B">
        <w:rPr>
          <w:rFonts w:eastAsia="Times New Roman"/>
        </w:rPr>
        <w:t>5.1. Ressources matérielles</w:t>
      </w:r>
      <w:bookmarkEnd w:id="105"/>
      <w:bookmarkEnd w:id="106"/>
      <w:bookmarkEnd w:id="107"/>
      <w:bookmarkEnd w:id="108"/>
      <w:bookmarkEnd w:id="109"/>
      <w:bookmarkEnd w:id="110"/>
      <w:bookmarkEnd w:id="111"/>
      <w:r w:rsidRPr="0072460B">
        <w:rPr>
          <w:rFonts w:eastAsia="Times New Roman"/>
        </w:rPr>
        <w:t xml:space="preserve">  </w:t>
      </w:r>
    </w:p>
    <w:p w14:paraId="4BAF8375" w14:textId="31B37C90" w:rsidR="00233F82" w:rsidRPr="00233F82" w:rsidRDefault="00233F82" w:rsidP="00233F82">
      <w:pPr>
        <w:pStyle w:val="Titredestableaux"/>
        <w:rPr>
          <w:rStyle w:val="Accentuation"/>
          <w:b w:val="0"/>
          <w:bCs/>
          <w:i/>
          <w:iCs/>
        </w:rPr>
      </w:pPr>
      <w:bookmarkStart w:id="112" w:name="_Toc240908062"/>
      <w:r w:rsidRPr="00233F82">
        <w:rPr>
          <w:rStyle w:val="Accentuation"/>
          <w:bCs/>
          <w:i/>
          <w:iCs/>
        </w:rPr>
        <w:t xml:space="preserve">Tableau </w:t>
      </w:r>
      <w:r w:rsidRPr="00233F82">
        <w:rPr>
          <w:rStyle w:val="Accentuation"/>
          <w:b w:val="0"/>
          <w:bCs/>
          <w:i/>
          <w:iCs/>
        </w:rPr>
        <w:fldChar w:fldCharType="begin"/>
      </w:r>
      <w:r w:rsidRPr="00233F82">
        <w:rPr>
          <w:rStyle w:val="Accentuation"/>
          <w:bCs/>
          <w:i/>
          <w:iCs/>
        </w:rPr>
        <w:instrText xml:space="preserve"> SEQ Tableau \* ARABIC </w:instrText>
      </w:r>
      <w:r w:rsidRPr="00233F82">
        <w:rPr>
          <w:rStyle w:val="Accentuation"/>
          <w:b w:val="0"/>
          <w:bCs/>
          <w:i/>
          <w:iCs/>
        </w:rPr>
        <w:fldChar w:fldCharType="separate"/>
      </w:r>
      <w:r w:rsidR="00BB03BA">
        <w:rPr>
          <w:rStyle w:val="Accentuation"/>
          <w:bCs/>
          <w:i/>
          <w:iCs/>
          <w:noProof/>
        </w:rPr>
        <w:t>2</w:t>
      </w:r>
      <w:r w:rsidRPr="00233F82">
        <w:rPr>
          <w:rStyle w:val="Accentuation"/>
          <w:b w:val="0"/>
          <w:bCs/>
          <w:i/>
          <w:iCs/>
        </w:rPr>
        <w:fldChar w:fldCharType="end"/>
      </w:r>
      <w:r w:rsidRPr="00233F82">
        <w:rPr>
          <w:rStyle w:val="Accentuation"/>
          <w:bCs/>
          <w:i/>
          <w:iCs/>
        </w:rPr>
        <w:t xml:space="preserve"> : Liste des matériels</w:t>
      </w:r>
      <w:bookmarkEnd w:id="112"/>
    </w:p>
    <w:tbl>
      <w:tblPr>
        <w:tblStyle w:val="TableGrid"/>
        <w:tblpPr w:leftFromText="141" w:rightFromText="141" w:vertAnchor="text" w:horzAnchor="margin" w:tblpY="3"/>
        <w:tblW w:w="5121" w:type="pct"/>
        <w:tblInd w:w="0"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CellMar>
          <w:right w:w="46" w:type="dxa"/>
        </w:tblCellMar>
        <w:tblLook w:val="04A0" w:firstRow="1" w:lastRow="0" w:firstColumn="1" w:lastColumn="0" w:noHBand="0" w:noVBand="1"/>
      </w:tblPr>
      <w:tblGrid>
        <w:gridCol w:w="2775"/>
        <w:gridCol w:w="87"/>
        <w:gridCol w:w="6399"/>
      </w:tblGrid>
      <w:tr w:rsidR="007D3754" w14:paraId="749AA88F" w14:textId="77777777" w:rsidTr="007D3754">
        <w:trPr>
          <w:trHeight w:val="291"/>
        </w:trPr>
        <w:tc>
          <w:tcPr>
            <w:tcW w:w="1545" w:type="pct"/>
            <w:gridSpan w:val="2"/>
            <w:shd w:val="clear" w:color="auto" w:fill="00B0F0"/>
            <w:vAlign w:val="center"/>
          </w:tcPr>
          <w:p w14:paraId="45A643E7" w14:textId="77777777" w:rsidR="007D3754" w:rsidRDefault="007D3754" w:rsidP="007D3754">
            <w:pPr>
              <w:jc w:val="center"/>
              <w:rPr>
                <w:rFonts w:cs="Times New Roman"/>
                <w:color w:val="FFFFFF" w:themeColor="background1"/>
                <w:szCs w:val="24"/>
              </w:rPr>
            </w:pPr>
            <w:r>
              <w:rPr>
                <w:rFonts w:eastAsia="Times New Roman" w:cs="Times New Roman"/>
                <w:b/>
                <w:color w:val="FFFFFF" w:themeColor="background1"/>
                <w:szCs w:val="24"/>
              </w:rPr>
              <w:t>CATÉGORIES</w:t>
            </w:r>
          </w:p>
        </w:tc>
        <w:tc>
          <w:tcPr>
            <w:tcW w:w="3455" w:type="pct"/>
            <w:shd w:val="clear" w:color="auto" w:fill="00B0F0"/>
            <w:vAlign w:val="center"/>
          </w:tcPr>
          <w:p w14:paraId="1687D8F3" w14:textId="77777777" w:rsidR="007D3754" w:rsidRPr="0026357C" w:rsidRDefault="007D3754" w:rsidP="007D3754">
            <w:pPr>
              <w:jc w:val="center"/>
              <w:rPr>
                <w:rFonts w:cs="Times New Roman"/>
                <w:b/>
                <w:bCs/>
                <w:color w:val="FFFFFF" w:themeColor="background1"/>
                <w:szCs w:val="24"/>
              </w:rPr>
            </w:pPr>
            <w:r w:rsidRPr="0026357C">
              <w:rPr>
                <w:rFonts w:cs="Times New Roman"/>
                <w:b/>
                <w:bCs/>
                <w:color w:val="FFFFFF" w:themeColor="background1"/>
                <w:szCs w:val="24"/>
              </w:rPr>
              <w:t>ÉLÉMENTS</w:t>
            </w:r>
          </w:p>
        </w:tc>
      </w:tr>
      <w:tr w:rsidR="007D3754" w14:paraId="18197336" w14:textId="77777777" w:rsidTr="007D3754">
        <w:trPr>
          <w:trHeight w:hRule="exact" w:val="1012"/>
        </w:trPr>
        <w:tc>
          <w:tcPr>
            <w:tcW w:w="1545" w:type="pct"/>
            <w:gridSpan w:val="2"/>
            <w:vAlign w:val="center"/>
          </w:tcPr>
          <w:p w14:paraId="6C415E52" w14:textId="77777777" w:rsidR="007D3754" w:rsidRDefault="007D3754" w:rsidP="007D3754">
            <w:pPr>
              <w:ind w:left="1"/>
              <w:jc w:val="center"/>
              <w:rPr>
                <w:rFonts w:cs="Times New Roman"/>
                <w:szCs w:val="24"/>
                <w:lang w:val="en-US"/>
              </w:rPr>
            </w:pPr>
            <w:r w:rsidRPr="00F93A7C">
              <w:rPr>
                <w:rFonts w:eastAsia="Times New Roman" w:cs="Times New Roman"/>
                <w:b/>
                <w:szCs w:val="24"/>
              </w:rPr>
              <w:t>Matériels Informatiques</w:t>
            </w:r>
          </w:p>
        </w:tc>
        <w:tc>
          <w:tcPr>
            <w:tcW w:w="3455" w:type="pct"/>
            <w:vAlign w:val="center"/>
          </w:tcPr>
          <w:p w14:paraId="22CC710B" w14:textId="77777777" w:rsidR="007D3754" w:rsidRDefault="007D3754" w:rsidP="007D3754">
            <w:pPr>
              <w:jc w:val="center"/>
              <w:rPr>
                <w:rFonts w:cs="Times New Roman"/>
                <w:szCs w:val="24"/>
              </w:rPr>
            </w:pPr>
            <w:r w:rsidRPr="00F93A7C">
              <w:rPr>
                <w:rFonts w:cs="Times New Roman"/>
                <w:szCs w:val="24"/>
              </w:rPr>
              <w:t>Laptops, Desktops, imprimantes, serveur et câbles (VGA, HDMI…</w:t>
            </w:r>
            <w:proofErr w:type="gramStart"/>
            <w:r w:rsidRPr="00F93A7C">
              <w:rPr>
                <w:rFonts w:cs="Times New Roman"/>
                <w:szCs w:val="24"/>
              </w:rPr>
              <w:t>) </w:t>
            </w:r>
            <w:r>
              <w:rPr>
                <w:rFonts w:cs="Times New Roman"/>
                <w:szCs w:val="24"/>
              </w:rPr>
              <w:t>.</w:t>
            </w:r>
            <w:proofErr w:type="gramEnd"/>
          </w:p>
        </w:tc>
      </w:tr>
      <w:tr w:rsidR="007D3754" w14:paraId="7923066E" w14:textId="77777777" w:rsidTr="007D3754">
        <w:trPr>
          <w:trHeight w:val="1126"/>
        </w:trPr>
        <w:tc>
          <w:tcPr>
            <w:tcW w:w="1545" w:type="pct"/>
            <w:gridSpan w:val="2"/>
            <w:vAlign w:val="center"/>
          </w:tcPr>
          <w:p w14:paraId="2365ABA5" w14:textId="77777777" w:rsidR="007D3754" w:rsidRDefault="007D3754" w:rsidP="007D3754">
            <w:pPr>
              <w:ind w:left="1"/>
              <w:jc w:val="center"/>
              <w:rPr>
                <w:rFonts w:cs="Times New Roman"/>
                <w:szCs w:val="24"/>
              </w:rPr>
            </w:pPr>
            <w:r w:rsidRPr="00F93A7C">
              <w:rPr>
                <w:rFonts w:eastAsia="Times New Roman" w:cs="Times New Roman"/>
                <w:b/>
                <w:szCs w:val="24"/>
              </w:rPr>
              <w:t>Matériels électroménagers</w:t>
            </w:r>
          </w:p>
        </w:tc>
        <w:tc>
          <w:tcPr>
            <w:tcW w:w="3455" w:type="pct"/>
            <w:vAlign w:val="center"/>
          </w:tcPr>
          <w:p w14:paraId="0E76A84B" w14:textId="77777777" w:rsidR="007D3754" w:rsidRDefault="007D3754" w:rsidP="007D3754">
            <w:pPr>
              <w:jc w:val="center"/>
              <w:rPr>
                <w:rFonts w:cs="Times New Roman"/>
                <w:szCs w:val="24"/>
              </w:rPr>
            </w:pPr>
            <w:r w:rsidRPr="00F93A7C">
              <w:rPr>
                <w:rFonts w:cs="Times New Roman"/>
                <w:szCs w:val="24"/>
              </w:rPr>
              <w:t>Micro-onde, réfrigérateur, cafetière, climatiseur et ventilateur ;</w:t>
            </w:r>
          </w:p>
        </w:tc>
      </w:tr>
      <w:tr w:rsidR="007D3754" w14:paraId="0ED42B27" w14:textId="77777777" w:rsidTr="007D3754">
        <w:trPr>
          <w:trHeight w:val="1018"/>
        </w:trPr>
        <w:tc>
          <w:tcPr>
            <w:tcW w:w="1498" w:type="pct"/>
            <w:vAlign w:val="center"/>
          </w:tcPr>
          <w:p w14:paraId="4FBAAB36" w14:textId="77777777" w:rsidR="007D3754" w:rsidRDefault="007D3754" w:rsidP="007D3754">
            <w:pPr>
              <w:ind w:left="110"/>
              <w:jc w:val="center"/>
              <w:rPr>
                <w:rFonts w:cs="Times New Roman"/>
                <w:szCs w:val="24"/>
              </w:rPr>
            </w:pPr>
            <w:r w:rsidRPr="00F93A7C">
              <w:rPr>
                <w:rFonts w:eastAsia="Times New Roman" w:cs="Times New Roman"/>
                <w:b/>
                <w:szCs w:val="24"/>
              </w:rPr>
              <w:t>Matériels accessoires</w:t>
            </w:r>
          </w:p>
        </w:tc>
        <w:tc>
          <w:tcPr>
            <w:tcW w:w="46" w:type="pct"/>
            <w:vAlign w:val="center"/>
          </w:tcPr>
          <w:p w14:paraId="47471D32" w14:textId="77777777" w:rsidR="007D3754" w:rsidRDefault="007D3754" w:rsidP="007D3754">
            <w:pPr>
              <w:ind w:left="-149"/>
              <w:jc w:val="center"/>
              <w:rPr>
                <w:rFonts w:cs="Times New Roman"/>
                <w:szCs w:val="24"/>
              </w:rPr>
            </w:pPr>
          </w:p>
        </w:tc>
        <w:tc>
          <w:tcPr>
            <w:tcW w:w="3455" w:type="pct"/>
            <w:vAlign w:val="center"/>
          </w:tcPr>
          <w:p w14:paraId="0E37D432" w14:textId="77777777" w:rsidR="007D3754" w:rsidRDefault="007D3754" w:rsidP="007D3754">
            <w:pPr>
              <w:ind w:left="108" w:right="6"/>
              <w:jc w:val="center"/>
              <w:rPr>
                <w:rFonts w:cs="Times New Roman"/>
                <w:szCs w:val="24"/>
              </w:rPr>
            </w:pPr>
            <w:r w:rsidRPr="00F93A7C">
              <w:rPr>
                <w:rFonts w:cs="Times New Roman"/>
                <w:szCs w:val="24"/>
              </w:rPr>
              <w:t>Rallonges, régulateur tension et onduleur </w:t>
            </w:r>
          </w:p>
        </w:tc>
      </w:tr>
      <w:tr w:rsidR="007D3754" w14:paraId="63B62DCC" w14:textId="77777777" w:rsidTr="007D3754">
        <w:trPr>
          <w:trHeight w:val="1117"/>
        </w:trPr>
        <w:tc>
          <w:tcPr>
            <w:tcW w:w="1498" w:type="pct"/>
            <w:vAlign w:val="center"/>
          </w:tcPr>
          <w:p w14:paraId="7C88385A" w14:textId="77777777" w:rsidR="007D3754" w:rsidRDefault="007D3754" w:rsidP="007D3754">
            <w:pPr>
              <w:ind w:left="110"/>
              <w:jc w:val="center"/>
              <w:rPr>
                <w:rFonts w:cs="Times New Roman"/>
                <w:szCs w:val="24"/>
              </w:rPr>
            </w:pPr>
            <w:r w:rsidRPr="00F93A7C">
              <w:rPr>
                <w:rFonts w:eastAsia="Times New Roman" w:cs="Times New Roman"/>
                <w:b/>
                <w:szCs w:val="24"/>
              </w:rPr>
              <w:t>Matériels de présentation assisté par ordinateur</w:t>
            </w:r>
          </w:p>
        </w:tc>
        <w:tc>
          <w:tcPr>
            <w:tcW w:w="46" w:type="pct"/>
            <w:vAlign w:val="center"/>
          </w:tcPr>
          <w:p w14:paraId="10E6D5F3" w14:textId="77777777" w:rsidR="007D3754" w:rsidRDefault="007D3754" w:rsidP="007D3754">
            <w:pPr>
              <w:jc w:val="center"/>
              <w:rPr>
                <w:rFonts w:cs="Times New Roman"/>
                <w:szCs w:val="24"/>
              </w:rPr>
            </w:pPr>
          </w:p>
        </w:tc>
        <w:tc>
          <w:tcPr>
            <w:tcW w:w="3455" w:type="pct"/>
            <w:vAlign w:val="center"/>
          </w:tcPr>
          <w:p w14:paraId="02AA8B7F" w14:textId="77777777" w:rsidR="007D3754" w:rsidRDefault="007D3754" w:rsidP="007D3754">
            <w:pPr>
              <w:ind w:left="108"/>
              <w:jc w:val="center"/>
              <w:rPr>
                <w:rFonts w:cs="Times New Roman"/>
                <w:szCs w:val="24"/>
              </w:rPr>
            </w:pPr>
            <w:proofErr w:type="gramStart"/>
            <w:r w:rsidRPr="00F93A7C">
              <w:rPr>
                <w:rFonts w:cs="Times New Roman"/>
                <w:szCs w:val="24"/>
              </w:rPr>
              <w:t>vidéo</w:t>
            </w:r>
            <w:proofErr w:type="gramEnd"/>
            <w:r w:rsidRPr="00F93A7C">
              <w:rPr>
                <w:rFonts w:cs="Times New Roman"/>
                <w:szCs w:val="24"/>
              </w:rPr>
              <w:t xml:space="preserve"> projecteur, et écran plat ;</w:t>
            </w:r>
          </w:p>
        </w:tc>
      </w:tr>
    </w:tbl>
    <w:p w14:paraId="743D2A44" w14:textId="6D25F268" w:rsidR="00D0222A" w:rsidRDefault="00D0222A" w:rsidP="00D0222A">
      <w:pPr>
        <w:spacing w:after="0"/>
        <w:ind w:firstLine="284"/>
        <w:rPr>
          <w:rFonts w:cs="Times New Roman"/>
          <w:sz w:val="16"/>
        </w:rPr>
      </w:pPr>
    </w:p>
    <w:p w14:paraId="5105FE1A" w14:textId="77777777" w:rsidR="00D12ECA" w:rsidRPr="004A4C92" w:rsidRDefault="00D12ECA" w:rsidP="00D0222A">
      <w:pPr>
        <w:spacing w:after="0"/>
        <w:ind w:firstLine="284"/>
        <w:rPr>
          <w:rFonts w:cs="Times New Roman"/>
          <w:sz w:val="16"/>
        </w:rPr>
      </w:pPr>
    </w:p>
    <w:p w14:paraId="7BBF768F" w14:textId="41CAEC48" w:rsidR="001C03E7" w:rsidRPr="00233F82" w:rsidRDefault="00D0222A" w:rsidP="00233F82">
      <w:pPr>
        <w:pStyle w:val="Titre4"/>
        <w:ind w:left="1134"/>
        <w:rPr>
          <w:rFonts w:eastAsia="Times New Roman"/>
        </w:rPr>
      </w:pPr>
      <w:bookmarkStart w:id="113" w:name="_Toc145955918"/>
      <w:bookmarkStart w:id="114" w:name="_Toc145954744"/>
      <w:bookmarkStart w:id="115" w:name="_Toc200380580"/>
      <w:bookmarkStart w:id="116" w:name="_Toc200380787"/>
      <w:bookmarkStart w:id="117" w:name="_Toc200381487"/>
      <w:bookmarkStart w:id="118" w:name="_Toc299365075"/>
      <w:bookmarkStart w:id="119" w:name="_Toc240908115"/>
      <w:r w:rsidRPr="0072460B">
        <w:rPr>
          <w:rFonts w:eastAsia="Times New Roman"/>
        </w:rPr>
        <w:t>5.2. Ressources logicielles</w:t>
      </w:r>
      <w:bookmarkEnd w:id="113"/>
      <w:bookmarkEnd w:id="114"/>
      <w:bookmarkEnd w:id="115"/>
      <w:bookmarkEnd w:id="116"/>
      <w:bookmarkEnd w:id="117"/>
      <w:bookmarkEnd w:id="118"/>
      <w:bookmarkEnd w:id="119"/>
      <w:r w:rsidRPr="0072460B">
        <w:rPr>
          <w:rFonts w:eastAsia="Times New Roman"/>
        </w:rPr>
        <w:t xml:space="preserve">  </w:t>
      </w:r>
    </w:p>
    <w:p w14:paraId="260AC0C1" w14:textId="03D01CC8" w:rsidR="00233F82" w:rsidRDefault="00233F82" w:rsidP="00233F82">
      <w:pPr>
        <w:pStyle w:val="Titredestableaux"/>
      </w:pPr>
      <w:bookmarkStart w:id="120" w:name="_Toc240908063"/>
      <w:r>
        <w:t xml:space="preserve">Tableau </w:t>
      </w:r>
      <w:fldSimple w:instr=" SEQ Tableau \* ARABIC ">
        <w:r w:rsidR="00BB03BA">
          <w:rPr>
            <w:noProof/>
          </w:rPr>
          <w:t>3</w:t>
        </w:r>
      </w:fldSimple>
      <w:r>
        <w:t xml:space="preserve"> : Liste des logiciels</w:t>
      </w:r>
      <w:bookmarkEnd w:id="120"/>
    </w:p>
    <w:tbl>
      <w:tblPr>
        <w:tblStyle w:val="TableGrid"/>
        <w:tblpPr w:leftFromText="141" w:rightFromText="141" w:vertAnchor="text" w:horzAnchor="margin" w:tblpY="3"/>
        <w:tblW w:w="5000" w:type="pct"/>
        <w:tblInd w:w="0"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CellMar>
          <w:right w:w="46" w:type="dxa"/>
        </w:tblCellMar>
        <w:tblLook w:val="04A0" w:firstRow="1" w:lastRow="0" w:firstColumn="1" w:lastColumn="0" w:noHBand="0" w:noVBand="1"/>
      </w:tblPr>
      <w:tblGrid>
        <w:gridCol w:w="4521"/>
        <w:gridCol w:w="4521"/>
      </w:tblGrid>
      <w:tr w:rsidR="008E66EA" w14:paraId="4FD59A9F" w14:textId="35FEAD58" w:rsidTr="008E66EA">
        <w:trPr>
          <w:trHeight w:val="306"/>
        </w:trPr>
        <w:tc>
          <w:tcPr>
            <w:tcW w:w="2500" w:type="pct"/>
            <w:shd w:val="clear" w:color="auto" w:fill="00B0F0"/>
            <w:vAlign w:val="center"/>
          </w:tcPr>
          <w:p w14:paraId="44461663" w14:textId="123FA2A5" w:rsidR="008E66EA" w:rsidRPr="0026357C" w:rsidRDefault="008E66EA" w:rsidP="008E66EA">
            <w:pPr>
              <w:jc w:val="center"/>
              <w:rPr>
                <w:rFonts w:cs="Times New Roman"/>
                <w:b/>
                <w:bCs/>
                <w:color w:val="FFFFFF" w:themeColor="background1"/>
                <w:szCs w:val="24"/>
              </w:rPr>
            </w:pPr>
            <w:r>
              <w:rPr>
                <w:rFonts w:cs="Times New Roman"/>
                <w:b/>
                <w:bCs/>
                <w:color w:val="FFFFFF" w:themeColor="background1"/>
                <w:szCs w:val="24"/>
              </w:rPr>
              <w:t>LOGICIELS</w:t>
            </w:r>
          </w:p>
        </w:tc>
        <w:tc>
          <w:tcPr>
            <w:tcW w:w="2500" w:type="pct"/>
            <w:shd w:val="clear" w:color="auto" w:fill="00B0F0"/>
          </w:tcPr>
          <w:p w14:paraId="064CDD58" w14:textId="52E2FF0F" w:rsidR="008E66EA" w:rsidRPr="0026357C" w:rsidRDefault="008E66EA" w:rsidP="00953E16">
            <w:pPr>
              <w:jc w:val="center"/>
              <w:rPr>
                <w:rFonts w:cs="Times New Roman"/>
                <w:b/>
                <w:bCs/>
                <w:color w:val="FFFFFF" w:themeColor="background1"/>
                <w:szCs w:val="24"/>
              </w:rPr>
            </w:pPr>
            <w:r>
              <w:rPr>
                <w:rFonts w:cs="Times New Roman"/>
                <w:b/>
                <w:bCs/>
                <w:color w:val="FFFFFF" w:themeColor="background1"/>
                <w:szCs w:val="24"/>
              </w:rPr>
              <w:t>LOGOS</w:t>
            </w:r>
          </w:p>
        </w:tc>
      </w:tr>
      <w:tr w:rsidR="008E66EA" w14:paraId="719C5CB6" w14:textId="4DD41A50" w:rsidTr="008E66EA">
        <w:trPr>
          <w:trHeight w:hRule="exact" w:val="1144"/>
        </w:trPr>
        <w:tc>
          <w:tcPr>
            <w:tcW w:w="2500" w:type="pct"/>
            <w:vAlign w:val="center"/>
          </w:tcPr>
          <w:p w14:paraId="3233359B" w14:textId="03AE6CB8" w:rsidR="008E66EA" w:rsidRPr="00F70397" w:rsidRDefault="008E66EA" w:rsidP="00F70397">
            <w:pPr>
              <w:spacing w:after="20"/>
              <w:ind w:left="283"/>
              <w:rPr>
                <w:rFonts w:cs="Times New Roman"/>
                <w:szCs w:val="24"/>
              </w:rPr>
            </w:pPr>
            <w:r w:rsidRPr="00F70397">
              <w:rPr>
                <w:rFonts w:cs="Times New Roman"/>
                <w:szCs w:val="24"/>
              </w:rPr>
              <w:t>Package Microsoft ;</w:t>
            </w:r>
          </w:p>
        </w:tc>
        <w:tc>
          <w:tcPr>
            <w:tcW w:w="2500" w:type="pct"/>
          </w:tcPr>
          <w:p w14:paraId="5D024262" w14:textId="462E1ACD" w:rsidR="008E66EA" w:rsidRPr="00F70397" w:rsidRDefault="008E66EA" w:rsidP="00F70397">
            <w:pPr>
              <w:spacing w:after="20"/>
              <w:ind w:left="283"/>
              <w:rPr>
                <w:rFonts w:cs="Times New Roman"/>
                <w:szCs w:val="24"/>
              </w:rPr>
            </w:pPr>
            <w:r>
              <w:rPr>
                <w:rFonts w:cs="Times New Roman"/>
                <w:szCs w:val="24"/>
              </w:rPr>
              <w:t xml:space="preserve">                </w:t>
            </w:r>
            <w:r>
              <w:rPr>
                <w:noProof/>
              </w:rPr>
              <w:drawing>
                <wp:inline distT="0" distB="0" distL="0" distR="0" wp14:anchorId="6C07351D" wp14:editId="60429EFC">
                  <wp:extent cx="1143000" cy="723900"/>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31"/>
                          <a:stretch>
                            <a:fillRect/>
                          </a:stretch>
                        </pic:blipFill>
                        <pic:spPr>
                          <a:xfrm>
                            <a:off x="0" y="0"/>
                            <a:ext cx="1143000" cy="723900"/>
                          </a:xfrm>
                          <a:prstGeom prst="rect">
                            <a:avLst/>
                          </a:prstGeom>
                        </pic:spPr>
                      </pic:pic>
                    </a:graphicData>
                  </a:graphic>
                </wp:inline>
              </w:drawing>
            </w:r>
          </w:p>
        </w:tc>
      </w:tr>
      <w:tr w:rsidR="008E66EA" w14:paraId="62D17B01" w14:textId="3AB982D8" w:rsidTr="008E66EA">
        <w:trPr>
          <w:trHeight w:val="942"/>
        </w:trPr>
        <w:tc>
          <w:tcPr>
            <w:tcW w:w="2500" w:type="pct"/>
            <w:vAlign w:val="center"/>
          </w:tcPr>
          <w:p w14:paraId="5649A87C" w14:textId="23B642DC" w:rsidR="008E66EA" w:rsidRPr="00F70397" w:rsidRDefault="008E66EA" w:rsidP="00F70397">
            <w:pPr>
              <w:spacing w:after="20"/>
              <w:ind w:left="283"/>
              <w:rPr>
                <w:rFonts w:cs="Times New Roman"/>
                <w:szCs w:val="24"/>
              </w:rPr>
            </w:pPr>
            <w:r w:rsidRPr="00F70397">
              <w:rPr>
                <w:rFonts w:cs="Times New Roman"/>
                <w:szCs w:val="24"/>
              </w:rPr>
              <w:lastRenderedPageBreak/>
              <w:t>Package Adobe ;</w:t>
            </w:r>
          </w:p>
        </w:tc>
        <w:tc>
          <w:tcPr>
            <w:tcW w:w="2500" w:type="pct"/>
          </w:tcPr>
          <w:p w14:paraId="79DD58C1" w14:textId="49CE38BF" w:rsidR="008E66EA" w:rsidRPr="00F70397" w:rsidRDefault="00D27260" w:rsidP="00F70397">
            <w:pPr>
              <w:spacing w:after="20"/>
              <w:ind w:left="283"/>
              <w:rPr>
                <w:rFonts w:cs="Times New Roman"/>
                <w:szCs w:val="24"/>
              </w:rPr>
            </w:pPr>
            <w:r>
              <w:rPr>
                <w:rFonts w:cs="Times New Roman"/>
                <w:szCs w:val="24"/>
              </w:rPr>
              <w:t xml:space="preserve">                </w:t>
            </w:r>
            <w:r>
              <w:rPr>
                <w:noProof/>
              </w:rPr>
              <w:drawing>
                <wp:inline distT="0" distB="0" distL="0" distR="0" wp14:anchorId="09AD1CF9" wp14:editId="5D47DE80">
                  <wp:extent cx="1092200" cy="617220"/>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32"/>
                          <a:stretch>
                            <a:fillRect/>
                          </a:stretch>
                        </pic:blipFill>
                        <pic:spPr>
                          <a:xfrm>
                            <a:off x="0" y="0"/>
                            <a:ext cx="1092200" cy="617220"/>
                          </a:xfrm>
                          <a:prstGeom prst="rect">
                            <a:avLst/>
                          </a:prstGeom>
                        </pic:spPr>
                      </pic:pic>
                    </a:graphicData>
                  </a:graphic>
                </wp:inline>
              </w:drawing>
            </w:r>
          </w:p>
        </w:tc>
      </w:tr>
      <w:tr w:rsidR="008E66EA" w14:paraId="743119B1" w14:textId="3BA2DE79" w:rsidTr="008E66EA">
        <w:trPr>
          <w:trHeight w:val="942"/>
        </w:trPr>
        <w:tc>
          <w:tcPr>
            <w:tcW w:w="2500" w:type="pct"/>
            <w:vAlign w:val="center"/>
          </w:tcPr>
          <w:p w14:paraId="3B923CBE" w14:textId="570BF8C2" w:rsidR="008E66EA" w:rsidRPr="00F70397" w:rsidRDefault="008E66EA" w:rsidP="00F70397">
            <w:pPr>
              <w:spacing w:after="20"/>
              <w:ind w:left="283"/>
              <w:rPr>
                <w:rFonts w:cs="Times New Roman"/>
                <w:szCs w:val="24"/>
              </w:rPr>
            </w:pPr>
            <w:r w:rsidRPr="00F70397">
              <w:rPr>
                <w:rFonts w:cs="Times New Roman"/>
                <w:szCs w:val="24"/>
              </w:rPr>
              <w:t>Google chrome version 102.0.5005.87 ;</w:t>
            </w:r>
          </w:p>
        </w:tc>
        <w:tc>
          <w:tcPr>
            <w:tcW w:w="2500" w:type="pct"/>
          </w:tcPr>
          <w:p w14:paraId="723D9342" w14:textId="3C9D9AA4" w:rsidR="00FD16BD" w:rsidRPr="00F70397" w:rsidRDefault="00BD665D" w:rsidP="00FD16BD">
            <w:pPr>
              <w:spacing w:after="20"/>
              <w:jc w:val="center"/>
              <w:rPr>
                <w:rFonts w:cs="Times New Roman"/>
                <w:szCs w:val="24"/>
              </w:rPr>
            </w:pPr>
            <w:r>
              <w:rPr>
                <w:noProof/>
              </w:rPr>
              <w:drawing>
                <wp:inline distT="0" distB="0" distL="0" distR="0" wp14:anchorId="337FC752" wp14:editId="06C45FEA">
                  <wp:extent cx="787693" cy="710419"/>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33"/>
                          <a:stretch>
                            <a:fillRect/>
                          </a:stretch>
                        </pic:blipFill>
                        <pic:spPr>
                          <a:xfrm>
                            <a:off x="0" y="0"/>
                            <a:ext cx="791625" cy="713965"/>
                          </a:xfrm>
                          <a:prstGeom prst="rect">
                            <a:avLst/>
                          </a:prstGeom>
                        </pic:spPr>
                      </pic:pic>
                    </a:graphicData>
                  </a:graphic>
                </wp:inline>
              </w:drawing>
            </w:r>
          </w:p>
        </w:tc>
      </w:tr>
      <w:tr w:rsidR="008E66EA" w14:paraId="66E5C98D" w14:textId="3F4739DF" w:rsidTr="008E66EA">
        <w:trPr>
          <w:trHeight w:val="958"/>
        </w:trPr>
        <w:tc>
          <w:tcPr>
            <w:tcW w:w="2500" w:type="pct"/>
            <w:vAlign w:val="center"/>
          </w:tcPr>
          <w:p w14:paraId="63D7BFCB" w14:textId="503064B3" w:rsidR="008E66EA" w:rsidRPr="00F70397" w:rsidRDefault="008E66EA" w:rsidP="00F70397">
            <w:pPr>
              <w:spacing w:after="20"/>
              <w:ind w:left="283"/>
              <w:rPr>
                <w:rFonts w:cs="Times New Roman"/>
                <w:szCs w:val="24"/>
              </w:rPr>
            </w:pPr>
            <w:r w:rsidRPr="00F70397">
              <w:rPr>
                <w:rFonts w:cs="Times New Roman"/>
                <w:szCs w:val="24"/>
              </w:rPr>
              <w:t>Antivirus version pro ;</w:t>
            </w:r>
          </w:p>
        </w:tc>
        <w:tc>
          <w:tcPr>
            <w:tcW w:w="2500" w:type="pct"/>
          </w:tcPr>
          <w:p w14:paraId="2A83F342" w14:textId="17A38E84" w:rsidR="008E66EA" w:rsidRPr="00F70397" w:rsidRDefault="00BD665D" w:rsidP="00F70397">
            <w:pPr>
              <w:spacing w:after="20"/>
              <w:ind w:left="283"/>
              <w:rPr>
                <w:rFonts w:cs="Times New Roman"/>
                <w:szCs w:val="24"/>
              </w:rPr>
            </w:pPr>
            <w:r>
              <w:rPr>
                <w:rFonts w:cs="Times New Roman"/>
                <w:szCs w:val="24"/>
              </w:rPr>
              <w:t xml:space="preserve">            </w:t>
            </w:r>
            <w:r>
              <w:rPr>
                <w:noProof/>
              </w:rPr>
              <w:drawing>
                <wp:inline distT="0" distB="0" distL="0" distR="0" wp14:anchorId="018C8EB0" wp14:editId="16B3FE71">
                  <wp:extent cx="1600200" cy="1028700"/>
                  <wp:effectExtent l="0" t="0" r="0" b="0"/>
                  <wp:docPr id="9863" name="Picture 9863"/>
                  <wp:cNvGraphicFramePr/>
                  <a:graphic xmlns:a="http://schemas.openxmlformats.org/drawingml/2006/main">
                    <a:graphicData uri="http://schemas.openxmlformats.org/drawingml/2006/picture">
                      <pic:pic xmlns:pic="http://schemas.openxmlformats.org/drawingml/2006/picture">
                        <pic:nvPicPr>
                          <pic:cNvPr id="9863" name="Picture 9863"/>
                          <pic:cNvPicPr/>
                        </pic:nvPicPr>
                        <pic:blipFill>
                          <a:blip r:embed="rId34"/>
                          <a:stretch>
                            <a:fillRect/>
                          </a:stretch>
                        </pic:blipFill>
                        <pic:spPr>
                          <a:xfrm>
                            <a:off x="0" y="0"/>
                            <a:ext cx="1600200" cy="1028700"/>
                          </a:xfrm>
                          <a:prstGeom prst="rect">
                            <a:avLst/>
                          </a:prstGeom>
                        </pic:spPr>
                      </pic:pic>
                    </a:graphicData>
                  </a:graphic>
                </wp:inline>
              </w:drawing>
            </w:r>
          </w:p>
        </w:tc>
      </w:tr>
      <w:tr w:rsidR="008E66EA" w14:paraId="5AD97584" w14:textId="2317FD40" w:rsidTr="008E66EA">
        <w:trPr>
          <w:trHeight w:val="971"/>
        </w:trPr>
        <w:tc>
          <w:tcPr>
            <w:tcW w:w="2500" w:type="pct"/>
            <w:vAlign w:val="center"/>
          </w:tcPr>
          <w:p w14:paraId="6B2A8FBF" w14:textId="7C08570F" w:rsidR="008E66EA" w:rsidRPr="00F70397" w:rsidRDefault="008E66EA" w:rsidP="00F70397">
            <w:pPr>
              <w:ind w:left="283"/>
              <w:rPr>
                <w:rFonts w:cs="Times New Roman"/>
                <w:szCs w:val="24"/>
              </w:rPr>
            </w:pPr>
            <w:r w:rsidRPr="00F70397">
              <w:rPr>
                <w:rFonts w:cs="Times New Roman"/>
                <w:szCs w:val="24"/>
              </w:rPr>
              <w:t>Système d’exploitation professionnel (Windows 10 pro) ;</w:t>
            </w:r>
          </w:p>
        </w:tc>
        <w:tc>
          <w:tcPr>
            <w:tcW w:w="2500" w:type="pct"/>
          </w:tcPr>
          <w:p w14:paraId="6A5B44A8" w14:textId="58E6145F" w:rsidR="008E66EA" w:rsidRPr="00F70397" w:rsidRDefault="00BD665D" w:rsidP="00F70397">
            <w:pPr>
              <w:ind w:left="283"/>
              <w:rPr>
                <w:rFonts w:cs="Times New Roman"/>
                <w:szCs w:val="24"/>
              </w:rPr>
            </w:pPr>
            <w:r>
              <w:rPr>
                <w:rFonts w:cs="Times New Roman"/>
                <w:szCs w:val="24"/>
              </w:rPr>
              <w:t xml:space="preserve">                        </w:t>
            </w:r>
            <w:r>
              <w:rPr>
                <w:noProof/>
              </w:rPr>
              <w:drawing>
                <wp:inline distT="0" distB="0" distL="0" distR="0" wp14:anchorId="2F6CE8FD" wp14:editId="0033048F">
                  <wp:extent cx="723900" cy="723900"/>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35"/>
                          <a:stretch>
                            <a:fillRect/>
                          </a:stretch>
                        </pic:blipFill>
                        <pic:spPr>
                          <a:xfrm>
                            <a:off x="0" y="0"/>
                            <a:ext cx="723900" cy="723900"/>
                          </a:xfrm>
                          <a:prstGeom prst="rect">
                            <a:avLst/>
                          </a:prstGeom>
                        </pic:spPr>
                      </pic:pic>
                    </a:graphicData>
                  </a:graphic>
                </wp:inline>
              </w:drawing>
            </w:r>
          </w:p>
        </w:tc>
      </w:tr>
    </w:tbl>
    <w:p w14:paraId="51F1020C" w14:textId="121C9094" w:rsidR="004424D5" w:rsidRDefault="004424D5">
      <w:pPr>
        <w:spacing w:line="259" w:lineRule="auto"/>
        <w:jc w:val="left"/>
      </w:pPr>
      <w:r>
        <w:br w:type="page"/>
      </w:r>
    </w:p>
    <w:p w14:paraId="6CE33729" w14:textId="77777777" w:rsidR="00DC53C8" w:rsidRDefault="00DC53C8" w:rsidP="001D6D79"/>
    <w:p w14:paraId="38C7C0E9" w14:textId="12C86F72" w:rsidR="00A55293" w:rsidRDefault="00A55293" w:rsidP="00861E78">
      <w:pPr>
        <w:pStyle w:val="Titre2"/>
      </w:pPr>
      <w:bookmarkStart w:id="121" w:name="_Toc240908116"/>
      <w:r>
        <w:t>CONCLUSION</w:t>
      </w:r>
      <w:bookmarkEnd w:id="121"/>
      <w:r>
        <w:t xml:space="preserve"> </w:t>
      </w:r>
    </w:p>
    <w:p w14:paraId="5ED1CB25" w14:textId="0BA9CECA" w:rsidR="002D3F7C" w:rsidRDefault="00923687" w:rsidP="004B0036">
      <w:pPr>
        <w:ind w:firstLine="360"/>
        <w:rPr>
          <w:b/>
          <w:bCs/>
        </w:rPr>
      </w:pPr>
      <w:r w:rsidRPr="00923687">
        <w:t xml:space="preserve">La phase d’insertion est une étape essentielle qui nous permet de nous adapter à un nouvel environnement professionnel. Dans cette partie, nous avons présenté notre accueil au sein de l’entreprise, notre intégration ainsi que la structure d’accueil. Au cours de cette période, il a été constaté que de nombreux producteurs, notamment en milieu rural, rencontrent des difficultés pour commercialiser leurs produits. C’est dans ce contexte qu’un thème de stage nous a été attribué : </w:t>
      </w:r>
      <w:r w:rsidRPr="00923687">
        <w:rPr>
          <w:b/>
          <w:bCs/>
        </w:rPr>
        <w:t>« Analyse, conception et réalisation d’une plateforme</w:t>
      </w:r>
      <w:r w:rsidR="00506A30">
        <w:rPr>
          <w:b/>
          <w:bCs/>
        </w:rPr>
        <w:t xml:space="preserve"> numérique</w:t>
      </w:r>
      <w:r w:rsidR="0037464F">
        <w:rPr>
          <w:b/>
          <w:bCs/>
        </w:rPr>
        <w:t xml:space="preserve"> intelligente</w:t>
      </w:r>
      <w:r w:rsidR="00125416">
        <w:rPr>
          <w:b/>
          <w:bCs/>
        </w:rPr>
        <w:t xml:space="preserve"> </w:t>
      </w:r>
      <w:r w:rsidR="002A1712">
        <w:rPr>
          <w:b/>
          <w:bCs/>
        </w:rPr>
        <w:t>pour la</w:t>
      </w:r>
      <w:r w:rsidR="00125416">
        <w:rPr>
          <w:b/>
          <w:bCs/>
        </w:rPr>
        <w:t xml:space="preserve"> gestion des procédés</w:t>
      </w:r>
      <w:r w:rsidR="002A1712">
        <w:rPr>
          <w:b/>
          <w:bCs/>
        </w:rPr>
        <w:t xml:space="preserve"> agricoles </w:t>
      </w:r>
      <w:r w:rsidRPr="00923687">
        <w:rPr>
          <w:b/>
          <w:bCs/>
        </w:rPr>
        <w:t>»</w:t>
      </w:r>
      <w:r>
        <w:rPr>
          <w:b/>
          <w:bCs/>
        </w:rPr>
        <w:t>.</w:t>
      </w:r>
    </w:p>
    <w:p w14:paraId="7F583B7A" w14:textId="33046E53" w:rsidR="001B3ACB" w:rsidRPr="004E55C6" w:rsidRDefault="002D3F7C" w:rsidP="001B3ACB">
      <w:pPr>
        <w:rPr>
          <w:lang w:val="fr" w:eastAsia="fr-FR"/>
        </w:rPr>
      </w:pPr>
      <w:r>
        <w:rPr>
          <w:b/>
          <w:bCs/>
        </w:rPr>
        <w:br w:type="page"/>
      </w:r>
    </w:p>
    <w:p w14:paraId="76EEC05C" w14:textId="4C09325B" w:rsidR="001B3ACB" w:rsidRDefault="001B3ACB" w:rsidP="001B3ACB">
      <w:r>
        <w:rPr>
          <w:noProof/>
        </w:rPr>
        <w:lastRenderedPageBreak/>
        <mc:AlternateContent>
          <mc:Choice Requires="wps">
            <w:drawing>
              <wp:anchor distT="0" distB="0" distL="114300" distR="114300" simplePos="0" relativeHeight="251658271" behindDoc="1" locked="0" layoutInCell="1" allowOverlap="1" wp14:anchorId="159F3D51" wp14:editId="17DD9C7C">
                <wp:simplePos x="0" y="0"/>
                <wp:positionH relativeFrom="margin">
                  <wp:align>center</wp:align>
                </wp:positionH>
                <wp:positionV relativeFrom="paragraph">
                  <wp:posOffset>4445</wp:posOffset>
                </wp:positionV>
                <wp:extent cx="5511800" cy="1136650"/>
                <wp:effectExtent l="0" t="0" r="12700" b="25400"/>
                <wp:wrapNone/>
                <wp:docPr id="1852171896" name="Rectangle : coins arrondis 14"/>
                <wp:cNvGraphicFramePr/>
                <a:graphic xmlns:a="http://schemas.openxmlformats.org/drawingml/2006/main">
                  <a:graphicData uri="http://schemas.microsoft.com/office/word/2010/wordprocessingShape">
                    <wps:wsp>
                      <wps:cNvSpPr/>
                      <wps:spPr>
                        <a:xfrm>
                          <a:off x="0" y="0"/>
                          <a:ext cx="5511800" cy="1136650"/>
                        </a:xfrm>
                        <a:prstGeom prst="roundRect">
                          <a:avLst>
                            <a:gd name="adj" fmla="val 48450"/>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b="100000"/>
                          </a:path>
                          <a:tileRect t="-100000" r="-100000"/>
                        </a:gradFill>
                      </wps:spPr>
                      <wps:style>
                        <a:lnRef idx="2">
                          <a:schemeClr val="accent1">
                            <a:shade val="15000"/>
                          </a:schemeClr>
                        </a:lnRef>
                        <a:fillRef idx="1">
                          <a:schemeClr val="accent1"/>
                        </a:fillRef>
                        <a:effectRef idx="0">
                          <a:schemeClr val="accent1"/>
                        </a:effectRef>
                        <a:fontRef idx="minor">
                          <a:schemeClr val="lt1"/>
                        </a:fontRef>
                      </wps:style>
                      <wps:txbx>
                        <w:txbxContent>
                          <w:p w14:paraId="652127B5" w14:textId="77777777" w:rsidR="001B3ACB" w:rsidRPr="00C64046" w:rsidRDefault="001B3ACB" w:rsidP="008B2553">
                            <w:pPr>
                              <w:pStyle w:val="Titre1"/>
                            </w:pPr>
                            <w:bookmarkStart w:id="122" w:name="_Toc207274508"/>
                            <w:bookmarkStart w:id="123" w:name="_Toc207282267"/>
                            <w:bookmarkStart w:id="124" w:name="_Toc207282424"/>
                            <w:bookmarkStart w:id="125" w:name="_Toc240908011"/>
                            <w:bookmarkStart w:id="126" w:name="_Toc240908117"/>
                            <w:r w:rsidRPr="003E66B4">
                              <w:t xml:space="preserve">PARTIE </w:t>
                            </w:r>
                            <w:r>
                              <w:t>2</w:t>
                            </w:r>
                            <w:r w:rsidRPr="003E66B4">
                              <w:t xml:space="preserve"> : PHASE </w:t>
                            </w:r>
                            <w:r>
                              <w:t>TECHNIQUE</w:t>
                            </w:r>
                            <w:bookmarkEnd w:id="122"/>
                            <w:bookmarkEnd w:id="123"/>
                            <w:bookmarkEnd w:id="124"/>
                            <w:bookmarkEnd w:id="125"/>
                            <w:bookmarkEnd w:id="126"/>
                          </w:p>
                          <w:p w14:paraId="43FD336E" w14:textId="77777777" w:rsidR="001B3ACB" w:rsidRDefault="001B3ACB" w:rsidP="001B3A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9F3D51" id="_x0000_s1038" style="position:absolute;left:0;text-align:left;margin-left:0;margin-top:.35pt;width:434pt;height:89.5pt;z-index:-25165820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317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" fillcolor="#13213b [964]" strokecolor="#09101d [484]" strokeweight="1pt">
                <v:fill color2="#4472c4 [3204]" rotate="t" focusposition="1" focussize="" colors="0 #1e3e77;.5 #2f5cac;1 #3a6fce" focus="100%" type="gradientRadial"/>
                <v:stroke joinstyle="miter"/>
                <v:textbox>
                  <w:txbxContent>
                    <w:p w14:paraId="652127B5" w14:textId="77777777" w:rsidR="001B3ACB" w:rsidRPr="00C64046" w:rsidRDefault="001B3ACB" w:rsidP="008B2553">
                      <w:pPr>
                        <w:pStyle w:val="Titre1"/>
                      </w:pPr>
                      <w:bookmarkStart w:id="127" w:name="_Toc207274508"/>
                      <w:bookmarkStart w:id="128" w:name="_Toc207282267"/>
                      <w:bookmarkStart w:id="129" w:name="_Toc207282424"/>
                      <w:bookmarkStart w:id="130" w:name="_Toc240908011"/>
                      <w:bookmarkStart w:id="131" w:name="_Toc240908117"/>
                      <w:r w:rsidRPr="003E66B4">
                        <w:t xml:space="preserve">PARTIE </w:t>
                      </w:r>
                      <w:r>
                        <w:t>2</w:t>
                      </w:r>
                      <w:r w:rsidRPr="003E66B4">
                        <w:t xml:space="preserve"> : PHASE </w:t>
                      </w:r>
                      <w:r>
                        <w:t>TECHNIQUE</w:t>
                      </w:r>
                      <w:bookmarkEnd w:id="127"/>
                      <w:bookmarkEnd w:id="128"/>
                      <w:bookmarkEnd w:id="129"/>
                      <w:bookmarkEnd w:id="130"/>
                      <w:bookmarkEnd w:id="131"/>
                    </w:p>
                    <w:p w14:paraId="43FD336E" w14:textId="77777777" w:rsidR="001B3ACB" w:rsidRDefault="001B3ACB" w:rsidP="001B3ACB">
                      <w:pPr>
                        <w:jc w:val="center"/>
                      </w:pPr>
                    </w:p>
                  </w:txbxContent>
                </v:textbox>
                <w10:wrap anchorx="margin"/>
              </v:roundrect>
            </w:pict>
          </mc:Fallback>
        </mc:AlternateContent>
      </w:r>
    </w:p>
    <w:p w14:paraId="4056922B" w14:textId="77777777" w:rsidR="001B3ACB" w:rsidRDefault="001B3ACB" w:rsidP="001B3ACB">
      <w:r>
        <w:tab/>
      </w:r>
      <w:r>
        <w:tab/>
      </w:r>
    </w:p>
    <w:p w14:paraId="54324221" w14:textId="77777777" w:rsidR="001B3ACB" w:rsidRDefault="001B3ACB" w:rsidP="001B3ACB">
      <w:pPr>
        <w:spacing w:after="158"/>
        <w:rPr>
          <w:u w:val="single" w:color="000000"/>
        </w:rPr>
      </w:pPr>
    </w:p>
    <w:p w14:paraId="5A72E6A8" w14:textId="77777777" w:rsidR="001B3ACB" w:rsidRDefault="001B3ACB" w:rsidP="001B3ACB">
      <w:pPr>
        <w:spacing w:after="158"/>
        <w:ind w:left="-5"/>
        <w:rPr>
          <w:u w:val="single" w:color="000000"/>
        </w:rPr>
      </w:pPr>
    </w:p>
    <w:p w14:paraId="271FC2E8" w14:textId="2BC90934" w:rsidR="001B3ACB" w:rsidRDefault="001B3ACB" w:rsidP="001B3ACB">
      <w:pPr>
        <w:spacing w:after="158"/>
        <w:ind w:left="-5"/>
      </w:pPr>
      <w:r>
        <w:rPr>
          <w:u w:val="single" w:color="000000"/>
        </w:rPr>
        <w:t xml:space="preserve">Résumé </w:t>
      </w:r>
      <w:r>
        <w:t xml:space="preserve">: </w:t>
      </w:r>
    </w:p>
    <w:p w14:paraId="08850CBC" w14:textId="77777777" w:rsidR="001B3ACB" w:rsidRDefault="001B3ACB" w:rsidP="001B3ACB">
      <w:pPr>
        <w:spacing w:after="158"/>
        <w:ind w:left="-5"/>
      </w:pPr>
      <w:r>
        <w:rPr>
          <w:noProof/>
        </w:rPr>
        <mc:AlternateContent>
          <mc:Choice Requires="wps">
            <w:drawing>
              <wp:anchor distT="0" distB="0" distL="114300" distR="114300" simplePos="0" relativeHeight="251658272" behindDoc="0" locked="0" layoutInCell="1" allowOverlap="1" wp14:anchorId="3344ED58" wp14:editId="759715ED">
                <wp:simplePos x="0" y="0"/>
                <wp:positionH relativeFrom="margin">
                  <wp:posOffset>225425</wp:posOffset>
                </wp:positionH>
                <wp:positionV relativeFrom="paragraph">
                  <wp:posOffset>13384</wp:posOffset>
                </wp:positionV>
                <wp:extent cx="5887330" cy="1519311"/>
                <wp:effectExtent l="0" t="0" r="18415" b="24130"/>
                <wp:wrapNone/>
                <wp:docPr id="323108714" name="Rectangle : coins arrondis 16"/>
                <wp:cNvGraphicFramePr/>
                <a:graphic xmlns:a="http://schemas.openxmlformats.org/drawingml/2006/main">
                  <a:graphicData uri="http://schemas.microsoft.com/office/word/2010/wordprocessingShape">
                    <wps:wsp>
                      <wps:cNvSpPr/>
                      <wps:spPr>
                        <a:xfrm>
                          <a:off x="0" y="0"/>
                          <a:ext cx="5887330" cy="151931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85FD2B" w14:textId="022CF408" w:rsidR="000A65ED" w:rsidRPr="000A65ED" w:rsidRDefault="000A65ED" w:rsidP="000A65ED">
                            <w:pPr>
                              <w:ind w:firstLine="709"/>
                              <w:rPr>
                                <w:color w:val="000000" w:themeColor="text1"/>
                              </w:rPr>
                            </w:pPr>
                            <w:r w:rsidRPr="000A65ED">
                              <w:rPr>
                                <w:color w:val="000000" w:themeColor="text1"/>
                              </w:rPr>
                              <w:t xml:space="preserve">La phase technique du projet </w:t>
                            </w:r>
                            <w:r w:rsidRPr="000A65ED">
                              <w:rPr>
                                <w:b/>
                                <w:bCs/>
                                <w:color w:val="000000" w:themeColor="text1"/>
                              </w:rPr>
                              <w:t>Agri</w:t>
                            </w:r>
                            <w:r w:rsidR="00AC0BC2">
                              <w:rPr>
                                <w:b/>
                                <w:bCs/>
                                <w:color w:val="000000" w:themeColor="text1"/>
                              </w:rPr>
                              <w:t>Intelli</w:t>
                            </w:r>
                            <w:r w:rsidRPr="000A65ED">
                              <w:rPr>
                                <w:color w:val="000000" w:themeColor="text1"/>
                              </w:rPr>
                              <w:t xml:space="preserve"> a permis de transformer les besoins agricoles en une plateforme numérique et intelligente de gestion des procédés agricoles. Elle s’est articulée autour de l’élaboration du cahier des charges, de l’analyse, de la conception, de la réalisation, des tests et de la documentation. Ces différentes étapes ont permis de développer une solution cohérente, fonctionnelle et adaptée aux besoins des producteurs.</w:t>
                            </w:r>
                          </w:p>
                          <w:p w14:paraId="2EEADEDE" w14:textId="31FF199A" w:rsidR="001B3ACB" w:rsidRPr="003F44E8" w:rsidRDefault="001B3ACB" w:rsidP="001B3ACB">
                            <w:pPr>
                              <w:ind w:firstLine="709"/>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44ED58" id="_x0000_s1039" style="position:absolute;left:0;text-align:left;margin-left:17.75pt;margin-top:1.05pt;width:463.55pt;height:119.6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" filled="f" strokecolor="#09101d [484]" strokeweight="1pt">
                <v:stroke joinstyle="miter"/>
                <v:textbox>
                  <w:txbxContent>
                    <w:p w14:paraId="2285FD2B" w14:textId="022CF408" w:rsidR="000A65ED" w:rsidRPr="000A65ED" w:rsidRDefault="000A65ED" w:rsidP="000A65ED">
                      <w:pPr>
                        <w:ind w:firstLine="709"/>
                        <w:rPr>
                          <w:color w:val="000000" w:themeColor="text1"/>
                        </w:rPr>
                      </w:pPr>
                      <w:r w:rsidRPr="000A65ED">
                        <w:rPr>
                          <w:color w:val="000000" w:themeColor="text1"/>
                        </w:rPr>
                        <w:t xml:space="preserve">La phase technique du projet </w:t>
                      </w:r>
                      <w:r w:rsidRPr="000A65ED">
                        <w:rPr>
                          <w:b/>
                          <w:bCs/>
                          <w:color w:val="000000" w:themeColor="text1"/>
                        </w:rPr>
                        <w:t>Agri</w:t>
                      </w:r>
                      <w:r w:rsidR="00AC0BC2">
                        <w:rPr>
                          <w:b/>
                          <w:bCs/>
                          <w:color w:val="000000" w:themeColor="text1"/>
                        </w:rPr>
                        <w:t>Intelli</w:t>
                      </w:r>
                      <w:r w:rsidRPr="000A65ED">
                        <w:rPr>
                          <w:color w:val="000000" w:themeColor="text1"/>
                        </w:rPr>
                        <w:t xml:space="preserve"> a permis de transformer les besoins agricoles en une plateforme numérique et intelligente de gestion des procédés agricoles. Elle s’est articulée autour de l’élaboration du cahier des charges, de l’analyse, de la conception, de la réalisation, des tests et de la documentation. Ces différentes étapes ont permis de développer une solution cohérente, fonctionnelle et adaptée aux besoins des producteurs.</w:t>
                      </w:r>
                    </w:p>
                    <w:p w14:paraId="2EEADEDE" w14:textId="31FF199A" w:rsidR="001B3ACB" w:rsidRPr="003F44E8" w:rsidRDefault="001B3ACB" w:rsidP="001B3ACB">
                      <w:pPr>
                        <w:ind w:firstLine="709"/>
                        <w:rPr>
                          <w:color w:val="000000" w:themeColor="text1"/>
                        </w:rPr>
                      </w:pPr>
                    </w:p>
                  </w:txbxContent>
                </v:textbox>
                <w10:wrap anchorx="margin"/>
              </v:roundrect>
            </w:pict>
          </mc:Fallback>
        </mc:AlternateContent>
      </w:r>
    </w:p>
    <w:p w14:paraId="73464297" w14:textId="77777777" w:rsidR="001B3ACB" w:rsidRDefault="001B3ACB" w:rsidP="001B3ACB">
      <w:pPr>
        <w:spacing w:after="158"/>
        <w:ind w:left="-5"/>
      </w:pPr>
    </w:p>
    <w:p w14:paraId="697580D5" w14:textId="77777777" w:rsidR="001B3ACB" w:rsidRDefault="001B3ACB" w:rsidP="001B3ACB">
      <w:pPr>
        <w:spacing w:after="156"/>
      </w:pPr>
    </w:p>
    <w:p w14:paraId="5BDC4D75" w14:textId="77777777" w:rsidR="001B3ACB" w:rsidRDefault="001B3ACB" w:rsidP="001B3ACB">
      <w:pPr>
        <w:spacing w:after="158"/>
      </w:pPr>
      <w:r>
        <w:t xml:space="preserve"> </w:t>
      </w:r>
    </w:p>
    <w:p w14:paraId="2D9478CB" w14:textId="77777777" w:rsidR="001B3ACB" w:rsidRDefault="001B3ACB" w:rsidP="001B3ACB">
      <w:pPr>
        <w:spacing w:after="158"/>
      </w:pPr>
    </w:p>
    <w:p w14:paraId="33EABDD1" w14:textId="77777777" w:rsidR="001B3ACB" w:rsidRDefault="001B3ACB" w:rsidP="001B3ACB">
      <w:pPr>
        <w:spacing w:after="158"/>
        <w:ind w:left="-5"/>
      </w:pPr>
      <w:r>
        <w:rPr>
          <w:u w:val="single" w:color="000000"/>
        </w:rPr>
        <w:t>Plan :</w:t>
      </w:r>
    </w:p>
    <w:p w14:paraId="4F80CBFF" w14:textId="77777777" w:rsidR="001B3ACB" w:rsidRDefault="001B3ACB" w:rsidP="001B3ACB">
      <w:pPr>
        <w:spacing w:after="0"/>
      </w:pPr>
      <w:r>
        <w:rPr>
          <w:noProof/>
        </w:rPr>
        <mc:AlternateContent>
          <mc:Choice Requires="wps">
            <w:drawing>
              <wp:anchor distT="0" distB="0" distL="114300" distR="114300" simplePos="0" relativeHeight="251658273" behindDoc="0" locked="0" layoutInCell="1" allowOverlap="1" wp14:anchorId="4858ED82" wp14:editId="169C7590">
                <wp:simplePos x="0" y="0"/>
                <wp:positionH relativeFrom="column">
                  <wp:posOffset>475781</wp:posOffset>
                </wp:positionH>
                <wp:positionV relativeFrom="paragraph">
                  <wp:posOffset>5632</wp:posOffset>
                </wp:positionV>
                <wp:extent cx="5454650" cy="4086971"/>
                <wp:effectExtent l="0" t="0" r="0" b="8890"/>
                <wp:wrapNone/>
                <wp:docPr id="152549075" name="Rectangle : en biseau 17"/>
                <wp:cNvGraphicFramePr/>
                <a:graphic xmlns:a="http://schemas.openxmlformats.org/drawingml/2006/main">
                  <a:graphicData uri="http://schemas.microsoft.com/office/word/2010/wordprocessingShape">
                    <wps:wsp>
                      <wps:cNvSpPr/>
                      <wps:spPr>
                        <a:xfrm>
                          <a:off x="0" y="0"/>
                          <a:ext cx="5454650" cy="4086971"/>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A3181A" w14:textId="77777777" w:rsidR="001B3ACB" w:rsidRDefault="001B3ACB" w:rsidP="001B3A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8ED82" id="_x0000_s1040" type="#_x0000_t84" style="position:absolute;left:0;text-align:left;margin-left:37.45pt;margin-top:.45pt;width:429.5pt;height:321.8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" adj="1248" fillcolor="#4472c4 [3204]" stroked="f" strokeweight="1pt">
                <v:textbox>
                  <w:txbxContent>
                    <w:p w14:paraId="2FA3181A" w14:textId="77777777" w:rsidR="001B3ACB" w:rsidRDefault="001B3ACB" w:rsidP="001B3ACB"/>
                  </w:txbxContent>
                </v:textbox>
              </v:shape>
            </w:pict>
          </mc:Fallback>
        </mc:AlternateContent>
      </w:r>
      <w:r>
        <w:t xml:space="preserve"> </w:t>
      </w:r>
    </w:p>
    <w:p w14:paraId="1B1EE402" w14:textId="77777777" w:rsidR="001B3ACB" w:rsidRDefault="001B3ACB" w:rsidP="001B3ACB">
      <w:pPr>
        <w:spacing w:after="0"/>
      </w:pPr>
      <w:r>
        <w:rPr>
          <w:noProof/>
        </w:rPr>
        <mc:AlternateContent>
          <mc:Choice Requires="wps">
            <w:drawing>
              <wp:anchor distT="0" distB="0" distL="114300" distR="114300" simplePos="0" relativeHeight="251658274" behindDoc="0" locked="0" layoutInCell="1" allowOverlap="1" wp14:anchorId="0B56C6EB" wp14:editId="1B19E24A">
                <wp:simplePos x="0" y="0"/>
                <wp:positionH relativeFrom="margin">
                  <wp:posOffset>754076</wp:posOffset>
                </wp:positionH>
                <wp:positionV relativeFrom="paragraph">
                  <wp:posOffset>5135</wp:posOffset>
                </wp:positionV>
                <wp:extent cx="4890052" cy="3578087"/>
                <wp:effectExtent l="0" t="0" r="0" b="3810"/>
                <wp:wrapNone/>
                <wp:docPr id="34755450" name="Zone de texte 18"/>
                <wp:cNvGraphicFramePr/>
                <a:graphic xmlns:a="http://schemas.openxmlformats.org/drawingml/2006/main">
                  <a:graphicData uri="http://schemas.microsoft.com/office/word/2010/wordprocessingShape">
                    <wps:wsp>
                      <wps:cNvSpPr txBox="1"/>
                      <wps:spPr>
                        <a:xfrm>
                          <a:off x="0" y="0"/>
                          <a:ext cx="4890052" cy="3578087"/>
                        </a:xfrm>
                        <a:prstGeom prst="rect">
                          <a:avLst/>
                        </a:prstGeom>
                        <a:noFill/>
                        <a:ln w="6350">
                          <a:noFill/>
                        </a:ln>
                      </wps:spPr>
                      <wps:txbx>
                        <w:txbxContent>
                          <w:p w14:paraId="24EDF5F3" w14:textId="77777777" w:rsidR="001B3ACB" w:rsidRDefault="001B3ACB" w:rsidP="001B3ACB">
                            <w:pPr>
                              <w:rPr>
                                <w:color w:val="FFFFFF" w:themeColor="background1"/>
                                <w:sz w:val="28"/>
                                <w:szCs w:val="28"/>
                              </w:rPr>
                            </w:pPr>
                            <w:r w:rsidRPr="000E47FC">
                              <w:rPr>
                                <w:color w:val="FFFFFF" w:themeColor="background1"/>
                                <w:sz w:val="28"/>
                                <w:szCs w:val="28"/>
                              </w:rPr>
                              <w:t>INTRODUCTION</w:t>
                            </w:r>
                          </w:p>
                          <w:p w14:paraId="58014411" w14:textId="5B4602FF" w:rsidR="001B3ACB" w:rsidRDefault="001B3ACB" w:rsidP="001B3ACB">
                            <w:pPr>
                              <w:rPr>
                                <w:color w:val="FFFFFF" w:themeColor="background1"/>
                                <w:sz w:val="28"/>
                                <w:szCs w:val="28"/>
                              </w:rPr>
                            </w:pPr>
                            <w:r>
                              <w:rPr>
                                <w:color w:val="FFFFFF" w:themeColor="background1"/>
                                <w:sz w:val="28"/>
                                <w:szCs w:val="28"/>
                              </w:rPr>
                              <w:tab/>
                              <w:t xml:space="preserve">DOSSIER </w:t>
                            </w:r>
                            <w:r w:rsidR="002440E3">
                              <w:rPr>
                                <w:color w:val="FFFFFF" w:themeColor="background1"/>
                                <w:sz w:val="28"/>
                                <w:szCs w:val="28"/>
                              </w:rPr>
                              <w:t>I</w:t>
                            </w:r>
                            <w:r>
                              <w:rPr>
                                <w:color w:val="FFFFFF" w:themeColor="background1"/>
                                <w:sz w:val="28"/>
                                <w:szCs w:val="28"/>
                              </w:rPr>
                              <w:t> : EXISTANT</w:t>
                            </w:r>
                          </w:p>
                          <w:p w14:paraId="439D2362" w14:textId="5D0E964E" w:rsidR="001B3ACB" w:rsidRDefault="001B3ACB" w:rsidP="001B3ACB">
                            <w:pPr>
                              <w:rPr>
                                <w:color w:val="FFFFFF" w:themeColor="background1"/>
                                <w:sz w:val="28"/>
                                <w:szCs w:val="28"/>
                              </w:rPr>
                            </w:pPr>
                            <w:r>
                              <w:rPr>
                                <w:color w:val="FFFFFF" w:themeColor="background1"/>
                                <w:sz w:val="28"/>
                                <w:szCs w:val="28"/>
                              </w:rPr>
                              <w:tab/>
                              <w:t xml:space="preserve">DOSSIER </w:t>
                            </w:r>
                            <w:r w:rsidR="002440E3">
                              <w:rPr>
                                <w:color w:val="FFFFFF" w:themeColor="background1"/>
                                <w:sz w:val="28"/>
                                <w:szCs w:val="28"/>
                              </w:rPr>
                              <w:t>II</w:t>
                            </w:r>
                            <w:r>
                              <w:rPr>
                                <w:color w:val="FFFFFF" w:themeColor="background1"/>
                                <w:sz w:val="28"/>
                                <w:szCs w:val="28"/>
                              </w:rPr>
                              <w:t> : CAHIER DE CHARGES</w:t>
                            </w:r>
                          </w:p>
                          <w:p w14:paraId="7E632CF5" w14:textId="77777777" w:rsidR="001B3ACB" w:rsidRDefault="001B3ACB" w:rsidP="001B3ACB">
                            <w:pPr>
                              <w:rPr>
                                <w:color w:val="FFFFFF" w:themeColor="background1"/>
                                <w:sz w:val="28"/>
                                <w:szCs w:val="28"/>
                              </w:rPr>
                            </w:pPr>
                            <w:r>
                              <w:rPr>
                                <w:color w:val="FFFFFF" w:themeColor="background1"/>
                                <w:sz w:val="28"/>
                                <w:szCs w:val="28"/>
                              </w:rPr>
                              <w:tab/>
                            </w:r>
                            <w:r w:rsidRPr="00225DE0">
                              <w:rPr>
                                <w:color w:val="FFFFFF" w:themeColor="background1"/>
                                <w:sz w:val="28"/>
                                <w:szCs w:val="28"/>
                              </w:rPr>
                              <w:t xml:space="preserve">DOSSIER III : DOSSIER D’ANALYSE </w:t>
                            </w:r>
                          </w:p>
                          <w:p w14:paraId="3DC0A259"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DOSSIER IV : DOSSSIER DE CONCEPTION </w:t>
                            </w:r>
                          </w:p>
                          <w:p w14:paraId="2221072D"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DOSSIER V : DOSSIER DE REALISATION </w:t>
                            </w:r>
                          </w:p>
                          <w:p w14:paraId="681D10D4"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 </w:t>
                            </w:r>
                            <w:proofErr w:type="gramStart"/>
                            <w:r w:rsidRPr="00225DE0">
                              <w:rPr>
                                <w:color w:val="FFFFFF" w:themeColor="background1"/>
                                <w:sz w:val="28"/>
                                <w:szCs w:val="28"/>
                              </w:rPr>
                              <w:t>DOSSIER VI</w:t>
                            </w:r>
                            <w:proofErr w:type="gramEnd"/>
                            <w:r w:rsidRPr="00225DE0">
                              <w:rPr>
                                <w:color w:val="FFFFFF" w:themeColor="background1"/>
                                <w:sz w:val="28"/>
                                <w:szCs w:val="28"/>
                              </w:rPr>
                              <w:t xml:space="preserve"> : TEST DE FONCTIONNALITE </w:t>
                            </w:r>
                          </w:p>
                          <w:p w14:paraId="3E1B79CB" w14:textId="77777777" w:rsidR="001B3ACB" w:rsidRPr="000E47FC" w:rsidRDefault="001B3ACB" w:rsidP="001B3ACB">
                            <w:pPr>
                              <w:ind w:firstLine="708"/>
                              <w:rPr>
                                <w:color w:val="FFFFFF" w:themeColor="background1"/>
                                <w:sz w:val="28"/>
                                <w:szCs w:val="28"/>
                              </w:rPr>
                            </w:pPr>
                            <w:proofErr w:type="gramStart"/>
                            <w:r w:rsidRPr="00225DE0">
                              <w:rPr>
                                <w:color w:val="FFFFFF" w:themeColor="background1"/>
                                <w:sz w:val="28"/>
                                <w:szCs w:val="28"/>
                              </w:rPr>
                              <w:t>DOSSIER VII</w:t>
                            </w:r>
                            <w:proofErr w:type="gramEnd"/>
                            <w:r w:rsidRPr="00225DE0">
                              <w:rPr>
                                <w:color w:val="FFFFFF" w:themeColor="background1"/>
                                <w:sz w:val="28"/>
                                <w:szCs w:val="28"/>
                              </w:rPr>
                              <w:t xml:space="preserve"> : GUIDE D’UTILISATEUR</w:t>
                            </w:r>
                          </w:p>
                          <w:p w14:paraId="3F1C4659" w14:textId="77777777" w:rsidR="001B3ACB" w:rsidRPr="000E47FC" w:rsidRDefault="001B3ACB" w:rsidP="001B3ACB">
                            <w:pPr>
                              <w:rPr>
                                <w:color w:val="FFFFFF" w:themeColor="background1"/>
                                <w:sz w:val="28"/>
                                <w:szCs w:val="28"/>
                              </w:rPr>
                            </w:pPr>
                            <w:r w:rsidRPr="000E47FC">
                              <w:rPr>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6C6EB" id="_x0000_s1041" type="#_x0000_t202" style="position:absolute;left:0;text-align:left;margin-left:59.4pt;margin-top:.4pt;width:385.05pt;height:281.7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" filled="f" stroked="f" strokeweight=".5pt">
                <v:textbox>
                  <w:txbxContent>
                    <w:p w14:paraId="24EDF5F3" w14:textId="77777777" w:rsidR="001B3ACB" w:rsidRDefault="001B3ACB" w:rsidP="001B3ACB">
                      <w:pPr>
                        <w:rPr>
                          <w:color w:val="FFFFFF" w:themeColor="background1"/>
                          <w:sz w:val="28"/>
                          <w:szCs w:val="28"/>
                        </w:rPr>
                      </w:pPr>
                      <w:r w:rsidRPr="000E47FC">
                        <w:rPr>
                          <w:color w:val="FFFFFF" w:themeColor="background1"/>
                          <w:sz w:val="28"/>
                          <w:szCs w:val="28"/>
                        </w:rPr>
                        <w:t>INTRODUCTION</w:t>
                      </w:r>
                    </w:p>
                    <w:p w14:paraId="58014411" w14:textId="5B4602FF" w:rsidR="001B3ACB" w:rsidRDefault="001B3ACB" w:rsidP="001B3ACB">
                      <w:pPr>
                        <w:rPr>
                          <w:color w:val="FFFFFF" w:themeColor="background1"/>
                          <w:sz w:val="28"/>
                          <w:szCs w:val="28"/>
                        </w:rPr>
                      </w:pPr>
                      <w:r>
                        <w:rPr>
                          <w:color w:val="FFFFFF" w:themeColor="background1"/>
                          <w:sz w:val="28"/>
                          <w:szCs w:val="28"/>
                        </w:rPr>
                        <w:tab/>
                        <w:t xml:space="preserve">DOSSIER </w:t>
                      </w:r>
                      <w:r w:rsidR="002440E3">
                        <w:rPr>
                          <w:color w:val="FFFFFF" w:themeColor="background1"/>
                          <w:sz w:val="28"/>
                          <w:szCs w:val="28"/>
                        </w:rPr>
                        <w:t>I</w:t>
                      </w:r>
                      <w:r>
                        <w:rPr>
                          <w:color w:val="FFFFFF" w:themeColor="background1"/>
                          <w:sz w:val="28"/>
                          <w:szCs w:val="28"/>
                        </w:rPr>
                        <w:t> : EXISTANT</w:t>
                      </w:r>
                    </w:p>
                    <w:p w14:paraId="439D2362" w14:textId="5D0E964E" w:rsidR="001B3ACB" w:rsidRDefault="001B3ACB" w:rsidP="001B3ACB">
                      <w:pPr>
                        <w:rPr>
                          <w:color w:val="FFFFFF" w:themeColor="background1"/>
                          <w:sz w:val="28"/>
                          <w:szCs w:val="28"/>
                        </w:rPr>
                      </w:pPr>
                      <w:r>
                        <w:rPr>
                          <w:color w:val="FFFFFF" w:themeColor="background1"/>
                          <w:sz w:val="28"/>
                          <w:szCs w:val="28"/>
                        </w:rPr>
                        <w:tab/>
                        <w:t xml:space="preserve">DOSSIER </w:t>
                      </w:r>
                      <w:r w:rsidR="002440E3">
                        <w:rPr>
                          <w:color w:val="FFFFFF" w:themeColor="background1"/>
                          <w:sz w:val="28"/>
                          <w:szCs w:val="28"/>
                        </w:rPr>
                        <w:t>II</w:t>
                      </w:r>
                      <w:r>
                        <w:rPr>
                          <w:color w:val="FFFFFF" w:themeColor="background1"/>
                          <w:sz w:val="28"/>
                          <w:szCs w:val="28"/>
                        </w:rPr>
                        <w:t> : CAHIER DE CHARGES</w:t>
                      </w:r>
                    </w:p>
                    <w:p w14:paraId="7E632CF5" w14:textId="77777777" w:rsidR="001B3ACB" w:rsidRDefault="001B3ACB" w:rsidP="001B3ACB">
                      <w:pPr>
                        <w:rPr>
                          <w:color w:val="FFFFFF" w:themeColor="background1"/>
                          <w:sz w:val="28"/>
                          <w:szCs w:val="28"/>
                        </w:rPr>
                      </w:pPr>
                      <w:r>
                        <w:rPr>
                          <w:color w:val="FFFFFF" w:themeColor="background1"/>
                          <w:sz w:val="28"/>
                          <w:szCs w:val="28"/>
                        </w:rPr>
                        <w:tab/>
                      </w:r>
                      <w:r w:rsidRPr="00225DE0">
                        <w:rPr>
                          <w:color w:val="FFFFFF" w:themeColor="background1"/>
                          <w:sz w:val="28"/>
                          <w:szCs w:val="28"/>
                        </w:rPr>
                        <w:t xml:space="preserve">DOSSIER III : DOSSIER D’ANALYSE </w:t>
                      </w:r>
                    </w:p>
                    <w:p w14:paraId="3DC0A259"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DOSSIER IV : DOSSSIER DE CONCEPTION </w:t>
                      </w:r>
                    </w:p>
                    <w:p w14:paraId="2221072D"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DOSSIER V : DOSSIER DE REALISATION </w:t>
                      </w:r>
                    </w:p>
                    <w:p w14:paraId="681D10D4" w14:textId="77777777" w:rsidR="001B3ACB" w:rsidRDefault="001B3ACB" w:rsidP="001B3ACB">
                      <w:pPr>
                        <w:ind w:firstLine="708"/>
                        <w:rPr>
                          <w:color w:val="FFFFFF" w:themeColor="background1"/>
                          <w:sz w:val="28"/>
                          <w:szCs w:val="28"/>
                        </w:rPr>
                      </w:pPr>
                      <w:r w:rsidRPr="00225DE0">
                        <w:rPr>
                          <w:color w:val="FFFFFF" w:themeColor="background1"/>
                          <w:sz w:val="28"/>
                          <w:szCs w:val="28"/>
                        </w:rPr>
                        <w:t xml:space="preserve"> </w:t>
                      </w:r>
                      <w:proofErr w:type="gramStart"/>
                      <w:r w:rsidRPr="00225DE0">
                        <w:rPr>
                          <w:color w:val="FFFFFF" w:themeColor="background1"/>
                          <w:sz w:val="28"/>
                          <w:szCs w:val="28"/>
                        </w:rPr>
                        <w:t>DOSSIER VI</w:t>
                      </w:r>
                      <w:proofErr w:type="gramEnd"/>
                      <w:r w:rsidRPr="00225DE0">
                        <w:rPr>
                          <w:color w:val="FFFFFF" w:themeColor="background1"/>
                          <w:sz w:val="28"/>
                          <w:szCs w:val="28"/>
                        </w:rPr>
                        <w:t xml:space="preserve"> : TEST DE FONCTIONNALITE </w:t>
                      </w:r>
                    </w:p>
                    <w:p w14:paraId="3E1B79CB" w14:textId="77777777" w:rsidR="001B3ACB" w:rsidRPr="000E47FC" w:rsidRDefault="001B3ACB" w:rsidP="001B3ACB">
                      <w:pPr>
                        <w:ind w:firstLine="708"/>
                        <w:rPr>
                          <w:color w:val="FFFFFF" w:themeColor="background1"/>
                          <w:sz w:val="28"/>
                          <w:szCs w:val="28"/>
                        </w:rPr>
                      </w:pPr>
                      <w:proofErr w:type="gramStart"/>
                      <w:r w:rsidRPr="00225DE0">
                        <w:rPr>
                          <w:color w:val="FFFFFF" w:themeColor="background1"/>
                          <w:sz w:val="28"/>
                          <w:szCs w:val="28"/>
                        </w:rPr>
                        <w:t>DOSSIER VII</w:t>
                      </w:r>
                      <w:proofErr w:type="gramEnd"/>
                      <w:r w:rsidRPr="00225DE0">
                        <w:rPr>
                          <w:color w:val="FFFFFF" w:themeColor="background1"/>
                          <w:sz w:val="28"/>
                          <w:szCs w:val="28"/>
                        </w:rPr>
                        <w:t xml:space="preserve"> : GUIDE D’UTILISATEUR</w:t>
                      </w:r>
                    </w:p>
                    <w:p w14:paraId="3F1C4659" w14:textId="77777777" w:rsidR="001B3ACB" w:rsidRPr="000E47FC" w:rsidRDefault="001B3ACB" w:rsidP="001B3ACB">
                      <w:pPr>
                        <w:rPr>
                          <w:color w:val="FFFFFF" w:themeColor="background1"/>
                          <w:sz w:val="28"/>
                          <w:szCs w:val="28"/>
                        </w:rPr>
                      </w:pPr>
                      <w:r w:rsidRPr="000E47FC">
                        <w:rPr>
                          <w:color w:val="FFFFFF" w:themeColor="background1"/>
                          <w:sz w:val="28"/>
                          <w:szCs w:val="28"/>
                        </w:rPr>
                        <w:t>CONCLUSION</w:t>
                      </w:r>
                    </w:p>
                  </w:txbxContent>
                </v:textbox>
                <w10:wrap anchorx="margin"/>
              </v:shape>
            </w:pict>
          </mc:Fallback>
        </mc:AlternateContent>
      </w:r>
    </w:p>
    <w:p w14:paraId="0B1DE98F" w14:textId="77777777" w:rsidR="001B3ACB" w:rsidRDefault="001B3ACB" w:rsidP="001B3ACB">
      <w:pPr>
        <w:spacing w:after="156"/>
      </w:pPr>
      <w:r>
        <w:t xml:space="preserve"> </w:t>
      </w:r>
    </w:p>
    <w:p w14:paraId="1595DBB5" w14:textId="77777777" w:rsidR="001B3ACB" w:rsidRDefault="001B3ACB" w:rsidP="001B3ACB">
      <w:pPr>
        <w:spacing w:after="0"/>
      </w:pPr>
      <w:r>
        <w:t xml:space="preserve"> </w:t>
      </w:r>
    </w:p>
    <w:p w14:paraId="311A708B" w14:textId="77777777" w:rsidR="001B3ACB" w:rsidRPr="00D72A84" w:rsidRDefault="001B3ACB" w:rsidP="001B3ACB">
      <w:r>
        <w:br w:type="page"/>
      </w:r>
    </w:p>
    <w:p w14:paraId="373B98CD" w14:textId="77777777" w:rsidR="009C444A" w:rsidRPr="00DA6CDD" w:rsidRDefault="009C444A" w:rsidP="009C444A">
      <w:pPr>
        <w:rPr>
          <w:sz w:val="20"/>
          <w:szCs w:val="18"/>
        </w:rPr>
      </w:pPr>
    </w:p>
    <w:p w14:paraId="46E1CC76" w14:textId="44EF9BDF" w:rsidR="001E63E8" w:rsidRDefault="001B4B72" w:rsidP="001E63E8">
      <w:pPr>
        <w:pStyle w:val="Titre2"/>
      </w:pPr>
      <w:bookmarkStart w:id="132" w:name="_Toc240908118"/>
      <w:r>
        <w:t>INTRODUCTION DE LA PHASE TECHNIQUE</w:t>
      </w:r>
      <w:bookmarkEnd w:id="132"/>
    </w:p>
    <w:p w14:paraId="02384D06" w14:textId="77777777" w:rsidR="009C444A" w:rsidRPr="009C444A" w:rsidRDefault="009C444A" w:rsidP="009C444A">
      <w:pPr>
        <w:rPr>
          <w:sz w:val="10"/>
          <w:szCs w:val="10"/>
          <w:lang w:eastAsia="fr-FR"/>
        </w:rPr>
      </w:pPr>
    </w:p>
    <w:p w14:paraId="1EF8DF9F" w14:textId="72E7457D" w:rsidR="001E63E8" w:rsidRDefault="009C444A" w:rsidP="009C444A">
      <w:pPr>
        <w:ind w:firstLine="329"/>
      </w:pPr>
      <w:r w:rsidRPr="00E85F70">
        <w:rPr>
          <w:lang w:eastAsia="fr-FR"/>
        </w:rPr>
        <w:t xml:space="preserve">La phase technique constitue le cœur du projet </w:t>
      </w:r>
      <w:r w:rsidRPr="00E85F70">
        <w:rPr>
          <w:b/>
          <w:bCs/>
          <w:lang w:eastAsia="fr-FR"/>
        </w:rPr>
        <w:t>Agrilink</w:t>
      </w:r>
      <w:r w:rsidRPr="00E85F70">
        <w:rPr>
          <w:lang w:eastAsia="fr-FR"/>
        </w:rPr>
        <w:t xml:space="preserve">, car elle assure le passage de l’analyse des besoins à la mise en œuvre effective de la solution. Elle commence par l’élaboration du cahier des charges, qui définit les attentes et contraintes, avant de poursuivre avec l’analyse et la conception à l’aide de modèles UML. Ces étapes préparent la réalisation, concrétisée grâce à des technologies modernes telles que </w:t>
      </w:r>
      <w:r w:rsidRPr="00E85F70">
        <w:rPr>
          <w:b/>
          <w:bCs/>
          <w:lang w:eastAsia="fr-FR"/>
        </w:rPr>
        <w:t>React,</w:t>
      </w:r>
      <w:r w:rsidR="00DF778B">
        <w:rPr>
          <w:b/>
          <w:bCs/>
          <w:lang w:eastAsia="fr-FR"/>
        </w:rPr>
        <w:t xml:space="preserve"> TailwindCSS,</w:t>
      </w:r>
      <w:r w:rsidRPr="00E85F70">
        <w:rPr>
          <w:b/>
          <w:bCs/>
          <w:lang w:eastAsia="fr-FR"/>
        </w:rPr>
        <w:t xml:space="preserve"> </w:t>
      </w:r>
      <w:r w:rsidR="00DF778B">
        <w:rPr>
          <w:b/>
          <w:bCs/>
          <w:lang w:eastAsia="fr-FR"/>
        </w:rPr>
        <w:t>Python</w:t>
      </w:r>
      <w:r w:rsidRPr="00E85F70">
        <w:rPr>
          <w:b/>
          <w:bCs/>
          <w:lang w:eastAsia="fr-FR"/>
        </w:rPr>
        <w:t>,</w:t>
      </w:r>
      <w:r w:rsidR="00C660E7">
        <w:rPr>
          <w:b/>
          <w:bCs/>
          <w:lang w:eastAsia="fr-FR"/>
        </w:rPr>
        <w:t xml:space="preserve"> FastAPI</w:t>
      </w:r>
      <w:r w:rsidR="004E0E6C">
        <w:rPr>
          <w:b/>
          <w:bCs/>
          <w:lang w:eastAsia="fr-FR"/>
        </w:rPr>
        <w:t>,</w:t>
      </w:r>
      <w:r w:rsidRPr="00E85F70">
        <w:rPr>
          <w:b/>
          <w:bCs/>
          <w:lang w:eastAsia="fr-FR"/>
        </w:rPr>
        <w:t xml:space="preserve"> </w:t>
      </w:r>
      <w:r w:rsidR="00A80579">
        <w:rPr>
          <w:b/>
          <w:bCs/>
          <w:lang w:eastAsia="fr-FR"/>
        </w:rPr>
        <w:t>PostgreSQL</w:t>
      </w:r>
      <w:r w:rsidR="00C660E7">
        <w:rPr>
          <w:b/>
          <w:bCs/>
          <w:lang w:eastAsia="fr-FR"/>
        </w:rPr>
        <w:t xml:space="preserve"> et Docker</w:t>
      </w:r>
      <w:r w:rsidRPr="00E85F70">
        <w:rPr>
          <w:lang w:eastAsia="fr-FR"/>
        </w:rPr>
        <w:t>. Des tests de fonctionnalités viennent ensuite valider la fiabilité de l’application, et des guides pratiques sont rédigés pour en faciliter l’installation et l’usage.</w:t>
      </w:r>
    </w:p>
    <w:p w14:paraId="5340EE64" w14:textId="77777777" w:rsidR="001E63E8" w:rsidRDefault="001E63E8" w:rsidP="001E63E8"/>
    <w:p w14:paraId="7423162A" w14:textId="77777777" w:rsidR="002D3F7C" w:rsidRPr="001E63E8" w:rsidRDefault="00BC30AC" w:rsidP="001E63E8">
      <w:r>
        <w:br w:type="page"/>
      </w:r>
    </w:p>
    <w:p w14:paraId="6F176AE1" w14:textId="5E5619C3" w:rsidR="002D3F7C" w:rsidRDefault="00256776" w:rsidP="00AF7F9B">
      <w:r>
        <w:rPr>
          <w:noProof/>
        </w:rPr>
        <w:lastRenderedPageBreak/>
        <mc:AlternateContent>
          <mc:Choice Requires="wps">
            <w:drawing>
              <wp:anchor distT="0" distB="0" distL="114300" distR="114300" simplePos="0" relativeHeight="251658260" behindDoc="0" locked="0" layoutInCell="1" allowOverlap="1" wp14:anchorId="28274175" wp14:editId="2A62768A">
                <wp:simplePos x="0" y="0"/>
                <wp:positionH relativeFrom="margin">
                  <wp:posOffset>592455</wp:posOffset>
                </wp:positionH>
                <wp:positionV relativeFrom="paragraph">
                  <wp:posOffset>134620</wp:posOffset>
                </wp:positionV>
                <wp:extent cx="5156200" cy="812800"/>
                <wp:effectExtent l="0" t="0" r="25400" b="25400"/>
                <wp:wrapNone/>
                <wp:docPr id="327027699" name="Rectangle : coins arrondis 23"/>
                <wp:cNvGraphicFramePr/>
                <a:graphic xmlns:a="http://schemas.openxmlformats.org/drawingml/2006/main">
                  <a:graphicData uri="http://schemas.microsoft.com/office/word/2010/wordprocessingShape">
                    <wps:wsp>
                      <wps:cNvSpPr/>
                      <wps:spPr>
                        <a:xfrm>
                          <a:off x="0" y="0"/>
                          <a:ext cx="5156200" cy="81280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786DE0" w14:textId="317003D2" w:rsidR="00256776" w:rsidRPr="002D3F7C" w:rsidRDefault="00256776" w:rsidP="00F96B27">
                            <w:pPr>
                              <w:pStyle w:val="Titre2"/>
                            </w:pPr>
                            <w:bookmarkStart w:id="133" w:name="_Toc240908119"/>
                            <w:r w:rsidRPr="002D3F7C">
                              <w:t>DOSSIER 1 :</w:t>
                            </w:r>
                            <w:r>
                              <w:t xml:space="preserve"> </w:t>
                            </w:r>
                            <w:r w:rsidR="003873AF">
                              <w:t>ÉTUDE DE L’EXISTANT</w:t>
                            </w:r>
                            <w:bookmarkEnd w:id="133"/>
                          </w:p>
                          <w:p w14:paraId="4F988EF3" w14:textId="77777777" w:rsidR="00256776" w:rsidRDefault="00256776" w:rsidP="002567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274175" id="Rectangle : coins arrondis 23" o:spid="_x0000_s1042" style="position:absolute;left:0;text-align:left;margin-left:46.65pt;margin-top:10.6pt;width:406pt;height:64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" fillcolor="#4472c4 [3204]" strokecolor="#09101d [484]" strokeweight="1pt">
                <v:stroke joinstyle="miter"/>
                <v:textbox>
                  <w:txbxContent>
                    <w:p w14:paraId="5F786DE0" w14:textId="317003D2" w:rsidR="00256776" w:rsidRPr="002D3F7C" w:rsidRDefault="00256776" w:rsidP="00F96B27">
                      <w:pPr>
                        <w:pStyle w:val="Titre2"/>
                      </w:pPr>
                      <w:bookmarkStart w:id="134" w:name="_Toc240908119"/>
                      <w:r w:rsidRPr="002D3F7C">
                        <w:t>DOSSIER 1 :</w:t>
                      </w:r>
                      <w:r>
                        <w:t xml:space="preserve"> </w:t>
                      </w:r>
                      <w:r w:rsidR="003873AF">
                        <w:t>ÉTUDE DE L’EXISTANT</w:t>
                      </w:r>
                      <w:bookmarkEnd w:id="134"/>
                    </w:p>
                    <w:p w14:paraId="4F988EF3" w14:textId="77777777" w:rsidR="00256776" w:rsidRDefault="00256776" w:rsidP="00256776">
                      <w:pPr>
                        <w:jc w:val="center"/>
                      </w:pPr>
                    </w:p>
                  </w:txbxContent>
                </v:textbox>
                <w10:wrap anchorx="margin"/>
              </v:roundrect>
            </w:pict>
          </mc:Fallback>
        </mc:AlternateContent>
      </w:r>
    </w:p>
    <w:p w14:paraId="50F05622" w14:textId="24D710D9" w:rsidR="002D3F7C" w:rsidRDefault="002D3F7C" w:rsidP="00256776">
      <w:pPr>
        <w:tabs>
          <w:tab w:val="left" w:pos="3570"/>
          <w:tab w:val="center" w:pos="4536"/>
        </w:tabs>
        <w:spacing w:after="158"/>
      </w:pPr>
      <w:r>
        <w:t xml:space="preserve"> </w:t>
      </w:r>
      <w:r w:rsidR="00256776">
        <w:tab/>
      </w:r>
      <w:r w:rsidR="00256776">
        <w:tab/>
      </w:r>
    </w:p>
    <w:p w14:paraId="2F252F71" w14:textId="3419AE10" w:rsidR="002D3F7C" w:rsidRDefault="002D3F7C" w:rsidP="002D3F7C">
      <w:pPr>
        <w:spacing w:after="159"/>
      </w:pPr>
      <w:r>
        <w:t xml:space="preserve"> </w:t>
      </w:r>
    </w:p>
    <w:p w14:paraId="1640F096" w14:textId="38B2F1F1" w:rsidR="00367ABC" w:rsidRDefault="00367ABC" w:rsidP="002D3F7C">
      <w:pPr>
        <w:spacing w:after="158"/>
        <w:ind w:left="-5"/>
        <w:rPr>
          <w:u w:val="single" w:color="000000"/>
        </w:rPr>
      </w:pPr>
    </w:p>
    <w:p w14:paraId="4099DAC4" w14:textId="23D21949" w:rsidR="002D3F7C" w:rsidRDefault="00DA2E0A" w:rsidP="002D3F7C">
      <w:pPr>
        <w:spacing w:after="158"/>
        <w:ind w:left="-5"/>
      </w:pPr>
      <w:r>
        <w:rPr>
          <w:noProof/>
        </w:rPr>
        <mc:AlternateContent>
          <mc:Choice Requires="wps">
            <w:drawing>
              <wp:anchor distT="0" distB="0" distL="114300" distR="114300" simplePos="0" relativeHeight="251658258" behindDoc="0" locked="0" layoutInCell="1" allowOverlap="1" wp14:anchorId="52C09E6C" wp14:editId="48D9D8FA">
                <wp:simplePos x="0" y="0"/>
                <wp:positionH relativeFrom="margin">
                  <wp:posOffset>293370</wp:posOffset>
                </wp:positionH>
                <wp:positionV relativeFrom="paragraph">
                  <wp:posOffset>311785</wp:posOffset>
                </wp:positionV>
                <wp:extent cx="5441950" cy="1485900"/>
                <wp:effectExtent l="0" t="0" r="25400" b="19050"/>
                <wp:wrapNone/>
                <wp:docPr id="354533632" name="Rectangle : coins arrondis 16"/>
                <wp:cNvGraphicFramePr/>
                <a:graphic xmlns:a="http://schemas.openxmlformats.org/drawingml/2006/main">
                  <a:graphicData uri="http://schemas.microsoft.com/office/word/2010/wordprocessingShape">
                    <wps:wsp>
                      <wps:cNvSpPr/>
                      <wps:spPr>
                        <a:xfrm>
                          <a:off x="0" y="0"/>
                          <a:ext cx="5441950" cy="14859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A5C855" w14:textId="60CB5F65" w:rsidR="002D3F7C" w:rsidRPr="003F44E8" w:rsidRDefault="00DA2E0A" w:rsidP="002D3F7C">
                            <w:pPr>
                              <w:rPr>
                                <w:color w:val="000000" w:themeColor="text1"/>
                              </w:rPr>
                            </w:pPr>
                            <w:r w:rsidRPr="00DA2E0A">
                              <w:rPr>
                                <w:color w:val="000000" w:themeColor="text1"/>
                              </w:rPr>
                              <w:t>Ce dossier présente l’étude de l’existant dans le domaine de la gestion des procédés agricoles. Il analyse les pratiques actuelles des producteurs ainsi que les solutions numériques disponibles</w:t>
                            </w:r>
                            <w:r w:rsidR="00CB1838">
                              <w:rPr>
                                <w:color w:val="000000" w:themeColor="text1"/>
                              </w:rPr>
                              <w:t xml:space="preserve">, </w:t>
                            </w:r>
                            <w:r w:rsidRPr="00DA2E0A">
                              <w:rPr>
                                <w:color w:val="000000" w:themeColor="text1"/>
                              </w:rPr>
                              <w:t>me</w:t>
                            </w:r>
                            <w:r w:rsidR="00B645E3">
                              <w:rPr>
                                <w:color w:val="000000" w:themeColor="text1"/>
                              </w:rPr>
                              <w:t>t</w:t>
                            </w:r>
                            <w:r w:rsidRPr="00DA2E0A">
                              <w:rPr>
                                <w:color w:val="000000" w:themeColor="text1"/>
                              </w:rPr>
                              <w:t xml:space="preserve"> en évidence les limites des solutions existantes dans le contexte local</w:t>
                            </w:r>
                            <w:r w:rsidR="00B645E3">
                              <w:rPr>
                                <w:color w:val="000000" w:themeColor="text1"/>
                              </w:rPr>
                              <w:t xml:space="preserve"> et </w:t>
                            </w:r>
                            <w:r w:rsidRPr="00DA2E0A">
                              <w:rPr>
                                <w:color w:val="000000" w:themeColor="text1"/>
                              </w:rPr>
                              <w:t>permet</w:t>
                            </w:r>
                            <w:r w:rsidR="00B645E3">
                              <w:rPr>
                                <w:color w:val="000000" w:themeColor="text1"/>
                              </w:rPr>
                              <w:t xml:space="preserve"> donc</w:t>
                            </w:r>
                            <w:r w:rsidRPr="00DA2E0A">
                              <w:rPr>
                                <w:color w:val="000000" w:themeColor="text1"/>
                              </w:rPr>
                              <w:t xml:space="preserve"> de proposer une plateforme numérique et intelligente adaptée aux besoins des producteurs.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09E6C" id="_x0000_s1043" style="position:absolute;left:0;text-align:left;margin-left:23.1pt;margin-top:24.55pt;width:428.5pt;height:117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" filled="f" strokecolor="#09101d [484]" strokeweight="1pt">
                <v:stroke joinstyle="miter"/>
                <v:textbox>
                  <w:txbxContent>
                    <w:p w14:paraId="6DA5C855" w14:textId="60CB5F65" w:rsidR="002D3F7C" w:rsidRPr="003F44E8" w:rsidRDefault="00DA2E0A" w:rsidP="002D3F7C">
                      <w:pPr>
                        <w:rPr>
                          <w:color w:val="000000" w:themeColor="text1"/>
                        </w:rPr>
                      </w:pPr>
                      <w:r w:rsidRPr="00DA2E0A">
                        <w:rPr>
                          <w:color w:val="000000" w:themeColor="text1"/>
                        </w:rPr>
                        <w:t>Ce dossier présente l’étude de l’existant dans le domaine de la gestion des procédés agricoles. Il analyse les pratiques actuelles des producteurs ainsi que les solutions numériques disponibles</w:t>
                      </w:r>
                      <w:r w:rsidR="00CB1838">
                        <w:rPr>
                          <w:color w:val="000000" w:themeColor="text1"/>
                        </w:rPr>
                        <w:t xml:space="preserve">, </w:t>
                      </w:r>
                      <w:r w:rsidRPr="00DA2E0A">
                        <w:rPr>
                          <w:color w:val="000000" w:themeColor="text1"/>
                        </w:rPr>
                        <w:t>me</w:t>
                      </w:r>
                      <w:r w:rsidR="00B645E3">
                        <w:rPr>
                          <w:color w:val="000000" w:themeColor="text1"/>
                        </w:rPr>
                        <w:t>t</w:t>
                      </w:r>
                      <w:r w:rsidRPr="00DA2E0A">
                        <w:rPr>
                          <w:color w:val="000000" w:themeColor="text1"/>
                        </w:rPr>
                        <w:t xml:space="preserve"> en évidence les limites des solutions existantes dans le contexte local</w:t>
                      </w:r>
                      <w:r w:rsidR="00B645E3">
                        <w:rPr>
                          <w:color w:val="000000" w:themeColor="text1"/>
                        </w:rPr>
                        <w:t xml:space="preserve"> et </w:t>
                      </w:r>
                      <w:r w:rsidRPr="00DA2E0A">
                        <w:rPr>
                          <w:color w:val="000000" w:themeColor="text1"/>
                        </w:rPr>
                        <w:t>permet</w:t>
                      </w:r>
                      <w:r w:rsidR="00B645E3">
                        <w:rPr>
                          <w:color w:val="000000" w:themeColor="text1"/>
                        </w:rPr>
                        <w:t xml:space="preserve"> donc</w:t>
                      </w:r>
                      <w:r w:rsidRPr="00DA2E0A">
                        <w:rPr>
                          <w:color w:val="000000" w:themeColor="text1"/>
                        </w:rPr>
                        <w:t xml:space="preserve"> de proposer une plateforme numérique et intelligente adaptée aux besoins des producteurs.</w:t>
                      </w:r>
                    </w:p>
                  </w:txbxContent>
                </v:textbox>
                <w10:wrap anchorx="margin"/>
              </v:roundrect>
            </w:pict>
          </mc:Fallback>
        </mc:AlternateContent>
      </w:r>
      <w:r w:rsidR="002D3F7C">
        <w:rPr>
          <w:u w:val="single" w:color="000000"/>
        </w:rPr>
        <w:t xml:space="preserve">Résumé </w:t>
      </w:r>
      <w:r w:rsidR="002D3F7C">
        <w:t xml:space="preserve">: </w:t>
      </w:r>
    </w:p>
    <w:p w14:paraId="696A6D70" w14:textId="5D4A12C7" w:rsidR="002D3F7C" w:rsidRDefault="002D3F7C" w:rsidP="002D3F7C">
      <w:pPr>
        <w:spacing w:after="158"/>
        <w:ind w:left="-5"/>
      </w:pPr>
    </w:p>
    <w:p w14:paraId="32F55288" w14:textId="77777777" w:rsidR="002D3F7C" w:rsidRDefault="002D3F7C" w:rsidP="002D3F7C">
      <w:pPr>
        <w:spacing w:after="158"/>
        <w:ind w:left="-5"/>
      </w:pPr>
    </w:p>
    <w:p w14:paraId="34BF7F32" w14:textId="20C578FD" w:rsidR="002D3F7C" w:rsidRDefault="002D3F7C" w:rsidP="002D3F7C">
      <w:pPr>
        <w:spacing w:after="158"/>
      </w:pPr>
    </w:p>
    <w:p w14:paraId="317F7143" w14:textId="77777777" w:rsidR="002D3F7C" w:rsidRDefault="002D3F7C" w:rsidP="002D3F7C">
      <w:pPr>
        <w:spacing w:after="158"/>
      </w:pPr>
    </w:p>
    <w:p w14:paraId="4F5B8FCC" w14:textId="77777777" w:rsidR="00F3226E" w:rsidRDefault="00F3226E" w:rsidP="002D3F7C">
      <w:pPr>
        <w:spacing w:after="158"/>
        <w:ind w:left="-5"/>
        <w:rPr>
          <w:u w:val="single" w:color="000000"/>
        </w:rPr>
      </w:pPr>
    </w:p>
    <w:p w14:paraId="0128F7DA" w14:textId="37AEFE39" w:rsidR="002D3F7C" w:rsidRDefault="002D3F7C" w:rsidP="002D3F7C">
      <w:pPr>
        <w:spacing w:after="158"/>
        <w:ind w:left="-5"/>
      </w:pPr>
      <w:r>
        <w:rPr>
          <w:u w:val="single" w:color="000000"/>
        </w:rPr>
        <w:t>Plan :</w:t>
      </w:r>
      <w:r>
        <w:t xml:space="preserve"> </w:t>
      </w:r>
    </w:p>
    <w:p w14:paraId="1BB917E0" w14:textId="32BFE1C1" w:rsidR="002D3F7C" w:rsidRDefault="00F3226E" w:rsidP="002D3F7C">
      <w:pPr>
        <w:spacing w:after="158"/>
        <w:ind w:left="-5"/>
      </w:pPr>
      <w:r>
        <w:rPr>
          <w:noProof/>
        </w:rPr>
        <mc:AlternateContent>
          <mc:Choice Requires="wps">
            <w:drawing>
              <wp:anchor distT="0" distB="0" distL="114300" distR="114300" simplePos="0" relativeHeight="251658259" behindDoc="0" locked="0" layoutInCell="1" allowOverlap="1" wp14:anchorId="537521D7" wp14:editId="39D4E81D">
                <wp:simplePos x="0" y="0"/>
                <wp:positionH relativeFrom="column">
                  <wp:posOffset>427355</wp:posOffset>
                </wp:positionH>
                <wp:positionV relativeFrom="paragraph">
                  <wp:posOffset>193040</wp:posOffset>
                </wp:positionV>
                <wp:extent cx="5454650" cy="3771900"/>
                <wp:effectExtent l="0" t="0" r="0" b="0"/>
                <wp:wrapNone/>
                <wp:docPr id="170981236" name="Rectangle : en biseau 17"/>
                <wp:cNvGraphicFramePr/>
                <a:graphic xmlns:a="http://schemas.openxmlformats.org/drawingml/2006/main">
                  <a:graphicData uri="http://schemas.microsoft.com/office/word/2010/wordprocessingShape">
                    <wps:wsp>
                      <wps:cNvSpPr/>
                      <wps:spPr>
                        <a:xfrm>
                          <a:off x="0" y="0"/>
                          <a:ext cx="5454650" cy="3771900"/>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AF8871" w14:textId="77777777" w:rsidR="00B25845" w:rsidRPr="00B34F73" w:rsidRDefault="00B25845" w:rsidP="00B25845">
                            <w:pPr>
                              <w:rPr>
                                <w:sz w:val="40"/>
                                <w:szCs w:val="36"/>
                              </w:rPr>
                            </w:pPr>
                            <w:r w:rsidRPr="00B34F73">
                              <w:rPr>
                                <w:sz w:val="40"/>
                                <w:szCs w:val="36"/>
                              </w:rPr>
                              <w:t>INTRODUCTION</w:t>
                            </w:r>
                          </w:p>
                          <w:p w14:paraId="35122FFE" w14:textId="77777777" w:rsidR="00B25845" w:rsidRPr="00DD47A1" w:rsidRDefault="00B25845" w:rsidP="006C04E4">
                            <w:pPr>
                              <w:pStyle w:val="Paragraphedeliste"/>
                              <w:numPr>
                                <w:ilvl w:val="0"/>
                                <w:numId w:val="6"/>
                              </w:numPr>
                              <w:ind w:left="1134" w:hanging="567"/>
                              <w:rPr>
                                <w:sz w:val="40"/>
                                <w:szCs w:val="36"/>
                              </w:rPr>
                            </w:pPr>
                            <w:r>
                              <w:rPr>
                                <w:sz w:val="40"/>
                                <w:szCs w:val="36"/>
                              </w:rPr>
                              <w:t>Présentation du thème</w:t>
                            </w:r>
                          </w:p>
                          <w:p w14:paraId="15C7EE0E" w14:textId="77777777" w:rsidR="00B25845" w:rsidRDefault="00B25845" w:rsidP="006C04E4">
                            <w:pPr>
                              <w:pStyle w:val="Paragraphedeliste"/>
                              <w:numPr>
                                <w:ilvl w:val="0"/>
                                <w:numId w:val="6"/>
                              </w:numPr>
                              <w:ind w:left="1134" w:hanging="567"/>
                              <w:rPr>
                                <w:sz w:val="40"/>
                                <w:szCs w:val="36"/>
                              </w:rPr>
                            </w:pPr>
                            <w:r>
                              <w:rPr>
                                <w:sz w:val="40"/>
                                <w:szCs w:val="36"/>
                              </w:rPr>
                              <w:t>Etude de l’existant</w:t>
                            </w:r>
                          </w:p>
                          <w:p w14:paraId="32044D34" w14:textId="77777777" w:rsidR="00B25845" w:rsidRDefault="00B25845" w:rsidP="006C04E4">
                            <w:pPr>
                              <w:pStyle w:val="Paragraphedeliste"/>
                              <w:numPr>
                                <w:ilvl w:val="0"/>
                                <w:numId w:val="6"/>
                              </w:numPr>
                              <w:ind w:left="1134" w:hanging="567"/>
                              <w:rPr>
                                <w:sz w:val="40"/>
                                <w:szCs w:val="36"/>
                              </w:rPr>
                            </w:pPr>
                            <w:r>
                              <w:rPr>
                                <w:sz w:val="40"/>
                                <w:szCs w:val="36"/>
                              </w:rPr>
                              <w:t>Critique de l’existant</w:t>
                            </w:r>
                          </w:p>
                          <w:p w14:paraId="6A128D9E" w14:textId="77777777" w:rsidR="00B25845" w:rsidRDefault="00B25845" w:rsidP="006C04E4">
                            <w:pPr>
                              <w:pStyle w:val="Paragraphedeliste"/>
                              <w:numPr>
                                <w:ilvl w:val="0"/>
                                <w:numId w:val="6"/>
                              </w:numPr>
                              <w:ind w:left="1134" w:hanging="567"/>
                              <w:rPr>
                                <w:sz w:val="40"/>
                                <w:szCs w:val="36"/>
                              </w:rPr>
                            </w:pPr>
                            <w:r>
                              <w:rPr>
                                <w:sz w:val="40"/>
                                <w:szCs w:val="36"/>
                              </w:rPr>
                              <w:t>Problématique</w:t>
                            </w:r>
                          </w:p>
                          <w:p w14:paraId="15478535" w14:textId="4641EF46" w:rsidR="00B25845" w:rsidRPr="00B25845" w:rsidRDefault="00B25845" w:rsidP="006C04E4">
                            <w:pPr>
                              <w:pStyle w:val="Paragraphedeliste"/>
                              <w:numPr>
                                <w:ilvl w:val="0"/>
                                <w:numId w:val="6"/>
                              </w:numPr>
                              <w:ind w:left="1134" w:hanging="567"/>
                              <w:rPr>
                                <w:sz w:val="40"/>
                                <w:szCs w:val="36"/>
                              </w:rPr>
                            </w:pPr>
                            <w:r>
                              <w:rPr>
                                <w:sz w:val="40"/>
                                <w:szCs w:val="36"/>
                              </w:rPr>
                              <w:t>Proposition de solution</w:t>
                            </w:r>
                          </w:p>
                          <w:p w14:paraId="73CE0CA8" w14:textId="77777777" w:rsidR="00B25845" w:rsidRPr="00B34F73" w:rsidRDefault="00B25845" w:rsidP="00B25845">
                            <w:pPr>
                              <w:rPr>
                                <w:sz w:val="40"/>
                                <w:szCs w:val="36"/>
                              </w:rPr>
                            </w:pPr>
                            <w:r w:rsidRPr="00B34F73">
                              <w:rPr>
                                <w:sz w:val="40"/>
                                <w:szCs w:val="36"/>
                              </w:rPr>
                              <w:t>CONCLUSION</w:t>
                            </w:r>
                          </w:p>
                          <w:p w14:paraId="7AD8DCEE" w14:textId="77777777" w:rsidR="002D3F7C" w:rsidRDefault="002D3F7C" w:rsidP="002D3F7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521D7" id="_x0000_s1044" type="#_x0000_t84" style="position:absolute;left:0;text-align:left;margin-left:33.65pt;margin-top:15.2pt;width:429.5pt;height:29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" adj="1248" fillcolor="#4472c4 [3204]" stroked="f" strokeweight="1pt">
                <v:textbox>
                  <w:txbxContent>
                    <w:p w14:paraId="3CAF8871" w14:textId="77777777" w:rsidR="00B25845" w:rsidRPr="00B34F73" w:rsidRDefault="00B25845" w:rsidP="00B25845">
                      <w:pPr>
                        <w:rPr>
                          <w:sz w:val="40"/>
                          <w:szCs w:val="36"/>
                        </w:rPr>
                      </w:pPr>
                      <w:r w:rsidRPr="00B34F73">
                        <w:rPr>
                          <w:sz w:val="40"/>
                          <w:szCs w:val="36"/>
                        </w:rPr>
                        <w:t>INTRODUCTION</w:t>
                      </w:r>
                    </w:p>
                    <w:p w14:paraId="35122FFE" w14:textId="77777777" w:rsidR="00B25845" w:rsidRPr="00DD47A1" w:rsidRDefault="00B25845" w:rsidP="006C04E4">
                      <w:pPr>
                        <w:pStyle w:val="Paragraphedeliste"/>
                        <w:numPr>
                          <w:ilvl w:val="0"/>
                          <w:numId w:val="6"/>
                        </w:numPr>
                        <w:ind w:left="1134" w:hanging="567"/>
                        <w:rPr>
                          <w:sz w:val="40"/>
                          <w:szCs w:val="36"/>
                        </w:rPr>
                      </w:pPr>
                      <w:r>
                        <w:rPr>
                          <w:sz w:val="40"/>
                          <w:szCs w:val="36"/>
                        </w:rPr>
                        <w:t>Présentation du thème</w:t>
                      </w:r>
                    </w:p>
                    <w:p w14:paraId="15C7EE0E" w14:textId="77777777" w:rsidR="00B25845" w:rsidRDefault="00B25845" w:rsidP="006C04E4">
                      <w:pPr>
                        <w:pStyle w:val="Paragraphedeliste"/>
                        <w:numPr>
                          <w:ilvl w:val="0"/>
                          <w:numId w:val="6"/>
                        </w:numPr>
                        <w:ind w:left="1134" w:hanging="567"/>
                        <w:rPr>
                          <w:sz w:val="40"/>
                          <w:szCs w:val="36"/>
                        </w:rPr>
                      </w:pPr>
                      <w:r>
                        <w:rPr>
                          <w:sz w:val="40"/>
                          <w:szCs w:val="36"/>
                        </w:rPr>
                        <w:t>Etude de l’existant</w:t>
                      </w:r>
                    </w:p>
                    <w:p w14:paraId="32044D34" w14:textId="77777777" w:rsidR="00B25845" w:rsidRDefault="00B25845" w:rsidP="006C04E4">
                      <w:pPr>
                        <w:pStyle w:val="Paragraphedeliste"/>
                        <w:numPr>
                          <w:ilvl w:val="0"/>
                          <w:numId w:val="6"/>
                        </w:numPr>
                        <w:ind w:left="1134" w:hanging="567"/>
                        <w:rPr>
                          <w:sz w:val="40"/>
                          <w:szCs w:val="36"/>
                        </w:rPr>
                      </w:pPr>
                      <w:r>
                        <w:rPr>
                          <w:sz w:val="40"/>
                          <w:szCs w:val="36"/>
                        </w:rPr>
                        <w:t>Critique de l’existant</w:t>
                      </w:r>
                    </w:p>
                    <w:p w14:paraId="6A128D9E" w14:textId="77777777" w:rsidR="00B25845" w:rsidRDefault="00B25845" w:rsidP="006C04E4">
                      <w:pPr>
                        <w:pStyle w:val="Paragraphedeliste"/>
                        <w:numPr>
                          <w:ilvl w:val="0"/>
                          <w:numId w:val="6"/>
                        </w:numPr>
                        <w:ind w:left="1134" w:hanging="567"/>
                        <w:rPr>
                          <w:sz w:val="40"/>
                          <w:szCs w:val="36"/>
                        </w:rPr>
                      </w:pPr>
                      <w:r>
                        <w:rPr>
                          <w:sz w:val="40"/>
                          <w:szCs w:val="36"/>
                        </w:rPr>
                        <w:t>Problématique</w:t>
                      </w:r>
                    </w:p>
                    <w:p w14:paraId="15478535" w14:textId="4641EF46" w:rsidR="00B25845" w:rsidRPr="00B25845" w:rsidRDefault="00B25845" w:rsidP="006C04E4">
                      <w:pPr>
                        <w:pStyle w:val="Paragraphedeliste"/>
                        <w:numPr>
                          <w:ilvl w:val="0"/>
                          <w:numId w:val="6"/>
                        </w:numPr>
                        <w:ind w:left="1134" w:hanging="567"/>
                        <w:rPr>
                          <w:sz w:val="40"/>
                          <w:szCs w:val="36"/>
                        </w:rPr>
                      </w:pPr>
                      <w:r>
                        <w:rPr>
                          <w:sz w:val="40"/>
                          <w:szCs w:val="36"/>
                        </w:rPr>
                        <w:t>Proposition de solution</w:t>
                      </w:r>
                    </w:p>
                    <w:p w14:paraId="73CE0CA8" w14:textId="77777777" w:rsidR="00B25845" w:rsidRPr="00B34F73" w:rsidRDefault="00B25845" w:rsidP="00B25845">
                      <w:pPr>
                        <w:rPr>
                          <w:sz w:val="40"/>
                          <w:szCs w:val="36"/>
                        </w:rPr>
                      </w:pPr>
                      <w:r w:rsidRPr="00B34F73">
                        <w:rPr>
                          <w:sz w:val="40"/>
                          <w:szCs w:val="36"/>
                        </w:rPr>
                        <w:t>CONCLUSION</w:t>
                      </w:r>
                    </w:p>
                    <w:p w14:paraId="7AD8DCEE" w14:textId="77777777" w:rsidR="002D3F7C" w:rsidRDefault="002D3F7C" w:rsidP="002D3F7C"/>
                  </w:txbxContent>
                </v:textbox>
              </v:shape>
            </w:pict>
          </mc:Fallback>
        </mc:AlternateContent>
      </w:r>
    </w:p>
    <w:p w14:paraId="26D5B043" w14:textId="7B66D32A" w:rsidR="002D3F7C" w:rsidRDefault="002D3F7C" w:rsidP="002D3F7C">
      <w:pPr>
        <w:spacing w:after="0"/>
      </w:pPr>
      <w:r>
        <w:t xml:space="preserve"> </w:t>
      </w:r>
    </w:p>
    <w:p w14:paraId="6ED7CF0B" w14:textId="57AA55EF" w:rsidR="002D3F7C" w:rsidRDefault="002D3F7C" w:rsidP="002D3F7C">
      <w:pPr>
        <w:spacing w:after="0"/>
      </w:pPr>
    </w:p>
    <w:p w14:paraId="682ED33D" w14:textId="77777777" w:rsidR="002D3F7C" w:rsidRDefault="002D3F7C" w:rsidP="002D3F7C">
      <w:pPr>
        <w:spacing w:after="156"/>
      </w:pPr>
      <w:r>
        <w:t xml:space="preserve"> </w:t>
      </w:r>
    </w:p>
    <w:p w14:paraId="676AC584" w14:textId="77777777" w:rsidR="002D3F7C" w:rsidRDefault="002D3F7C" w:rsidP="002D3F7C">
      <w:pPr>
        <w:spacing w:after="0"/>
      </w:pPr>
      <w:r>
        <w:t xml:space="preserve"> </w:t>
      </w:r>
    </w:p>
    <w:p w14:paraId="6267F4B4" w14:textId="77777777" w:rsidR="00DA2E0A" w:rsidRDefault="00DA2E0A" w:rsidP="00DA2E0A"/>
    <w:p w14:paraId="795C83EA" w14:textId="6D3D8FDB" w:rsidR="00DA2E0A" w:rsidRDefault="00DA2E0A" w:rsidP="00DA2E0A">
      <w:r>
        <w:tab/>
      </w:r>
    </w:p>
    <w:p w14:paraId="07A0DB9F" w14:textId="77777777" w:rsidR="00DA2E0A" w:rsidRDefault="004B0036" w:rsidP="00DA2E0A">
      <w:pPr>
        <w:rPr>
          <w:lang w:eastAsia="fr-FR"/>
        </w:rPr>
      </w:pPr>
      <w:r w:rsidRPr="00DA2E0A">
        <w:rPr>
          <w:lang w:eastAsia="fr-FR"/>
        </w:rPr>
        <w:br w:type="page"/>
      </w:r>
    </w:p>
    <w:p w14:paraId="074EB49D" w14:textId="77777777" w:rsidR="00DA2E0A" w:rsidRDefault="00DA2E0A" w:rsidP="00DA2E0A">
      <w:pPr>
        <w:rPr>
          <w:lang w:eastAsia="fr-FR"/>
        </w:rPr>
      </w:pPr>
    </w:p>
    <w:p w14:paraId="7B4E2C43" w14:textId="411615CA" w:rsidR="00BC56A6" w:rsidRDefault="00861E78" w:rsidP="00787CA0">
      <w:pPr>
        <w:pStyle w:val="Titre3"/>
      </w:pPr>
      <w:bookmarkStart w:id="135" w:name="_Toc240908120"/>
      <w:r>
        <w:t>INTRODUCTION</w:t>
      </w:r>
      <w:bookmarkEnd w:id="135"/>
    </w:p>
    <w:p w14:paraId="50B2DD94" w14:textId="77777777" w:rsidR="00DA2E0A" w:rsidRPr="00F82C2D" w:rsidRDefault="00DA2E0A" w:rsidP="00DA2E0A">
      <w:pPr>
        <w:rPr>
          <w:sz w:val="10"/>
          <w:szCs w:val="8"/>
          <w:lang w:eastAsia="fr-FR"/>
        </w:rPr>
      </w:pPr>
    </w:p>
    <w:p w14:paraId="16A8A5B3" w14:textId="5AE5C2AF" w:rsidR="00861E78" w:rsidRDefault="00AB6035" w:rsidP="007C2943">
      <w:pPr>
        <w:ind w:firstLine="329"/>
        <w:rPr>
          <w:lang w:eastAsia="fr-FR"/>
        </w:rPr>
      </w:pPr>
      <w:r w:rsidRPr="00AB6035">
        <w:rPr>
          <w:lang w:eastAsia="fr-FR"/>
        </w:rPr>
        <w:t xml:space="preserve">L’agriculture occupe une place importante dans l’économie et la vie sociale au Cameroun, mais la gestion des différentes activités agricoles reste confrontée à plusieurs difficultés. Les producteurs doivent organiser et suivre de nombreuses opérations, notamment la préparation des parcelles, la plantation, l’entretien, les traitements et la récolte, souvent à l’aide de méthodes traditionnelles. Dans ce dossier, nous allons étudier les pratiques actuelles ainsi que les solutions numériques existantes afin d’identifier leurs limites et de faire ressortir les besoins auxquels notre projet devra répondre. Cette étude </w:t>
      </w:r>
      <w:r w:rsidR="004F1FDD" w:rsidRPr="004F1FDD">
        <w:rPr>
          <w:lang w:eastAsia="fr-FR"/>
        </w:rPr>
        <w:t xml:space="preserve">sera </w:t>
      </w:r>
      <w:r w:rsidRPr="00AB6035">
        <w:rPr>
          <w:lang w:eastAsia="fr-FR"/>
        </w:rPr>
        <w:t>organisée</w:t>
      </w:r>
      <w:r w:rsidR="004F1FDD" w:rsidRPr="004F1FDD">
        <w:rPr>
          <w:lang w:eastAsia="fr-FR"/>
        </w:rPr>
        <w:t xml:space="preserve"> en cinq parties : la présentation du thème, l’étude de l’existant, la critique de l’existant, la problématique et la proposition de solution.</w:t>
      </w:r>
      <w:r w:rsidR="00861E78">
        <w:rPr>
          <w:lang w:eastAsia="fr-FR"/>
        </w:rPr>
        <w:br w:type="page"/>
      </w:r>
    </w:p>
    <w:p w14:paraId="3D04E843" w14:textId="0DBD2D75" w:rsidR="00861E78" w:rsidRDefault="00861E78" w:rsidP="00CB1A4F">
      <w:pPr>
        <w:pStyle w:val="Titre3"/>
        <w:numPr>
          <w:ilvl w:val="0"/>
          <w:numId w:val="11"/>
        </w:numPr>
      </w:pPr>
      <w:bookmarkStart w:id="136" w:name="_Toc240908121"/>
      <w:r>
        <w:lastRenderedPageBreak/>
        <w:t>Présentation d</w:t>
      </w:r>
      <w:r w:rsidR="004C23FB">
        <w:t>u thème</w:t>
      </w:r>
      <w:bookmarkEnd w:id="136"/>
    </w:p>
    <w:p w14:paraId="0E3C6CA9" w14:textId="77777777" w:rsidR="00C4520C" w:rsidRPr="00C4520C" w:rsidRDefault="00C4520C" w:rsidP="00C4520C">
      <w:pPr>
        <w:rPr>
          <w:sz w:val="10"/>
          <w:szCs w:val="8"/>
          <w:lang w:eastAsia="fr-FR"/>
        </w:rPr>
      </w:pPr>
    </w:p>
    <w:p w14:paraId="68891476" w14:textId="50A51A72" w:rsidR="00C4520C" w:rsidRDefault="00C4520C" w:rsidP="00C4520C">
      <w:pPr>
        <w:ind w:firstLine="329"/>
      </w:pPr>
      <w:r>
        <w:t>L’agriculture repose sur plusieurs procédés qui doivent être correctement organisés et suivis pour assurer une bonne production. Ces procédés comprennent notamment la préparation des parcelles, la plantation, l’entretien, la fertilisation, les traitements phytosanitaires, le suivi des cultures et la récolte. Cependant, leur gestion reste souvent manuelle et dépend fortement de l’expérience des producteurs.</w:t>
      </w:r>
      <w:r w:rsidR="00A8100B">
        <w:t xml:space="preserve"> </w:t>
      </w:r>
      <w:r>
        <w:t xml:space="preserve">Notre projet porte sur </w:t>
      </w:r>
      <w:r w:rsidR="00A8100B">
        <w:t>l</w:t>
      </w:r>
      <w:proofErr w:type="gramStart"/>
      <w:r w:rsidR="00C62FEC">
        <w:t>’</w:t>
      </w:r>
      <w:r w:rsidR="00A8100B">
        <w:t>«</w:t>
      </w:r>
      <w:proofErr w:type="gramEnd"/>
      <w:r>
        <w:rPr>
          <w:rStyle w:val="lev"/>
        </w:rPr>
        <w:t xml:space="preserve"> Analyse, conception et réalisation d’une plateforme numérique intelligente </w:t>
      </w:r>
      <w:r w:rsidR="00C62FEC">
        <w:rPr>
          <w:rStyle w:val="lev"/>
        </w:rPr>
        <w:t>pour la</w:t>
      </w:r>
      <w:r>
        <w:rPr>
          <w:rStyle w:val="lev"/>
        </w:rPr>
        <w:t xml:space="preserve"> gestion des procédés agricoles »</w:t>
      </w:r>
      <w:r>
        <w:t>. Il consiste à mettre en place une solution permettant de centraliser les informations relatives aux exploitations, de planifier les activités, de suivre les cultures et de faciliter la gestion des différentes opérations agricoles. L’intégration de fonctionnalités intelligentes permettra également d’analyser les données disponibles et de fournir des recommandations ou des alertes afin d’aider les producteurs dans leur prise de décision.</w:t>
      </w:r>
    </w:p>
    <w:p w14:paraId="0C2539A0" w14:textId="77777777" w:rsidR="00861E78" w:rsidRDefault="00861E78" w:rsidP="00861E78">
      <w:pPr>
        <w:rPr>
          <w:lang w:eastAsia="fr-FR"/>
        </w:rPr>
      </w:pPr>
    </w:p>
    <w:p w14:paraId="74DAFAF5" w14:textId="77777777" w:rsidR="00861E78" w:rsidRDefault="00861E78" w:rsidP="00861E78">
      <w:pPr>
        <w:rPr>
          <w:lang w:eastAsia="fr-FR"/>
        </w:rPr>
      </w:pPr>
    </w:p>
    <w:p w14:paraId="4E80BFFB" w14:textId="3C51ED94" w:rsidR="00861E78" w:rsidRDefault="00861E78">
      <w:pPr>
        <w:spacing w:line="259" w:lineRule="auto"/>
        <w:jc w:val="left"/>
        <w:rPr>
          <w:lang w:eastAsia="fr-FR"/>
        </w:rPr>
      </w:pPr>
      <w:r>
        <w:rPr>
          <w:lang w:eastAsia="fr-FR"/>
        </w:rPr>
        <w:br w:type="page"/>
      </w:r>
    </w:p>
    <w:p w14:paraId="72223C84" w14:textId="5A4CFF11" w:rsidR="00927368" w:rsidRDefault="00927368" w:rsidP="00CB1A4F">
      <w:pPr>
        <w:pStyle w:val="Titre3"/>
        <w:numPr>
          <w:ilvl w:val="0"/>
          <w:numId w:val="11"/>
        </w:numPr>
      </w:pPr>
      <w:bookmarkStart w:id="137" w:name="_Toc240908122"/>
      <w:r>
        <w:lastRenderedPageBreak/>
        <w:t>Etude de l’existant</w:t>
      </w:r>
      <w:bookmarkEnd w:id="137"/>
    </w:p>
    <w:p w14:paraId="3E0044FA" w14:textId="77777777" w:rsidR="001339D6" w:rsidRDefault="00D527AB" w:rsidP="001339D6">
      <w:pPr>
        <w:ind w:firstLine="329"/>
        <w:rPr>
          <w:lang w:eastAsia="fr-FR"/>
        </w:rPr>
      </w:pPr>
      <w:r w:rsidRPr="00D527AB">
        <w:rPr>
          <w:lang w:eastAsia="fr-FR"/>
        </w:rPr>
        <w:t>Au Cameroun, la gestion des activités agricoles reste majoritairement basée sur des méthodes traditionnelles. Les agriculteurs utilisent principalement leur expérience personnelle, les conseils des techniciens agricoles, les coopératives, les médias ou encore Internet pour organiser leurs activités.</w:t>
      </w:r>
      <w:r>
        <w:rPr>
          <w:lang w:eastAsia="fr-FR"/>
        </w:rPr>
        <w:t xml:space="preserve"> </w:t>
      </w:r>
      <w:r w:rsidRPr="00D527AB">
        <w:rPr>
          <w:lang w:eastAsia="fr-FR"/>
        </w:rPr>
        <w:t>L’enquête menée auprès des agriculteurs a permis d’identifier plusieurs besoins. Les producteurs rencontrent principalement des problèmes liés aux maladies des cultures, aux variations climatiques, au manque d’informations techniques, aux difficultés de planification des travaux agricoles et à l’incertitude concernant les rendements des récoltes.</w:t>
      </w:r>
      <w:r>
        <w:rPr>
          <w:lang w:eastAsia="fr-FR"/>
        </w:rPr>
        <w:t xml:space="preserve"> </w:t>
      </w:r>
      <w:r w:rsidRPr="00D527AB">
        <w:rPr>
          <w:lang w:eastAsia="fr-FR"/>
        </w:rPr>
        <w:t>Concernant l’utilisation des technologies, une partie importante des agriculteurs possède un smartphone et utilise Internet, ce qui représente une opportunité pour l’intégration de solutions numériques dans le secteur agricole. Toutefois, peu d’entre eux utilisent actuellement des applications spécialisées dans la gestion agricole.</w:t>
      </w:r>
      <w:r w:rsidR="001339D6">
        <w:rPr>
          <w:lang w:eastAsia="fr-FR"/>
        </w:rPr>
        <w:t xml:space="preserve"> </w:t>
      </w:r>
    </w:p>
    <w:p w14:paraId="3EBA80A6" w14:textId="216F1834" w:rsidR="00D527AB" w:rsidRPr="00D527AB" w:rsidRDefault="00D527AB" w:rsidP="001339D6">
      <w:pPr>
        <w:rPr>
          <w:lang w:eastAsia="fr-FR"/>
        </w:rPr>
      </w:pPr>
      <w:r w:rsidRPr="00D527AB">
        <w:rPr>
          <w:lang w:eastAsia="fr-FR"/>
        </w:rPr>
        <w:t>Par ailleurs, plusieurs solutions numériques existent déjà dans le monde :</w:t>
      </w:r>
    </w:p>
    <w:p w14:paraId="13E62B3C" w14:textId="77777777" w:rsidR="00D527AB" w:rsidRPr="00D527AB" w:rsidRDefault="00D527AB" w:rsidP="006C04E4">
      <w:pPr>
        <w:numPr>
          <w:ilvl w:val="0"/>
          <w:numId w:val="10"/>
        </w:numPr>
        <w:rPr>
          <w:lang w:eastAsia="fr-FR"/>
        </w:rPr>
      </w:pPr>
      <w:r w:rsidRPr="00D527AB">
        <w:rPr>
          <w:lang w:eastAsia="fr-FR"/>
        </w:rPr>
        <w:t xml:space="preserve">Plantix : utilise l’intelligence artificielle pour identifier certaines maladies des cultures à partir d’images. </w:t>
      </w:r>
    </w:p>
    <w:p w14:paraId="001568DA" w14:textId="77777777" w:rsidR="00D527AB" w:rsidRPr="00D527AB" w:rsidRDefault="00D527AB" w:rsidP="006C04E4">
      <w:pPr>
        <w:numPr>
          <w:ilvl w:val="0"/>
          <w:numId w:val="10"/>
        </w:numPr>
        <w:rPr>
          <w:lang w:eastAsia="fr-FR"/>
        </w:rPr>
      </w:pPr>
      <w:r w:rsidRPr="00D527AB">
        <w:rPr>
          <w:lang w:eastAsia="fr-FR"/>
        </w:rPr>
        <w:t xml:space="preserve">CropIn : propose des outils de suivi des exploitations agricoles et d’analyse des données. </w:t>
      </w:r>
    </w:p>
    <w:p w14:paraId="506434AF" w14:textId="77777777" w:rsidR="00D527AB" w:rsidRPr="00D527AB" w:rsidRDefault="00D527AB" w:rsidP="006C04E4">
      <w:pPr>
        <w:numPr>
          <w:ilvl w:val="0"/>
          <w:numId w:val="10"/>
        </w:numPr>
        <w:rPr>
          <w:lang w:eastAsia="fr-FR"/>
        </w:rPr>
      </w:pPr>
      <w:r w:rsidRPr="00D527AB">
        <w:rPr>
          <w:lang w:eastAsia="fr-FR"/>
        </w:rPr>
        <w:t xml:space="preserve">Climate FieldView : permet le suivi des cultures et l’analyse des performances agricoles. </w:t>
      </w:r>
    </w:p>
    <w:p w14:paraId="2F45EDFA" w14:textId="77777777" w:rsidR="00D527AB" w:rsidRPr="00D527AB" w:rsidRDefault="00D527AB" w:rsidP="006C04E4">
      <w:pPr>
        <w:numPr>
          <w:ilvl w:val="0"/>
          <w:numId w:val="10"/>
        </w:numPr>
        <w:rPr>
          <w:lang w:eastAsia="fr-FR"/>
        </w:rPr>
      </w:pPr>
      <w:r w:rsidRPr="00D527AB">
        <w:rPr>
          <w:lang w:eastAsia="fr-FR"/>
        </w:rPr>
        <w:t xml:space="preserve">FarmLogs : aide les producteurs à planifier leurs activités et à suivre leurs exploitations. </w:t>
      </w:r>
    </w:p>
    <w:p w14:paraId="28C74D1D" w14:textId="77777777" w:rsidR="00D527AB" w:rsidRPr="00D527AB" w:rsidRDefault="00D527AB" w:rsidP="00D527AB">
      <w:pPr>
        <w:rPr>
          <w:lang w:eastAsia="fr-FR"/>
        </w:rPr>
      </w:pPr>
      <w:r w:rsidRPr="00D527AB">
        <w:rPr>
          <w:lang w:eastAsia="fr-FR"/>
        </w:rPr>
        <w:t>Malgré leurs avantages, ces solutions restent encore peu adaptées aux réalités des petits producteurs camerounais en raison de leur coût, de leur complexité et de leur dépendance aux infrastructures numériques</w:t>
      </w:r>
    </w:p>
    <w:p w14:paraId="7A4BBAB0" w14:textId="77777777" w:rsidR="00927368" w:rsidRDefault="00927368" w:rsidP="00927368">
      <w:pPr>
        <w:rPr>
          <w:lang w:eastAsia="fr-FR"/>
        </w:rPr>
      </w:pPr>
    </w:p>
    <w:p w14:paraId="0230DA62" w14:textId="2736826C" w:rsidR="00927368" w:rsidRDefault="00927368">
      <w:pPr>
        <w:spacing w:line="259" w:lineRule="auto"/>
        <w:jc w:val="left"/>
        <w:rPr>
          <w:lang w:eastAsia="fr-FR"/>
        </w:rPr>
      </w:pPr>
      <w:r>
        <w:rPr>
          <w:lang w:eastAsia="fr-FR"/>
        </w:rPr>
        <w:br w:type="page"/>
      </w:r>
    </w:p>
    <w:p w14:paraId="3A99C4C2" w14:textId="744E84D9" w:rsidR="00945133" w:rsidRDefault="00927368" w:rsidP="00CB1A4F">
      <w:pPr>
        <w:pStyle w:val="Titre3"/>
        <w:numPr>
          <w:ilvl w:val="0"/>
          <w:numId w:val="11"/>
        </w:numPr>
      </w:pPr>
      <w:bookmarkStart w:id="138" w:name="_Toc240908123"/>
      <w:r>
        <w:lastRenderedPageBreak/>
        <w:t>Critique de l’existant</w:t>
      </w:r>
      <w:bookmarkEnd w:id="138"/>
    </w:p>
    <w:p w14:paraId="007E750B" w14:textId="108707C5" w:rsidR="00945133" w:rsidRDefault="00C517F0" w:rsidP="00233F82">
      <w:pPr>
        <w:ind w:firstLine="329"/>
      </w:pPr>
      <w:r>
        <w:t>Voici un tableau synthétique présentant la critique, les limites et les solutions :</w:t>
      </w:r>
    </w:p>
    <w:p w14:paraId="0720A08E" w14:textId="0F5E6572" w:rsidR="00C21379" w:rsidRDefault="00C21379" w:rsidP="00C21379">
      <w:pPr>
        <w:pStyle w:val="Titredestableaux"/>
      </w:pPr>
      <w:bookmarkStart w:id="139" w:name="_Toc240908064"/>
      <w:r>
        <w:t xml:space="preserve">Tableau </w:t>
      </w:r>
      <w:fldSimple w:instr=" SEQ Tableau \* ARABIC ">
        <w:r w:rsidR="00BB03BA">
          <w:rPr>
            <w:noProof/>
          </w:rPr>
          <w:t>4</w:t>
        </w:r>
      </w:fldSimple>
      <w:r>
        <w:t xml:space="preserve"> : Critiques de l’existant</w:t>
      </w:r>
      <w:bookmarkEnd w:id="139"/>
    </w:p>
    <w:tbl>
      <w:tblPr>
        <w:tblStyle w:val="TableauGrille4-Accentuation1"/>
        <w:tblW w:w="0" w:type="auto"/>
        <w:tblLook w:val="04A0" w:firstRow="1" w:lastRow="0" w:firstColumn="1" w:lastColumn="0" w:noHBand="0" w:noVBand="1"/>
      </w:tblPr>
      <w:tblGrid>
        <w:gridCol w:w="4710"/>
        <w:gridCol w:w="4352"/>
      </w:tblGrid>
      <w:tr w:rsidR="00945133" w:rsidRPr="00945133" w14:paraId="1FCAE1A9" w14:textId="77777777" w:rsidTr="009451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41858" w14:textId="77777777" w:rsidR="00945133" w:rsidRPr="00945133" w:rsidRDefault="00945133" w:rsidP="00945133">
            <w:pPr>
              <w:spacing w:after="160"/>
              <w:rPr>
                <w:lang w:eastAsia="fr-FR"/>
              </w:rPr>
            </w:pPr>
            <w:r w:rsidRPr="00945133">
              <w:rPr>
                <w:lang w:eastAsia="fr-FR"/>
              </w:rPr>
              <w:t>Critiques</w:t>
            </w:r>
          </w:p>
        </w:tc>
        <w:tc>
          <w:tcPr>
            <w:tcW w:w="0" w:type="auto"/>
            <w:hideMark/>
          </w:tcPr>
          <w:p w14:paraId="67569466" w14:textId="77777777" w:rsidR="00945133" w:rsidRPr="00945133" w:rsidRDefault="00945133" w:rsidP="00945133">
            <w:pPr>
              <w:spacing w:after="160"/>
              <w:cnfStyle w:val="100000000000" w:firstRow="1" w:lastRow="0" w:firstColumn="0" w:lastColumn="0" w:oddVBand="0" w:evenVBand="0" w:oddHBand="0" w:evenHBand="0" w:firstRowFirstColumn="0" w:firstRowLastColumn="0" w:lastRowFirstColumn="0" w:lastRowLastColumn="0"/>
              <w:rPr>
                <w:lang w:eastAsia="fr-FR"/>
              </w:rPr>
            </w:pPr>
            <w:r w:rsidRPr="00945133">
              <w:rPr>
                <w:lang w:eastAsia="fr-FR"/>
              </w:rPr>
              <w:t>Limites</w:t>
            </w:r>
          </w:p>
        </w:tc>
      </w:tr>
      <w:tr w:rsidR="00945133" w:rsidRPr="00945133" w14:paraId="0D7C9811" w14:textId="77777777" w:rsidTr="0094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FE1D7" w14:textId="77777777" w:rsidR="00945133" w:rsidRPr="00945133" w:rsidRDefault="00945133" w:rsidP="001B3ACB">
            <w:pPr>
              <w:spacing w:after="160"/>
              <w:rPr>
                <w:lang w:eastAsia="fr-FR"/>
              </w:rPr>
            </w:pPr>
            <w:r w:rsidRPr="00945133">
              <w:rPr>
                <w:lang w:eastAsia="fr-FR"/>
              </w:rPr>
              <w:t>Planification agricole réalisée de manière traditionnelle</w:t>
            </w:r>
          </w:p>
        </w:tc>
        <w:tc>
          <w:tcPr>
            <w:tcW w:w="0" w:type="auto"/>
            <w:hideMark/>
          </w:tcPr>
          <w:p w14:paraId="3EC7DFF4" w14:textId="77777777" w:rsidR="00945133" w:rsidRPr="00945133" w:rsidRDefault="00945133" w:rsidP="00945133">
            <w:pPr>
              <w:spacing w:after="160"/>
              <w:cnfStyle w:val="000000100000" w:firstRow="0" w:lastRow="0" w:firstColumn="0" w:lastColumn="0" w:oddVBand="0" w:evenVBand="0" w:oddHBand="1" w:evenHBand="0" w:firstRowFirstColumn="0" w:firstRowLastColumn="0" w:lastRowFirstColumn="0" w:lastRowLastColumn="0"/>
              <w:rPr>
                <w:lang w:eastAsia="fr-FR"/>
              </w:rPr>
            </w:pPr>
            <w:r w:rsidRPr="00945133">
              <w:rPr>
                <w:lang w:eastAsia="fr-FR"/>
              </w:rPr>
              <w:t>Difficulté à organiser les périodes de semis, d’entretien et de récolte</w:t>
            </w:r>
          </w:p>
        </w:tc>
      </w:tr>
      <w:tr w:rsidR="00945133" w:rsidRPr="00945133" w14:paraId="24A100AF" w14:textId="77777777" w:rsidTr="00945133">
        <w:tc>
          <w:tcPr>
            <w:cnfStyle w:val="001000000000" w:firstRow="0" w:lastRow="0" w:firstColumn="1" w:lastColumn="0" w:oddVBand="0" w:evenVBand="0" w:oddHBand="0" w:evenHBand="0" w:firstRowFirstColumn="0" w:firstRowLastColumn="0" w:lastRowFirstColumn="0" w:lastRowLastColumn="0"/>
            <w:tcW w:w="0" w:type="auto"/>
            <w:hideMark/>
          </w:tcPr>
          <w:p w14:paraId="7FE2745A" w14:textId="77777777" w:rsidR="00945133" w:rsidRPr="00945133" w:rsidRDefault="00945133" w:rsidP="00945133">
            <w:pPr>
              <w:spacing w:after="160"/>
              <w:rPr>
                <w:lang w:eastAsia="fr-FR"/>
              </w:rPr>
            </w:pPr>
            <w:r w:rsidRPr="00945133">
              <w:rPr>
                <w:lang w:eastAsia="fr-FR"/>
              </w:rPr>
              <w:t>Absence d’un système efficace de diagnostic des maladies des cultures</w:t>
            </w:r>
          </w:p>
        </w:tc>
        <w:tc>
          <w:tcPr>
            <w:tcW w:w="0" w:type="auto"/>
            <w:hideMark/>
          </w:tcPr>
          <w:p w14:paraId="2D969908" w14:textId="77777777" w:rsidR="00945133" w:rsidRPr="00945133" w:rsidRDefault="00945133" w:rsidP="00945133">
            <w:pPr>
              <w:spacing w:after="160"/>
              <w:cnfStyle w:val="000000000000" w:firstRow="0" w:lastRow="0" w:firstColumn="0" w:lastColumn="0" w:oddVBand="0" w:evenVBand="0" w:oddHBand="0" w:evenHBand="0" w:firstRowFirstColumn="0" w:firstRowLastColumn="0" w:lastRowFirstColumn="0" w:lastRowLastColumn="0"/>
              <w:rPr>
                <w:lang w:eastAsia="fr-FR"/>
              </w:rPr>
            </w:pPr>
            <w:r w:rsidRPr="00945133">
              <w:rPr>
                <w:lang w:eastAsia="fr-FR"/>
              </w:rPr>
              <w:t>Détection tardive des maladies entraînant des pertes de production</w:t>
            </w:r>
          </w:p>
        </w:tc>
      </w:tr>
      <w:tr w:rsidR="00945133" w:rsidRPr="00945133" w14:paraId="770B544C" w14:textId="77777777" w:rsidTr="0094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3FE95" w14:textId="77777777" w:rsidR="00945133" w:rsidRPr="00945133" w:rsidRDefault="00945133" w:rsidP="00945133">
            <w:pPr>
              <w:spacing w:after="160"/>
              <w:rPr>
                <w:lang w:eastAsia="fr-FR"/>
              </w:rPr>
            </w:pPr>
            <w:r w:rsidRPr="00945133">
              <w:rPr>
                <w:lang w:eastAsia="fr-FR"/>
              </w:rPr>
              <w:t>Difficulté à prévoir les rendements agricoles</w:t>
            </w:r>
          </w:p>
        </w:tc>
        <w:tc>
          <w:tcPr>
            <w:tcW w:w="0" w:type="auto"/>
            <w:hideMark/>
          </w:tcPr>
          <w:p w14:paraId="616A7F21" w14:textId="77777777" w:rsidR="00945133" w:rsidRPr="00945133" w:rsidRDefault="00945133" w:rsidP="00945133">
            <w:pPr>
              <w:spacing w:after="160"/>
              <w:cnfStyle w:val="000000100000" w:firstRow="0" w:lastRow="0" w:firstColumn="0" w:lastColumn="0" w:oddVBand="0" w:evenVBand="0" w:oddHBand="1" w:evenHBand="0" w:firstRowFirstColumn="0" w:firstRowLastColumn="0" w:lastRowFirstColumn="0" w:lastRowLastColumn="0"/>
              <w:rPr>
                <w:lang w:eastAsia="fr-FR"/>
              </w:rPr>
            </w:pPr>
            <w:r w:rsidRPr="00945133">
              <w:rPr>
                <w:lang w:eastAsia="fr-FR"/>
              </w:rPr>
              <w:t>Incertitude sur les quantités de récoltes futures</w:t>
            </w:r>
          </w:p>
        </w:tc>
      </w:tr>
      <w:tr w:rsidR="00945133" w:rsidRPr="00945133" w14:paraId="1EA41C5F" w14:textId="77777777" w:rsidTr="00945133">
        <w:tc>
          <w:tcPr>
            <w:cnfStyle w:val="001000000000" w:firstRow="0" w:lastRow="0" w:firstColumn="1" w:lastColumn="0" w:oddVBand="0" w:evenVBand="0" w:oddHBand="0" w:evenHBand="0" w:firstRowFirstColumn="0" w:firstRowLastColumn="0" w:lastRowFirstColumn="0" w:lastRowLastColumn="0"/>
            <w:tcW w:w="0" w:type="auto"/>
            <w:hideMark/>
          </w:tcPr>
          <w:p w14:paraId="08ADEDA9" w14:textId="77777777" w:rsidR="00945133" w:rsidRPr="00945133" w:rsidRDefault="00945133" w:rsidP="00945133">
            <w:pPr>
              <w:spacing w:after="160"/>
              <w:rPr>
                <w:lang w:eastAsia="fr-FR"/>
              </w:rPr>
            </w:pPr>
            <w:r w:rsidRPr="00945133">
              <w:rPr>
                <w:lang w:eastAsia="fr-FR"/>
              </w:rPr>
              <w:t>Manque d’informations techniques fiables</w:t>
            </w:r>
          </w:p>
        </w:tc>
        <w:tc>
          <w:tcPr>
            <w:tcW w:w="0" w:type="auto"/>
            <w:hideMark/>
          </w:tcPr>
          <w:p w14:paraId="13831E3A" w14:textId="77777777" w:rsidR="00945133" w:rsidRPr="00945133" w:rsidRDefault="00945133" w:rsidP="00945133">
            <w:pPr>
              <w:spacing w:after="160"/>
              <w:cnfStyle w:val="000000000000" w:firstRow="0" w:lastRow="0" w:firstColumn="0" w:lastColumn="0" w:oddVBand="0" w:evenVBand="0" w:oddHBand="0" w:evenHBand="0" w:firstRowFirstColumn="0" w:firstRowLastColumn="0" w:lastRowFirstColumn="0" w:lastRowLastColumn="0"/>
              <w:rPr>
                <w:lang w:eastAsia="fr-FR"/>
              </w:rPr>
            </w:pPr>
            <w:r w:rsidRPr="00945133">
              <w:rPr>
                <w:lang w:eastAsia="fr-FR"/>
              </w:rPr>
              <w:t>Les décisions reposent principalement sur l’expérience personnelle</w:t>
            </w:r>
          </w:p>
        </w:tc>
      </w:tr>
      <w:tr w:rsidR="00945133" w:rsidRPr="00945133" w14:paraId="4C98D1A0" w14:textId="77777777" w:rsidTr="0094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12E7F" w14:textId="77777777" w:rsidR="00945133" w:rsidRPr="00945133" w:rsidRDefault="00945133" w:rsidP="00945133">
            <w:pPr>
              <w:spacing w:after="160"/>
              <w:rPr>
                <w:lang w:eastAsia="fr-FR"/>
              </w:rPr>
            </w:pPr>
            <w:r w:rsidRPr="00945133">
              <w:rPr>
                <w:lang w:eastAsia="fr-FR"/>
              </w:rPr>
              <w:t>Suivi limité des cultures</w:t>
            </w:r>
          </w:p>
        </w:tc>
        <w:tc>
          <w:tcPr>
            <w:tcW w:w="0" w:type="auto"/>
            <w:hideMark/>
          </w:tcPr>
          <w:p w14:paraId="11C18AA4" w14:textId="77777777" w:rsidR="00945133" w:rsidRPr="00945133" w:rsidRDefault="00945133" w:rsidP="00945133">
            <w:pPr>
              <w:spacing w:after="160"/>
              <w:cnfStyle w:val="000000100000" w:firstRow="0" w:lastRow="0" w:firstColumn="0" w:lastColumn="0" w:oddVBand="0" w:evenVBand="0" w:oddHBand="1" w:evenHBand="0" w:firstRowFirstColumn="0" w:firstRowLastColumn="0" w:lastRowFirstColumn="0" w:lastRowLastColumn="0"/>
              <w:rPr>
                <w:lang w:eastAsia="fr-FR"/>
              </w:rPr>
            </w:pPr>
            <w:r w:rsidRPr="00945133">
              <w:rPr>
                <w:lang w:eastAsia="fr-FR"/>
              </w:rPr>
              <w:t>Difficulté à connaître l’évolution réelle des exploitations</w:t>
            </w:r>
          </w:p>
        </w:tc>
      </w:tr>
      <w:tr w:rsidR="00945133" w:rsidRPr="00945133" w14:paraId="4BAA642A" w14:textId="77777777" w:rsidTr="00945133">
        <w:tc>
          <w:tcPr>
            <w:cnfStyle w:val="001000000000" w:firstRow="0" w:lastRow="0" w:firstColumn="1" w:lastColumn="0" w:oddVBand="0" w:evenVBand="0" w:oddHBand="0" w:evenHBand="0" w:firstRowFirstColumn="0" w:firstRowLastColumn="0" w:lastRowFirstColumn="0" w:lastRowLastColumn="0"/>
            <w:tcW w:w="0" w:type="auto"/>
            <w:hideMark/>
          </w:tcPr>
          <w:p w14:paraId="1DAEBF65" w14:textId="77777777" w:rsidR="00945133" w:rsidRPr="00945133" w:rsidRDefault="00945133" w:rsidP="00945133">
            <w:pPr>
              <w:spacing w:after="160"/>
              <w:rPr>
                <w:lang w:eastAsia="fr-FR"/>
              </w:rPr>
            </w:pPr>
            <w:r w:rsidRPr="00945133">
              <w:rPr>
                <w:lang w:eastAsia="fr-FR"/>
              </w:rPr>
              <w:t>Solutions existantes peu adaptées au contexte camerounais</w:t>
            </w:r>
          </w:p>
        </w:tc>
        <w:tc>
          <w:tcPr>
            <w:tcW w:w="0" w:type="auto"/>
            <w:hideMark/>
          </w:tcPr>
          <w:p w14:paraId="53F1381E" w14:textId="77777777" w:rsidR="00945133" w:rsidRPr="00945133" w:rsidRDefault="00945133" w:rsidP="00945133">
            <w:pPr>
              <w:spacing w:after="160"/>
              <w:cnfStyle w:val="000000000000" w:firstRow="0" w:lastRow="0" w:firstColumn="0" w:lastColumn="0" w:oddVBand="0" w:evenVBand="0" w:oddHBand="0" w:evenHBand="0" w:firstRowFirstColumn="0" w:firstRowLastColumn="0" w:lastRowFirstColumn="0" w:lastRowLastColumn="0"/>
              <w:rPr>
                <w:lang w:eastAsia="fr-FR"/>
              </w:rPr>
            </w:pPr>
            <w:r w:rsidRPr="00945133">
              <w:rPr>
                <w:lang w:eastAsia="fr-FR"/>
              </w:rPr>
              <w:t>Faible accessibilité pour les petits exploitants</w:t>
            </w:r>
          </w:p>
        </w:tc>
      </w:tr>
      <w:tr w:rsidR="00945133" w:rsidRPr="00945133" w14:paraId="19090B49" w14:textId="77777777" w:rsidTr="0094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18E99" w14:textId="77777777" w:rsidR="00945133" w:rsidRPr="00945133" w:rsidRDefault="00945133" w:rsidP="00945133">
            <w:pPr>
              <w:spacing w:after="160"/>
              <w:rPr>
                <w:lang w:eastAsia="fr-FR"/>
              </w:rPr>
            </w:pPr>
            <w:r w:rsidRPr="00945133">
              <w:rPr>
                <w:lang w:eastAsia="fr-FR"/>
              </w:rPr>
              <w:t>Dépendance aux conditions climatiques imprévisibles</w:t>
            </w:r>
          </w:p>
        </w:tc>
        <w:tc>
          <w:tcPr>
            <w:tcW w:w="0" w:type="auto"/>
            <w:hideMark/>
          </w:tcPr>
          <w:p w14:paraId="1C5880A4" w14:textId="77777777" w:rsidR="00945133" w:rsidRPr="00945133" w:rsidRDefault="00945133" w:rsidP="00945133">
            <w:pPr>
              <w:spacing w:after="160"/>
              <w:cnfStyle w:val="000000100000" w:firstRow="0" w:lastRow="0" w:firstColumn="0" w:lastColumn="0" w:oddVBand="0" w:evenVBand="0" w:oddHBand="1" w:evenHBand="0" w:firstRowFirstColumn="0" w:firstRowLastColumn="0" w:lastRowFirstColumn="0" w:lastRowLastColumn="0"/>
              <w:rPr>
                <w:lang w:eastAsia="fr-FR"/>
              </w:rPr>
            </w:pPr>
            <w:r w:rsidRPr="00945133">
              <w:rPr>
                <w:lang w:eastAsia="fr-FR"/>
              </w:rPr>
              <w:t>Risques élevés de pertes agricoles</w:t>
            </w:r>
          </w:p>
        </w:tc>
      </w:tr>
    </w:tbl>
    <w:p w14:paraId="7B9E75FF" w14:textId="77777777" w:rsidR="00927368" w:rsidRDefault="00927368" w:rsidP="00927368">
      <w:pPr>
        <w:rPr>
          <w:lang w:eastAsia="fr-FR"/>
        </w:rPr>
      </w:pPr>
    </w:p>
    <w:p w14:paraId="6D4328AD" w14:textId="0381A23D" w:rsidR="00927368" w:rsidRDefault="00927368">
      <w:pPr>
        <w:spacing w:line="259" w:lineRule="auto"/>
        <w:jc w:val="left"/>
        <w:rPr>
          <w:lang w:eastAsia="fr-FR"/>
        </w:rPr>
      </w:pPr>
      <w:r>
        <w:rPr>
          <w:lang w:eastAsia="fr-FR"/>
        </w:rPr>
        <w:br w:type="page"/>
      </w:r>
    </w:p>
    <w:p w14:paraId="188F7D2E" w14:textId="29CA2640" w:rsidR="00927368" w:rsidRDefault="00927368" w:rsidP="00CB1A4F">
      <w:pPr>
        <w:pStyle w:val="Titre3"/>
        <w:numPr>
          <w:ilvl w:val="0"/>
          <w:numId w:val="11"/>
        </w:numPr>
      </w:pPr>
      <w:bookmarkStart w:id="140" w:name="_Toc240908124"/>
      <w:r>
        <w:lastRenderedPageBreak/>
        <w:t>Problématique</w:t>
      </w:r>
      <w:bookmarkEnd w:id="140"/>
      <w:r>
        <w:t xml:space="preserve"> </w:t>
      </w:r>
    </w:p>
    <w:p w14:paraId="1EE88B11" w14:textId="77777777" w:rsidR="00A24D92" w:rsidRPr="00A24D92" w:rsidRDefault="00A24D92" w:rsidP="00A24D92">
      <w:pPr>
        <w:rPr>
          <w:sz w:val="10"/>
          <w:szCs w:val="8"/>
          <w:lang w:eastAsia="fr-FR"/>
        </w:rPr>
      </w:pPr>
    </w:p>
    <w:p w14:paraId="1B2C790A" w14:textId="77777777" w:rsidR="00A24D92" w:rsidRPr="00A24D92" w:rsidRDefault="00A24D92" w:rsidP="00A24D92">
      <w:pPr>
        <w:ind w:firstLine="329"/>
        <w:rPr>
          <w:lang w:eastAsia="fr-FR"/>
        </w:rPr>
      </w:pPr>
      <w:r w:rsidRPr="00A24D92">
        <w:rPr>
          <w:lang w:eastAsia="fr-FR"/>
        </w:rPr>
        <w:t>La gestion des procédés agricoles nécessite une bonne organisation des différentes activités et un suivi régulier des cultures. Pourtant, de nombreux producteurs utilisent encore des méthodes manuelles qui rendent difficile la planification, la conservation des informations, le suivi des opérations et la prise de décision. Les solutions numériques existantes répondent à certains besoins, mais ne sont pas toujours adaptées aux réalités des producteurs camerounais.</w:t>
      </w:r>
    </w:p>
    <w:p w14:paraId="142C226B" w14:textId="77777777" w:rsidR="00A24D92" w:rsidRPr="00A24D92" w:rsidRDefault="00A24D92" w:rsidP="00A24D92">
      <w:pPr>
        <w:ind w:firstLine="329"/>
        <w:rPr>
          <w:lang w:eastAsia="fr-FR"/>
        </w:rPr>
      </w:pPr>
      <w:r w:rsidRPr="00A24D92">
        <w:rPr>
          <w:lang w:eastAsia="fr-FR"/>
        </w:rPr>
        <w:t>Ainsi, la question principale de notre étude est :</w:t>
      </w:r>
    </w:p>
    <w:p w14:paraId="7C3115AB" w14:textId="5024562D" w:rsidR="00A24D92" w:rsidRPr="00A24D92" w:rsidRDefault="00A24D92" w:rsidP="00A24D92">
      <w:pPr>
        <w:ind w:firstLine="329"/>
        <w:rPr>
          <w:lang w:eastAsia="fr-FR"/>
        </w:rPr>
      </w:pPr>
      <w:r w:rsidRPr="00A24D92">
        <w:rPr>
          <w:b/>
          <w:bCs/>
          <w:lang w:eastAsia="fr-FR"/>
        </w:rPr>
        <w:t>« Comment améliorer la gestion, la planification et le suivi des procédés agricoles tout en facilitant la prise de décision des producteurs ? »</w:t>
      </w:r>
    </w:p>
    <w:p w14:paraId="524338B3" w14:textId="77777777" w:rsidR="00A24D92" w:rsidRPr="00D74F95" w:rsidRDefault="00A24D92" w:rsidP="004146E9">
      <w:pPr>
        <w:ind w:firstLine="329"/>
        <w:rPr>
          <w:lang w:eastAsia="fr-FR"/>
        </w:rPr>
      </w:pPr>
    </w:p>
    <w:p w14:paraId="54D11ED1" w14:textId="77777777" w:rsidR="00927368" w:rsidRDefault="00927368" w:rsidP="00927368">
      <w:pPr>
        <w:rPr>
          <w:lang w:eastAsia="fr-FR"/>
        </w:rPr>
      </w:pPr>
    </w:p>
    <w:p w14:paraId="656FE390" w14:textId="77777777" w:rsidR="00927368" w:rsidRDefault="00927368" w:rsidP="00927368">
      <w:pPr>
        <w:rPr>
          <w:lang w:eastAsia="fr-FR"/>
        </w:rPr>
      </w:pPr>
    </w:p>
    <w:p w14:paraId="337AAB40" w14:textId="04087B43" w:rsidR="00927368" w:rsidRDefault="00927368">
      <w:pPr>
        <w:spacing w:line="259" w:lineRule="auto"/>
        <w:jc w:val="left"/>
        <w:rPr>
          <w:lang w:eastAsia="fr-FR"/>
        </w:rPr>
      </w:pPr>
      <w:r>
        <w:rPr>
          <w:lang w:eastAsia="fr-FR"/>
        </w:rPr>
        <w:br w:type="page"/>
      </w:r>
    </w:p>
    <w:p w14:paraId="3CC1AA23" w14:textId="736E9EC7" w:rsidR="00E514AF" w:rsidRDefault="00927368" w:rsidP="00CB1A4F">
      <w:pPr>
        <w:pStyle w:val="Titre3"/>
        <w:numPr>
          <w:ilvl w:val="0"/>
          <w:numId w:val="11"/>
        </w:numPr>
      </w:pPr>
      <w:bookmarkStart w:id="141" w:name="_Toc240908125"/>
      <w:r>
        <w:lastRenderedPageBreak/>
        <w:t>Proposition de solution</w:t>
      </w:r>
      <w:bookmarkEnd w:id="141"/>
    </w:p>
    <w:p w14:paraId="13D3CCE4" w14:textId="77777777" w:rsidR="00714CCA" w:rsidRPr="00714CCA" w:rsidRDefault="00714CCA" w:rsidP="00714CCA">
      <w:pPr>
        <w:rPr>
          <w:sz w:val="10"/>
          <w:szCs w:val="8"/>
          <w:lang w:eastAsia="fr-FR"/>
        </w:rPr>
      </w:pPr>
    </w:p>
    <w:p w14:paraId="3DEE3110" w14:textId="77777777" w:rsidR="00714CCA" w:rsidRPr="00714CCA" w:rsidRDefault="00714CCA" w:rsidP="00714CCA">
      <w:pPr>
        <w:ind w:firstLine="329"/>
        <w:rPr>
          <w:lang w:eastAsia="fr-FR"/>
        </w:rPr>
      </w:pPr>
      <w:r w:rsidRPr="00714CCA">
        <w:rPr>
          <w:lang w:eastAsia="fr-FR"/>
        </w:rPr>
        <w:t xml:space="preserve">Pour répondre à cette problématique, nous proposons la conception et la réalisation d’une </w:t>
      </w:r>
      <w:r w:rsidRPr="00714CCA">
        <w:rPr>
          <w:b/>
          <w:bCs/>
          <w:lang w:eastAsia="fr-FR"/>
        </w:rPr>
        <w:t>plateforme numérique et intelligente de gestion des procédés agricoles</w:t>
      </w:r>
      <w:r w:rsidRPr="00714CCA">
        <w:rPr>
          <w:lang w:eastAsia="fr-FR"/>
        </w:rPr>
        <w:t>. Elle intégrera notamment :</w:t>
      </w:r>
    </w:p>
    <w:p w14:paraId="75DCFB31" w14:textId="3028823C" w:rsidR="00714CCA" w:rsidRPr="00714CCA" w:rsidRDefault="00D2127F" w:rsidP="00CB1A4F">
      <w:pPr>
        <w:numPr>
          <w:ilvl w:val="0"/>
          <w:numId w:val="13"/>
        </w:numPr>
        <w:rPr>
          <w:lang w:eastAsia="fr-FR"/>
        </w:rPr>
      </w:pPr>
      <w:r w:rsidRPr="00714CCA">
        <w:rPr>
          <w:lang w:eastAsia="fr-FR"/>
        </w:rPr>
        <w:t>La</w:t>
      </w:r>
      <w:r w:rsidR="00714CCA" w:rsidRPr="00714CCA">
        <w:rPr>
          <w:lang w:eastAsia="fr-FR"/>
        </w:rPr>
        <w:t xml:space="preserve"> gestion des exploitations, parcelles et cultures ;</w:t>
      </w:r>
    </w:p>
    <w:p w14:paraId="399D7279" w14:textId="62BE4ECE" w:rsidR="00714CCA" w:rsidRPr="00714CCA" w:rsidRDefault="00D2127F" w:rsidP="00CB1A4F">
      <w:pPr>
        <w:numPr>
          <w:ilvl w:val="0"/>
          <w:numId w:val="13"/>
        </w:numPr>
        <w:rPr>
          <w:lang w:eastAsia="fr-FR"/>
        </w:rPr>
      </w:pPr>
      <w:r w:rsidRPr="00714CCA">
        <w:rPr>
          <w:lang w:eastAsia="fr-FR"/>
        </w:rPr>
        <w:t>La</w:t>
      </w:r>
      <w:r w:rsidR="00714CCA" w:rsidRPr="00714CCA">
        <w:rPr>
          <w:lang w:eastAsia="fr-FR"/>
        </w:rPr>
        <w:t xml:space="preserve"> planification des activités agricoles ;</w:t>
      </w:r>
    </w:p>
    <w:p w14:paraId="683D668B" w14:textId="304E550A" w:rsidR="00714CCA" w:rsidRPr="00714CCA" w:rsidRDefault="00D2127F" w:rsidP="00CB1A4F">
      <w:pPr>
        <w:numPr>
          <w:ilvl w:val="0"/>
          <w:numId w:val="13"/>
        </w:numPr>
        <w:rPr>
          <w:lang w:eastAsia="fr-FR"/>
        </w:rPr>
      </w:pPr>
      <w:r w:rsidRPr="00714CCA">
        <w:rPr>
          <w:lang w:eastAsia="fr-FR"/>
        </w:rPr>
        <w:t>Le</w:t>
      </w:r>
      <w:r w:rsidR="00714CCA" w:rsidRPr="00714CCA">
        <w:rPr>
          <w:lang w:eastAsia="fr-FR"/>
        </w:rPr>
        <w:t xml:space="preserve"> suivi des opérations et de l’évolution des cultures ;</w:t>
      </w:r>
    </w:p>
    <w:p w14:paraId="1693D37E" w14:textId="3A746C2B" w:rsidR="00714CCA" w:rsidRPr="00714CCA" w:rsidRDefault="00D2127F" w:rsidP="00CB1A4F">
      <w:pPr>
        <w:numPr>
          <w:ilvl w:val="0"/>
          <w:numId w:val="13"/>
        </w:numPr>
        <w:rPr>
          <w:lang w:eastAsia="fr-FR"/>
        </w:rPr>
      </w:pPr>
      <w:r w:rsidRPr="00714CCA">
        <w:rPr>
          <w:lang w:eastAsia="fr-FR"/>
        </w:rPr>
        <w:t>La</w:t>
      </w:r>
      <w:r w:rsidR="00714CCA" w:rsidRPr="00714CCA">
        <w:rPr>
          <w:lang w:eastAsia="fr-FR"/>
        </w:rPr>
        <w:t xml:space="preserve"> gestion des intrants et des ressources ;</w:t>
      </w:r>
    </w:p>
    <w:p w14:paraId="402538F4" w14:textId="3B678B8A" w:rsidR="00714CCA" w:rsidRPr="00714CCA" w:rsidRDefault="00D2127F" w:rsidP="00CB1A4F">
      <w:pPr>
        <w:numPr>
          <w:ilvl w:val="0"/>
          <w:numId w:val="13"/>
        </w:numPr>
        <w:rPr>
          <w:lang w:eastAsia="fr-FR"/>
        </w:rPr>
      </w:pPr>
      <w:r w:rsidRPr="00714CCA">
        <w:rPr>
          <w:lang w:eastAsia="fr-FR"/>
        </w:rPr>
        <w:t>Le</w:t>
      </w:r>
      <w:r w:rsidR="00714CCA" w:rsidRPr="00714CCA">
        <w:rPr>
          <w:lang w:eastAsia="fr-FR"/>
        </w:rPr>
        <w:t xml:space="preserve"> diagnostic phytosanitaire </w:t>
      </w:r>
      <w:proofErr w:type="gramStart"/>
      <w:r w:rsidR="00714CCA" w:rsidRPr="00714CCA">
        <w:rPr>
          <w:lang w:eastAsia="fr-FR"/>
        </w:rPr>
        <w:t>intelligent</w:t>
      </w:r>
      <w:proofErr w:type="gramEnd"/>
      <w:r w:rsidR="00714CCA" w:rsidRPr="00714CCA">
        <w:rPr>
          <w:lang w:eastAsia="fr-FR"/>
        </w:rPr>
        <w:t xml:space="preserve"> ;</w:t>
      </w:r>
    </w:p>
    <w:p w14:paraId="6F06BA9C" w14:textId="3B4410E8" w:rsidR="00714CCA" w:rsidRPr="00714CCA" w:rsidRDefault="00D2127F" w:rsidP="00CB1A4F">
      <w:pPr>
        <w:numPr>
          <w:ilvl w:val="0"/>
          <w:numId w:val="13"/>
        </w:numPr>
        <w:rPr>
          <w:lang w:eastAsia="fr-FR"/>
        </w:rPr>
      </w:pPr>
      <w:r w:rsidRPr="00714CCA">
        <w:rPr>
          <w:lang w:eastAsia="fr-FR"/>
        </w:rPr>
        <w:t>L’analyse</w:t>
      </w:r>
      <w:r w:rsidR="00714CCA" w:rsidRPr="00714CCA">
        <w:rPr>
          <w:lang w:eastAsia="fr-FR"/>
        </w:rPr>
        <w:t xml:space="preserve"> et la prédiction des données agricoles ;</w:t>
      </w:r>
    </w:p>
    <w:p w14:paraId="7031E7EF" w14:textId="42F6053F" w:rsidR="00714CCA" w:rsidRPr="00714CCA" w:rsidRDefault="00D2127F" w:rsidP="00CB1A4F">
      <w:pPr>
        <w:numPr>
          <w:ilvl w:val="0"/>
          <w:numId w:val="13"/>
        </w:numPr>
        <w:rPr>
          <w:lang w:eastAsia="fr-FR"/>
        </w:rPr>
      </w:pPr>
      <w:r w:rsidRPr="00714CCA">
        <w:rPr>
          <w:lang w:eastAsia="fr-FR"/>
        </w:rPr>
        <w:t>Les</w:t>
      </w:r>
      <w:r w:rsidR="00714CCA" w:rsidRPr="00714CCA">
        <w:rPr>
          <w:lang w:eastAsia="fr-FR"/>
        </w:rPr>
        <w:t xml:space="preserve"> recommandations et alertes intelligentes ;</w:t>
      </w:r>
    </w:p>
    <w:p w14:paraId="459BA001" w14:textId="3226B416" w:rsidR="00714CCA" w:rsidRPr="00714CCA" w:rsidRDefault="00D2127F" w:rsidP="00CB1A4F">
      <w:pPr>
        <w:numPr>
          <w:ilvl w:val="0"/>
          <w:numId w:val="13"/>
        </w:numPr>
        <w:rPr>
          <w:lang w:eastAsia="fr-FR"/>
        </w:rPr>
      </w:pPr>
      <w:r w:rsidRPr="00714CCA">
        <w:rPr>
          <w:lang w:eastAsia="fr-FR"/>
        </w:rPr>
        <w:t>Un</w:t>
      </w:r>
      <w:r w:rsidR="00714CCA" w:rsidRPr="00714CCA">
        <w:rPr>
          <w:lang w:eastAsia="fr-FR"/>
        </w:rPr>
        <w:t xml:space="preserve"> tableau de bord de suivi.</w:t>
      </w:r>
    </w:p>
    <w:p w14:paraId="7E561AA7" w14:textId="77777777" w:rsidR="00714CCA" w:rsidRPr="00714CCA" w:rsidRDefault="00714CCA" w:rsidP="00714CCA">
      <w:pPr>
        <w:rPr>
          <w:lang w:eastAsia="fr-FR"/>
        </w:rPr>
      </w:pPr>
      <w:r w:rsidRPr="00714CCA">
        <w:rPr>
          <w:lang w:eastAsia="fr-FR"/>
        </w:rPr>
        <w:t>Cette solution permettra de centraliser les informations agricoles, d’améliorer l’organisation des activités et d’aider les producteurs à prendre des décisions plus éclairées.</w:t>
      </w:r>
    </w:p>
    <w:p w14:paraId="2411D40E" w14:textId="77777777" w:rsidR="00E514AF" w:rsidRDefault="00E514AF" w:rsidP="00E514AF">
      <w:pPr>
        <w:rPr>
          <w:lang w:eastAsia="fr-FR"/>
        </w:rPr>
      </w:pPr>
    </w:p>
    <w:p w14:paraId="4B02E254" w14:textId="77777777" w:rsidR="00E514AF" w:rsidRDefault="00E514AF" w:rsidP="00E514AF">
      <w:pPr>
        <w:rPr>
          <w:lang w:eastAsia="fr-FR"/>
        </w:rPr>
      </w:pPr>
    </w:p>
    <w:p w14:paraId="5C216D3B" w14:textId="77777777" w:rsidR="00E514AF" w:rsidRPr="00E514AF" w:rsidRDefault="00E514AF" w:rsidP="00E514AF">
      <w:pPr>
        <w:rPr>
          <w:lang w:eastAsia="fr-FR"/>
        </w:rPr>
      </w:pPr>
    </w:p>
    <w:p w14:paraId="51320CCA" w14:textId="0C7113AD" w:rsidR="00F17F99" w:rsidRDefault="00F17F99">
      <w:pPr>
        <w:spacing w:line="259" w:lineRule="auto"/>
        <w:jc w:val="left"/>
        <w:rPr>
          <w:lang w:eastAsia="fr-FR"/>
        </w:rPr>
      </w:pPr>
      <w:r>
        <w:rPr>
          <w:lang w:eastAsia="fr-FR"/>
        </w:rPr>
        <w:br w:type="page"/>
      </w:r>
    </w:p>
    <w:p w14:paraId="690C9435" w14:textId="433540F7" w:rsidR="00F17F99" w:rsidRDefault="00F17F99" w:rsidP="0072620F">
      <w:pPr>
        <w:pStyle w:val="Titre3"/>
      </w:pPr>
      <w:bookmarkStart w:id="142" w:name="_Toc240908126"/>
      <w:r>
        <w:lastRenderedPageBreak/>
        <w:t>CONCLUSION</w:t>
      </w:r>
      <w:bookmarkEnd w:id="142"/>
    </w:p>
    <w:p w14:paraId="7D9FD5F4" w14:textId="77777777" w:rsidR="00D2127F" w:rsidRPr="00D2127F" w:rsidRDefault="00D2127F" w:rsidP="00D2127F">
      <w:pPr>
        <w:rPr>
          <w:sz w:val="10"/>
          <w:szCs w:val="8"/>
          <w:lang w:eastAsia="fr-FR"/>
        </w:rPr>
      </w:pPr>
    </w:p>
    <w:p w14:paraId="6A172E69" w14:textId="09D743A6" w:rsidR="00AF7F9B" w:rsidRDefault="00D2127F" w:rsidP="00D2127F">
      <w:pPr>
        <w:ind w:firstLine="329"/>
        <w:rPr>
          <w:lang w:eastAsia="fr-FR"/>
        </w:rPr>
      </w:pPr>
      <w:r w:rsidRPr="00D2127F">
        <w:rPr>
          <w:lang w:eastAsia="fr-FR"/>
        </w:rPr>
        <w:t>L’étude de l’existant a permis d’analyser les méthodes utilisées dans la gestion des procédés agricoles ainsi que certaines solutions numériques disponibles. Elle a révélé plusieurs difficultés liées à la planification, au suivi des cultures, à la gestion des ressources et à l’exploitation des données agricoles. La critique de l’existant montre ainsi la nécessité d’une solution centralisée, accessible et adaptée au contexte local. La plateforme numérique et intelligente proposée constitue une réponse à ces insuffisances et servira de base aux prochaines étapes du projet, notamment l’analyse des besoins et la conception du système.</w:t>
      </w:r>
      <w:r w:rsidR="00AF7F9B">
        <w:rPr>
          <w:lang w:eastAsia="fr-FR"/>
        </w:rPr>
        <w:br w:type="page"/>
      </w:r>
    </w:p>
    <w:p w14:paraId="114024A4" w14:textId="77777777" w:rsidR="00AF2CD5" w:rsidRPr="001B22CC" w:rsidRDefault="00AF2CD5" w:rsidP="00AF2CD5">
      <w:pPr>
        <w:spacing w:line="259" w:lineRule="auto"/>
        <w:jc w:val="left"/>
        <w:rPr>
          <w:lang w:val="fr" w:eastAsia="fr-FR"/>
        </w:rPr>
      </w:pPr>
      <w:r>
        <w:rPr>
          <w:noProof/>
        </w:rPr>
        <w:lastRenderedPageBreak/>
        <mc:AlternateContent>
          <mc:Choice Requires="wps">
            <w:drawing>
              <wp:anchor distT="0" distB="0" distL="114300" distR="114300" simplePos="0" relativeHeight="251658266" behindDoc="0" locked="0" layoutInCell="1" allowOverlap="1" wp14:anchorId="29F93B42" wp14:editId="6F14A333">
                <wp:simplePos x="0" y="0"/>
                <wp:positionH relativeFrom="margin">
                  <wp:posOffset>592455</wp:posOffset>
                </wp:positionH>
                <wp:positionV relativeFrom="paragraph">
                  <wp:posOffset>134620</wp:posOffset>
                </wp:positionV>
                <wp:extent cx="5156200" cy="793750"/>
                <wp:effectExtent l="0" t="0" r="25400" b="25400"/>
                <wp:wrapNone/>
                <wp:docPr id="1505617246" name="Rectangle : coins arrondis 23"/>
                <wp:cNvGraphicFramePr/>
                <a:graphic xmlns:a="http://schemas.openxmlformats.org/drawingml/2006/main">
                  <a:graphicData uri="http://schemas.microsoft.com/office/word/2010/wordprocessingShape">
                    <wps:wsp>
                      <wps:cNvSpPr/>
                      <wps:spPr>
                        <a:xfrm>
                          <a:off x="0" y="0"/>
                          <a:ext cx="5156200" cy="79375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CDA6B5" w14:textId="77777777" w:rsidR="00AF2CD5" w:rsidRPr="004977A3" w:rsidRDefault="00AF2CD5" w:rsidP="00C21379">
                            <w:pPr>
                              <w:pStyle w:val="Titre2"/>
                            </w:pPr>
                            <w:bookmarkStart w:id="143" w:name="_Toc207274510"/>
                            <w:bookmarkStart w:id="144" w:name="_Toc207282277"/>
                            <w:bookmarkStart w:id="145" w:name="_Toc207282426"/>
                            <w:bookmarkStart w:id="146" w:name="_Toc240908127"/>
                            <w:r w:rsidRPr="004977A3">
                              <w:t>DOSSIER 2 : Cahier des charges</w:t>
                            </w:r>
                            <w:bookmarkEnd w:id="143"/>
                            <w:bookmarkEnd w:id="144"/>
                            <w:bookmarkEnd w:id="145"/>
                            <w:bookmarkEnd w:id="146"/>
                          </w:p>
                          <w:p w14:paraId="51814379" w14:textId="77777777" w:rsidR="00AF2CD5" w:rsidRDefault="00AF2CD5" w:rsidP="00AF2C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93B42" id="_x0000_s1045" style="position:absolute;margin-left:46.65pt;margin-top:10.6pt;width:406pt;height:62.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" fillcolor="#4472c4 [3204]" strokecolor="#09101d [484]" strokeweight="1pt">
                <v:stroke joinstyle="miter"/>
                <v:textbox>
                  <w:txbxContent>
                    <w:p w14:paraId="29CDA6B5" w14:textId="77777777" w:rsidR="00AF2CD5" w:rsidRPr="004977A3" w:rsidRDefault="00AF2CD5" w:rsidP="00C21379">
                      <w:pPr>
                        <w:pStyle w:val="Titre2"/>
                      </w:pPr>
                      <w:bookmarkStart w:id="147" w:name="_Toc207274510"/>
                      <w:bookmarkStart w:id="148" w:name="_Toc207282277"/>
                      <w:bookmarkStart w:id="149" w:name="_Toc207282426"/>
                      <w:bookmarkStart w:id="150" w:name="_Toc240908127"/>
                      <w:r w:rsidRPr="004977A3">
                        <w:t>DOSSIER 2 : Cahier des charges</w:t>
                      </w:r>
                      <w:bookmarkEnd w:id="147"/>
                      <w:bookmarkEnd w:id="148"/>
                      <w:bookmarkEnd w:id="149"/>
                      <w:bookmarkEnd w:id="150"/>
                    </w:p>
                    <w:p w14:paraId="51814379" w14:textId="77777777" w:rsidR="00AF2CD5" w:rsidRDefault="00AF2CD5" w:rsidP="00AF2CD5">
                      <w:pPr>
                        <w:jc w:val="center"/>
                      </w:pPr>
                    </w:p>
                  </w:txbxContent>
                </v:textbox>
                <w10:wrap anchorx="margin"/>
              </v:roundrect>
            </w:pict>
          </mc:Fallback>
        </mc:AlternateContent>
      </w:r>
    </w:p>
    <w:p w14:paraId="64CA6372" w14:textId="77777777" w:rsidR="00AF2CD5" w:rsidRDefault="00AF2CD5" w:rsidP="00AF2CD5">
      <w:pPr>
        <w:tabs>
          <w:tab w:val="left" w:pos="3570"/>
          <w:tab w:val="center" w:pos="4536"/>
        </w:tabs>
        <w:spacing w:after="158"/>
      </w:pPr>
      <w:r>
        <w:t xml:space="preserve"> </w:t>
      </w:r>
      <w:r>
        <w:tab/>
      </w:r>
      <w:r>
        <w:tab/>
      </w:r>
    </w:p>
    <w:p w14:paraId="4355EB46" w14:textId="77777777" w:rsidR="00AF2CD5" w:rsidRDefault="00AF2CD5" w:rsidP="00AF2CD5">
      <w:pPr>
        <w:spacing w:after="159"/>
      </w:pPr>
      <w:r>
        <w:t xml:space="preserve"> </w:t>
      </w:r>
    </w:p>
    <w:p w14:paraId="522FB49F" w14:textId="77777777" w:rsidR="00AF2CD5" w:rsidRDefault="00AF2CD5" w:rsidP="00AF2CD5">
      <w:pPr>
        <w:spacing w:before="120" w:after="120"/>
        <w:ind w:left="-5"/>
        <w:rPr>
          <w:u w:val="single" w:color="000000"/>
        </w:rPr>
      </w:pPr>
    </w:p>
    <w:p w14:paraId="0B310996" w14:textId="77777777" w:rsidR="00AF2CD5" w:rsidRDefault="00AF2CD5" w:rsidP="00AF2CD5">
      <w:r>
        <w:rPr>
          <w:u w:color="000000"/>
        </w:rPr>
        <w:t xml:space="preserve">Résumé </w:t>
      </w:r>
      <w:r>
        <w:t xml:space="preserve">: </w:t>
      </w:r>
    </w:p>
    <w:p w14:paraId="73498074" w14:textId="77777777" w:rsidR="00AF2CD5" w:rsidRDefault="00AF2CD5" w:rsidP="00AF2CD5">
      <w:pPr>
        <w:spacing w:after="158"/>
        <w:ind w:left="-5"/>
      </w:pPr>
      <w:r>
        <w:rPr>
          <w:noProof/>
        </w:rPr>
        <mc:AlternateContent>
          <mc:Choice Requires="wps">
            <w:drawing>
              <wp:anchor distT="0" distB="0" distL="114300" distR="114300" simplePos="0" relativeHeight="251658267" behindDoc="1" locked="0" layoutInCell="1" allowOverlap="1" wp14:anchorId="4AB2D701" wp14:editId="566D90C5">
                <wp:simplePos x="0" y="0"/>
                <wp:positionH relativeFrom="margin">
                  <wp:posOffset>78105</wp:posOffset>
                </wp:positionH>
                <wp:positionV relativeFrom="paragraph">
                  <wp:posOffset>13335</wp:posOffset>
                </wp:positionV>
                <wp:extent cx="5947523" cy="674483"/>
                <wp:effectExtent l="0" t="0" r="15240" b="11430"/>
                <wp:wrapNone/>
                <wp:docPr id="2144005457" name="Rectangle : coins arrondis 16"/>
                <wp:cNvGraphicFramePr/>
                <a:graphic xmlns:a="http://schemas.openxmlformats.org/drawingml/2006/main">
                  <a:graphicData uri="http://schemas.microsoft.com/office/word/2010/wordprocessingShape">
                    <wps:wsp>
                      <wps:cNvSpPr/>
                      <wps:spPr>
                        <a:xfrm>
                          <a:off x="0" y="0"/>
                          <a:ext cx="5947523" cy="67448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783B3A" w14:textId="0729A9D1" w:rsidR="00AF2CD5" w:rsidRPr="00AF2CD5" w:rsidRDefault="00AF2CD5" w:rsidP="00AF2CD5">
                            <w:pPr>
                              <w:rPr>
                                <w:color w:val="000000" w:themeColor="text1"/>
                              </w:rPr>
                            </w:pPr>
                            <w:r w:rsidRPr="00AF2CD5">
                              <w:rPr>
                                <w:color w:val="000000" w:themeColor="text1"/>
                              </w:rPr>
                              <w:t>Ce cahier des charges définit les besoins, objectifs et contraintes de la plateforme, en précisant les bénéficiaires, la charte graphique, la planification et les ressources nécessaires.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2D701" id="_x0000_s1046" style="position:absolute;left:0;text-align:left;margin-left:6.15pt;margin-top:1.05pt;width:468.3pt;height:53.1pt;z-index:-2516582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" filled="f" strokecolor="#09101d [484]" strokeweight="1pt">
                <v:stroke joinstyle="miter"/>
                <v:textbox>
                  <w:txbxContent>
                    <w:p w14:paraId="77783B3A" w14:textId="0729A9D1" w:rsidR="00AF2CD5" w:rsidRPr="00AF2CD5" w:rsidRDefault="00AF2CD5" w:rsidP="00AF2CD5">
                      <w:pPr>
                        <w:rPr>
                          <w:color w:val="000000" w:themeColor="text1"/>
                        </w:rPr>
                      </w:pPr>
                      <w:r w:rsidRPr="00AF2CD5">
                        <w:rPr>
                          <w:color w:val="000000" w:themeColor="text1"/>
                        </w:rPr>
                        <w:t>Ce cahier des charges définit les besoins, objectifs et contraintes de la plateforme, en précisant les bénéficiaires, la charte graphique, la planification et les ressources nécessaires.</w:t>
                      </w:r>
                    </w:p>
                  </w:txbxContent>
                </v:textbox>
                <w10:wrap anchorx="margin"/>
              </v:roundrect>
            </w:pict>
          </mc:Fallback>
        </mc:AlternateContent>
      </w:r>
    </w:p>
    <w:p w14:paraId="65D1CE7C" w14:textId="77777777" w:rsidR="00AF2CD5" w:rsidRDefault="00AF2CD5" w:rsidP="00AF2CD5">
      <w:pPr>
        <w:spacing w:after="158"/>
        <w:ind w:left="-5"/>
      </w:pPr>
    </w:p>
    <w:p w14:paraId="3CEB5E10" w14:textId="77777777" w:rsidR="00AF2CD5" w:rsidRDefault="00AF2CD5" w:rsidP="00AF2CD5">
      <w:pPr>
        <w:spacing w:after="0"/>
        <w:rPr>
          <w:u w:val="single" w:color="000000"/>
        </w:rPr>
      </w:pPr>
    </w:p>
    <w:p w14:paraId="2C845EAF" w14:textId="77777777" w:rsidR="00AF2CD5" w:rsidRDefault="00AF2CD5" w:rsidP="00AF2CD5">
      <w:pPr>
        <w:spacing w:after="120"/>
      </w:pPr>
      <w:r>
        <w:rPr>
          <w:noProof/>
        </w:rPr>
        <mc:AlternateContent>
          <mc:Choice Requires="wps">
            <w:drawing>
              <wp:anchor distT="0" distB="0" distL="114300" distR="114300" simplePos="0" relativeHeight="251658265" behindDoc="0" locked="0" layoutInCell="1" allowOverlap="1" wp14:anchorId="776EAEFA" wp14:editId="6C3BB689">
                <wp:simplePos x="0" y="0"/>
                <wp:positionH relativeFrom="column">
                  <wp:posOffset>476250</wp:posOffset>
                </wp:positionH>
                <wp:positionV relativeFrom="paragraph">
                  <wp:posOffset>156763</wp:posOffset>
                </wp:positionV>
                <wp:extent cx="5454650" cy="5522614"/>
                <wp:effectExtent l="0" t="0" r="0" b="1905"/>
                <wp:wrapNone/>
                <wp:docPr id="166105198" name="Rectangle : en biseau 17"/>
                <wp:cNvGraphicFramePr/>
                <a:graphic xmlns:a="http://schemas.openxmlformats.org/drawingml/2006/main">
                  <a:graphicData uri="http://schemas.microsoft.com/office/word/2010/wordprocessingShape">
                    <wps:wsp>
                      <wps:cNvSpPr/>
                      <wps:spPr>
                        <a:xfrm>
                          <a:off x="0" y="0"/>
                          <a:ext cx="5454650" cy="5522614"/>
                        </a:xfrm>
                        <a:prstGeom prst="bevel">
                          <a:avLst>
                            <a:gd name="adj" fmla="val 3123"/>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FA492" w14:textId="77777777" w:rsidR="00AF2CD5" w:rsidRPr="00045D38" w:rsidRDefault="00AF2CD5" w:rsidP="00AF2CD5">
                            <w:pPr>
                              <w:spacing w:after="0"/>
                              <w:rPr>
                                <w:sz w:val="40"/>
                                <w:szCs w:val="40"/>
                              </w:rPr>
                            </w:pPr>
                            <w:r w:rsidRPr="00045D38">
                              <w:rPr>
                                <w:sz w:val="40"/>
                                <w:szCs w:val="40"/>
                              </w:rPr>
                              <w:t>INTRODUCTION</w:t>
                            </w:r>
                          </w:p>
                          <w:p w14:paraId="75F95CBD" w14:textId="77777777" w:rsidR="00AF2CD5" w:rsidRPr="00045D38" w:rsidRDefault="00AF2CD5" w:rsidP="00CB1A4F">
                            <w:pPr>
                              <w:pStyle w:val="Paragraphedeliste"/>
                              <w:numPr>
                                <w:ilvl w:val="0"/>
                                <w:numId w:val="12"/>
                              </w:numPr>
                              <w:spacing w:after="0"/>
                              <w:rPr>
                                <w:sz w:val="40"/>
                                <w:szCs w:val="40"/>
                              </w:rPr>
                            </w:pPr>
                            <w:r w:rsidRPr="00045D38">
                              <w:rPr>
                                <w:sz w:val="40"/>
                                <w:szCs w:val="40"/>
                              </w:rPr>
                              <w:t>Contexte et justification</w:t>
                            </w:r>
                          </w:p>
                          <w:p w14:paraId="7A67A77B" w14:textId="77777777" w:rsidR="00AF2CD5" w:rsidRPr="00045D38" w:rsidRDefault="00AF2CD5" w:rsidP="00CB1A4F">
                            <w:pPr>
                              <w:pStyle w:val="Paragraphedeliste"/>
                              <w:numPr>
                                <w:ilvl w:val="0"/>
                                <w:numId w:val="12"/>
                              </w:numPr>
                              <w:spacing w:after="0"/>
                              <w:rPr>
                                <w:sz w:val="40"/>
                                <w:szCs w:val="40"/>
                              </w:rPr>
                            </w:pPr>
                            <w:r w:rsidRPr="00045D38">
                              <w:rPr>
                                <w:sz w:val="40"/>
                                <w:szCs w:val="40"/>
                              </w:rPr>
                              <w:t>Bénéficiaires et cibles</w:t>
                            </w:r>
                          </w:p>
                          <w:p w14:paraId="75911E61" w14:textId="77777777" w:rsidR="00AF2CD5" w:rsidRPr="00045D38" w:rsidRDefault="00AF2CD5" w:rsidP="00CB1A4F">
                            <w:pPr>
                              <w:pStyle w:val="Paragraphedeliste"/>
                              <w:numPr>
                                <w:ilvl w:val="0"/>
                                <w:numId w:val="12"/>
                              </w:numPr>
                              <w:spacing w:after="0"/>
                              <w:rPr>
                                <w:sz w:val="40"/>
                                <w:szCs w:val="40"/>
                              </w:rPr>
                            </w:pPr>
                            <w:r w:rsidRPr="00045D38">
                              <w:rPr>
                                <w:sz w:val="40"/>
                                <w:szCs w:val="40"/>
                              </w:rPr>
                              <w:t>Objectifs</w:t>
                            </w:r>
                          </w:p>
                          <w:p w14:paraId="5B476373" w14:textId="77777777" w:rsidR="00AF2CD5" w:rsidRPr="00045D38" w:rsidRDefault="00AF2CD5" w:rsidP="00CB1A4F">
                            <w:pPr>
                              <w:pStyle w:val="Paragraphedeliste"/>
                              <w:numPr>
                                <w:ilvl w:val="0"/>
                                <w:numId w:val="12"/>
                              </w:numPr>
                              <w:spacing w:after="0"/>
                              <w:rPr>
                                <w:sz w:val="40"/>
                                <w:szCs w:val="40"/>
                              </w:rPr>
                            </w:pPr>
                            <w:r w:rsidRPr="00045D38">
                              <w:rPr>
                                <w:sz w:val="40"/>
                                <w:szCs w:val="40"/>
                              </w:rPr>
                              <w:t>Expressions des besoins</w:t>
                            </w:r>
                          </w:p>
                          <w:p w14:paraId="5CBF287D" w14:textId="77777777" w:rsidR="00AF2CD5" w:rsidRPr="00045D38" w:rsidRDefault="00AF2CD5" w:rsidP="00CB1A4F">
                            <w:pPr>
                              <w:pStyle w:val="Paragraphedeliste"/>
                              <w:numPr>
                                <w:ilvl w:val="0"/>
                                <w:numId w:val="12"/>
                              </w:numPr>
                              <w:spacing w:after="0"/>
                              <w:rPr>
                                <w:sz w:val="40"/>
                                <w:szCs w:val="40"/>
                              </w:rPr>
                            </w:pPr>
                            <w:r w:rsidRPr="00045D38">
                              <w:rPr>
                                <w:sz w:val="40"/>
                                <w:szCs w:val="40"/>
                              </w:rPr>
                              <w:t>Charte graphique</w:t>
                            </w:r>
                          </w:p>
                          <w:p w14:paraId="2C812AF6" w14:textId="77777777" w:rsidR="00AF2CD5" w:rsidRPr="00045D38" w:rsidRDefault="00AF2CD5" w:rsidP="00CB1A4F">
                            <w:pPr>
                              <w:pStyle w:val="Paragraphedeliste"/>
                              <w:numPr>
                                <w:ilvl w:val="0"/>
                                <w:numId w:val="12"/>
                              </w:numPr>
                              <w:spacing w:after="0"/>
                              <w:rPr>
                                <w:sz w:val="40"/>
                                <w:szCs w:val="40"/>
                              </w:rPr>
                            </w:pPr>
                            <w:r w:rsidRPr="00045D38">
                              <w:rPr>
                                <w:sz w:val="40"/>
                                <w:szCs w:val="40"/>
                              </w:rPr>
                              <w:t>Planification du projet</w:t>
                            </w:r>
                          </w:p>
                          <w:p w14:paraId="7259FA41" w14:textId="77777777" w:rsidR="00AF2CD5" w:rsidRPr="00045D38" w:rsidRDefault="00AF2CD5" w:rsidP="00CB1A4F">
                            <w:pPr>
                              <w:pStyle w:val="Paragraphedeliste"/>
                              <w:numPr>
                                <w:ilvl w:val="0"/>
                                <w:numId w:val="12"/>
                              </w:numPr>
                              <w:spacing w:after="0"/>
                              <w:rPr>
                                <w:sz w:val="40"/>
                                <w:szCs w:val="40"/>
                              </w:rPr>
                            </w:pPr>
                            <w:r w:rsidRPr="00045D38">
                              <w:rPr>
                                <w:sz w:val="40"/>
                                <w:szCs w:val="40"/>
                              </w:rPr>
                              <w:t>Estimation du coût du projet</w:t>
                            </w:r>
                          </w:p>
                          <w:p w14:paraId="00E2761F" w14:textId="77777777" w:rsidR="00AF2CD5" w:rsidRPr="00045D38" w:rsidRDefault="00AF2CD5" w:rsidP="00CB1A4F">
                            <w:pPr>
                              <w:pStyle w:val="Paragraphedeliste"/>
                              <w:numPr>
                                <w:ilvl w:val="0"/>
                                <w:numId w:val="12"/>
                              </w:numPr>
                              <w:spacing w:after="0"/>
                              <w:rPr>
                                <w:sz w:val="40"/>
                                <w:szCs w:val="40"/>
                              </w:rPr>
                            </w:pPr>
                            <w:r w:rsidRPr="00045D38">
                              <w:rPr>
                                <w:sz w:val="40"/>
                                <w:szCs w:val="40"/>
                              </w:rPr>
                              <w:t>Contraintes du projet</w:t>
                            </w:r>
                          </w:p>
                          <w:p w14:paraId="0ADA22F6" w14:textId="77777777" w:rsidR="00AF2CD5" w:rsidRPr="00045D38" w:rsidRDefault="00AF2CD5" w:rsidP="00CB1A4F">
                            <w:pPr>
                              <w:pStyle w:val="Paragraphedeliste"/>
                              <w:numPr>
                                <w:ilvl w:val="0"/>
                                <w:numId w:val="12"/>
                              </w:numPr>
                              <w:spacing w:after="0"/>
                              <w:rPr>
                                <w:sz w:val="40"/>
                                <w:szCs w:val="40"/>
                              </w:rPr>
                            </w:pPr>
                            <w:r w:rsidRPr="00045D38">
                              <w:rPr>
                                <w:sz w:val="40"/>
                                <w:szCs w:val="40"/>
                              </w:rPr>
                              <w:t>Livrables</w:t>
                            </w:r>
                          </w:p>
                          <w:p w14:paraId="6D7BE479" w14:textId="77777777" w:rsidR="00AF2CD5" w:rsidRPr="00045D38" w:rsidRDefault="00AF2CD5" w:rsidP="00CB1A4F">
                            <w:pPr>
                              <w:pStyle w:val="Paragraphedeliste"/>
                              <w:numPr>
                                <w:ilvl w:val="0"/>
                                <w:numId w:val="12"/>
                              </w:numPr>
                              <w:spacing w:after="0"/>
                              <w:rPr>
                                <w:sz w:val="40"/>
                                <w:szCs w:val="40"/>
                              </w:rPr>
                            </w:pPr>
                            <w:r w:rsidRPr="00045D38">
                              <w:rPr>
                                <w:sz w:val="40"/>
                                <w:szCs w:val="40"/>
                              </w:rPr>
                              <w:t>Maquette</w:t>
                            </w:r>
                          </w:p>
                          <w:p w14:paraId="44F8E8A3" w14:textId="77777777" w:rsidR="00AF2CD5" w:rsidRPr="00045D38" w:rsidRDefault="00AF2CD5" w:rsidP="00AF2CD5">
                            <w:pPr>
                              <w:spacing w:after="0"/>
                              <w:rPr>
                                <w:sz w:val="40"/>
                                <w:szCs w:val="40"/>
                              </w:rPr>
                            </w:pPr>
                            <w:r w:rsidRPr="00045D38">
                              <w:rPr>
                                <w:sz w:val="40"/>
                                <w:szCs w:val="40"/>
                              </w:rPr>
                              <w:t>CONCLUSION</w:t>
                            </w:r>
                          </w:p>
                          <w:p w14:paraId="1C017C06" w14:textId="77777777" w:rsidR="00AF2CD5" w:rsidRDefault="00AF2CD5" w:rsidP="00AF2CD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EAEFA" id="_x0000_s1047" type="#_x0000_t84" style="position:absolute;left:0;text-align:left;margin-left:37.5pt;margin-top:12.35pt;width:429.5pt;height:434.8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" adj="675" fillcolor="#4472c4 [3204]" stroked="f" strokeweight="1pt">
                <v:textbox>
                  <w:txbxContent>
                    <w:p w14:paraId="411FA492" w14:textId="77777777" w:rsidR="00AF2CD5" w:rsidRPr="00045D38" w:rsidRDefault="00AF2CD5" w:rsidP="00AF2CD5">
                      <w:pPr>
                        <w:spacing w:after="0"/>
                        <w:rPr>
                          <w:sz w:val="40"/>
                          <w:szCs w:val="40"/>
                        </w:rPr>
                      </w:pPr>
                      <w:r w:rsidRPr="00045D38">
                        <w:rPr>
                          <w:sz w:val="40"/>
                          <w:szCs w:val="40"/>
                        </w:rPr>
                        <w:t>INTRODUCTION</w:t>
                      </w:r>
                    </w:p>
                    <w:p w14:paraId="75F95CBD" w14:textId="77777777" w:rsidR="00AF2CD5" w:rsidRPr="00045D38" w:rsidRDefault="00AF2CD5" w:rsidP="00CB1A4F">
                      <w:pPr>
                        <w:pStyle w:val="Paragraphedeliste"/>
                        <w:numPr>
                          <w:ilvl w:val="0"/>
                          <w:numId w:val="12"/>
                        </w:numPr>
                        <w:spacing w:after="0"/>
                        <w:rPr>
                          <w:sz w:val="40"/>
                          <w:szCs w:val="40"/>
                        </w:rPr>
                      </w:pPr>
                      <w:r w:rsidRPr="00045D38">
                        <w:rPr>
                          <w:sz w:val="40"/>
                          <w:szCs w:val="40"/>
                        </w:rPr>
                        <w:t>Contexte et justification</w:t>
                      </w:r>
                    </w:p>
                    <w:p w14:paraId="7A67A77B" w14:textId="77777777" w:rsidR="00AF2CD5" w:rsidRPr="00045D38" w:rsidRDefault="00AF2CD5" w:rsidP="00CB1A4F">
                      <w:pPr>
                        <w:pStyle w:val="Paragraphedeliste"/>
                        <w:numPr>
                          <w:ilvl w:val="0"/>
                          <w:numId w:val="12"/>
                        </w:numPr>
                        <w:spacing w:after="0"/>
                        <w:rPr>
                          <w:sz w:val="40"/>
                          <w:szCs w:val="40"/>
                        </w:rPr>
                      </w:pPr>
                      <w:r w:rsidRPr="00045D38">
                        <w:rPr>
                          <w:sz w:val="40"/>
                          <w:szCs w:val="40"/>
                        </w:rPr>
                        <w:t>Bénéficiaires et cibles</w:t>
                      </w:r>
                    </w:p>
                    <w:p w14:paraId="75911E61" w14:textId="77777777" w:rsidR="00AF2CD5" w:rsidRPr="00045D38" w:rsidRDefault="00AF2CD5" w:rsidP="00CB1A4F">
                      <w:pPr>
                        <w:pStyle w:val="Paragraphedeliste"/>
                        <w:numPr>
                          <w:ilvl w:val="0"/>
                          <w:numId w:val="12"/>
                        </w:numPr>
                        <w:spacing w:after="0"/>
                        <w:rPr>
                          <w:sz w:val="40"/>
                          <w:szCs w:val="40"/>
                        </w:rPr>
                      </w:pPr>
                      <w:r w:rsidRPr="00045D38">
                        <w:rPr>
                          <w:sz w:val="40"/>
                          <w:szCs w:val="40"/>
                        </w:rPr>
                        <w:t>Objectifs</w:t>
                      </w:r>
                    </w:p>
                    <w:p w14:paraId="5B476373" w14:textId="77777777" w:rsidR="00AF2CD5" w:rsidRPr="00045D38" w:rsidRDefault="00AF2CD5" w:rsidP="00CB1A4F">
                      <w:pPr>
                        <w:pStyle w:val="Paragraphedeliste"/>
                        <w:numPr>
                          <w:ilvl w:val="0"/>
                          <w:numId w:val="12"/>
                        </w:numPr>
                        <w:spacing w:after="0"/>
                        <w:rPr>
                          <w:sz w:val="40"/>
                          <w:szCs w:val="40"/>
                        </w:rPr>
                      </w:pPr>
                      <w:r w:rsidRPr="00045D38">
                        <w:rPr>
                          <w:sz w:val="40"/>
                          <w:szCs w:val="40"/>
                        </w:rPr>
                        <w:t>Expressions des besoins</w:t>
                      </w:r>
                    </w:p>
                    <w:p w14:paraId="5CBF287D" w14:textId="77777777" w:rsidR="00AF2CD5" w:rsidRPr="00045D38" w:rsidRDefault="00AF2CD5" w:rsidP="00CB1A4F">
                      <w:pPr>
                        <w:pStyle w:val="Paragraphedeliste"/>
                        <w:numPr>
                          <w:ilvl w:val="0"/>
                          <w:numId w:val="12"/>
                        </w:numPr>
                        <w:spacing w:after="0"/>
                        <w:rPr>
                          <w:sz w:val="40"/>
                          <w:szCs w:val="40"/>
                        </w:rPr>
                      </w:pPr>
                      <w:r w:rsidRPr="00045D38">
                        <w:rPr>
                          <w:sz w:val="40"/>
                          <w:szCs w:val="40"/>
                        </w:rPr>
                        <w:t>Charte graphique</w:t>
                      </w:r>
                    </w:p>
                    <w:p w14:paraId="2C812AF6" w14:textId="77777777" w:rsidR="00AF2CD5" w:rsidRPr="00045D38" w:rsidRDefault="00AF2CD5" w:rsidP="00CB1A4F">
                      <w:pPr>
                        <w:pStyle w:val="Paragraphedeliste"/>
                        <w:numPr>
                          <w:ilvl w:val="0"/>
                          <w:numId w:val="12"/>
                        </w:numPr>
                        <w:spacing w:after="0"/>
                        <w:rPr>
                          <w:sz w:val="40"/>
                          <w:szCs w:val="40"/>
                        </w:rPr>
                      </w:pPr>
                      <w:r w:rsidRPr="00045D38">
                        <w:rPr>
                          <w:sz w:val="40"/>
                          <w:szCs w:val="40"/>
                        </w:rPr>
                        <w:t>Planification du projet</w:t>
                      </w:r>
                    </w:p>
                    <w:p w14:paraId="7259FA41" w14:textId="77777777" w:rsidR="00AF2CD5" w:rsidRPr="00045D38" w:rsidRDefault="00AF2CD5" w:rsidP="00CB1A4F">
                      <w:pPr>
                        <w:pStyle w:val="Paragraphedeliste"/>
                        <w:numPr>
                          <w:ilvl w:val="0"/>
                          <w:numId w:val="12"/>
                        </w:numPr>
                        <w:spacing w:after="0"/>
                        <w:rPr>
                          <w:sz w:val="40"/>
                          <w:szCs w:val="40"/>
                        </w:rPr>
                      </w:pPr>
                      <w:r w:rsidRPr="00045D38">
                        <w:rPr>
                          <w:sz w:val="40"/>
                          <w:szCs w:val="40"/>
                        </w:rPr>
                        <w:t>Estimation du coût du projet</w:t>
                      </w:r>
                    </w:p>
                    <w:p w14:paraId="00E2761F" w14:textId="77777777" w:rsidR="00AF2CD5" w:rsidRPr="00045D38" w:rsidRDefault="00AF2CD5" w:rsidP="00CB1A4F">
                      <w:pPr>
                        <w:pStyle w:val="Paragraphedeliste"/>
                        <w:numPr>
                          <w:ilvl w:val="0"/>
                          <w:numId w:val="12"/>
                        </w:numPr>
                        <w:spacing w:after="0"/>
                        <w:rPr>
                          <w:sz w:val="40"/>
                          <w:szCs w:val="40"/>
                        </w:rPr>
                      </w:pPr>
                      <w:r w:rsidRPr="00045D38">
                        <w:rPr>
                          <w:sz w:val="40"/>
                          <w:szCs w:val="40"/>
                        </w:rPr>
                        <w:t>Contraintes du projet</w:t>
                      </w:r>
                    </w:p>
                    <w:p w14:paraId="0ADA22F6" w14:textId="77777777" w:rsidR="00AF2CD5" w:rsidRPr="00045D38" w:rsidRDefault="00AF2CD5" w:rsidP="00CB1A4F">
                      <w:pPr>
                        <w:pStyle w:val="Paragraphedeliste"/>
                        <w:numPr>
                          <w:ilvl w:val="0"/>
                          <w:numId w:val="12"/>
                        </w:numPr>
                        <w:spacing w:after="0"/>
                        <w:rPr>
                          <w:sz w:val="40"/>
                          <w:szCs w:val="40"/>
                        </w:rPr>
                      </w:pPr>
                      <w:r w:rsidRPr="00045D38">
                        <w:rPr>
                          <w:sz w:val="40"/>
                          <w:szCs w:val="40"/>
                        </w:rPr>
                        <w:t>Livrables</w:t>
                      </w:r>
                    </w:p>
                    <w:p w14:paraId="6D7BE479" w14:textId="77777777" w:rsidR="00AF2CD5" w:rsidRPr="00045D38" w:rsidRDefault="00AF2CD5" w:rsidP="00CB1A4F">
                      <w:pPr>
                        <w:pStyle w:val="Paragraphedeliste"/>
                        <w:numPr>
                          <w:ilvl w:val="0"/>
                          <w:numId w:val="12"/>
                        </w:numPr>
                        <w:spacing w:after="0"/>
                        <w:rPr>
                          <w:sz w:val="40"/>
                          <w:szCs w:val="40"/>
                        </w:rPr>
                      </w:pPr>
                      <w:r w:rsidRPr="00045D38">
                        <w:rPr>
                          <w:sz w:val="40"/>
                          <w:szCs w:val="40"/>
                        </w:rPr>
                        <w:t>Maquette</w:t>
                      </w:r>
                    </w:p>
                    <w:p w14:paraId="44F8E8A3" w14:textId="77777777" w:rsidR="00AF2CD5" w:rsidRPr="00045D38" w:rsidRDefault="00AF2CD5" w:rsidP="00AF2CD5">
                      <w:pPr>
                        <w:spacing w:after="0"/>
                        <w:rPr>
                          <w:sz w:val="40"/>
                          <w:szCs w:val="40"/>
                        </w:rPr>
                      </w:pPr>
                      <w:r w:rsidRPr="00045D38">
                        <w:rPr>
                          <w:sz w:val="40"/>
                          <w:szCs w:val="40"/>
                        </w:rPr>
                        <w:t>CONCLUSION</w:t>
                      </w:r>
                    </w:p>
                    <w:p w14:paraId="1C017C06" w14:textId="77777777" w:rsidR="00AF2CD5" w:rsidRDefault="00AF2CD5" w:rsidP="00AF2CD5"/>
                  </w:txbxContent>
                </v:textbox>
              </v:shape>
            </w:pict>
          </mc:Fallback>
        </mc:AlternateContent>
      </w:r>
      <w:r>
        <w:rPr>
          <w:u w:val="single" w:color="000000"/>
        </w:rPr>
        <w:t>Plan :</w:t>
      </w:r>
      <w:r>
        <w:t xml:space="preserve"> </w:t>
      </w:r>
    </w:p>
    <w:p w14:paraId="6D31355D" w14:textId="77777777" w:rsidR="00AF2CD5" w:rsidRDefault="00AF2CD5" w:rsidP="00AF2CD5">
      <w:pPr>
        <w:spacing w:after="158"/>
        <w:ind w:left="-5"/>
      </w:pPr>
    </w:p>
    <w:p w14:paraId="13D9302B" w14:textId="77777777" w:rsidR="00AF2CD5" w:rsidRDefault="00AF2CD5" w:rsidP="00AF2CD5">
      <w:pPr>
        <w:spacing w:after="0"/>
      </w:pPr>
      <w:r>
        <w:t xml:space="preserve"> </w:t>
      </w:r>
    </w:p>
    <w:p w14:paraId="0E198D02" w14:textId="77777777" w:rsidR="00AF2CD5" w:rsidRDefault="00AF2CD5" w:rsidP="00AF2CD5">
      <w:pPr>
        <w:spacing w:after="0"/>
      </w:pPr>
    </w:p>
    <w:p w14:paraId="05433FBA" w14:textId="77777777" w:rsidR="00AF2CD5" w:rsidRDefault="00AF2CD5" w:rsidP="00AF2CD5">
      <w:pPr>
        <w:spacing w:after="156"/>
      </w:pPr>
      <w:r>
        <w:t xml:space="preserve"> </w:t>
      </w:r>
    </w:p>
    <w:p w14:paraId="7FF0664F" w14:textId="77777777" w:rsidR="00AF2CD5" w:rsidRDefault="00AF2CD5" w:rsidP="00AF2CD5">
      <w:pPr>
        <w:spacing w:after="0"/>
      </w:pPr>
      <w:r>
        <w:t xml:space="preserve"> </w:t>
      </w:r>
    </w:p>
    <w:p w14:paraId="4491D731" w14:textId="77777777" w:rsidR="00AF2CD5" w:rsidRDefault="00AF2CD5" w:rsidP="00AF2CD5">
      <w:pPr>
        <w:spacing w:line="259" w:lineRule="auto"/>
        <w:jc w:val="left"/>
        <w:rPr>
          <w:rFonts w:eastAsiaTheme="majorEastAsia" w:cstheme="majorBidi"/>
          <w:b/>
          <w:iCs/>
          <w:color w:val="FFFFFF" w:themeColor="background1"/>
          <w:kern w:val="0"/>
          <w:sz w:val="40"/>
          <w:szCs w:val="40"/>
          <w:lang w:val="fr" w:eastAsia="fr-FR"/>
          <w14:ligatures w14:val="none"/>
        </w:rPr>
      </w:pPr>
      <w:r>
        <w:br w:type="page"/>
      </w:r>
    </w:p>
    <w:p w14:paraId="6E2458E8" w14:textId="1C9AC991" w:rsidR="00B6198E" w:rsidRDefault="00AF2CD5" w:rsidP="00A95543">
      <w:pPr>
        <w:pStyle w:val="Titre3"/>
      </w:pPr>
      <w:bookmarkStart w:id="151" w:name="_Toc240908128"/>
      <w:r>
        <w:lastRenderedPageBreak/>
        <w:t>INTRODUCTION</w:t>
      </w:r>
      <w:bookmarkEnd w:id="151"/>
    </w:p>
    <w:p w14:paraId="493C69A7" w14:textId="77777777" w:rsidR="00B6198E" w:rsidRPr="00B6198E" w:rsidRDefault="00B6198E" w:rsidP="00B6198E">
      <w:pPr>
        <w:rPr>
          <w:sz w:val="10"/>
          <w:szCs w:val="8"/>
          <w:lang w:eastAsia="fr-FR"/>
        </w:rPr>
      </w:pPr>
    </w:p>
    <w:p w14:paraId="0373A4A9" w14:textId="77777777" w:rsidR="00B6198E" w:rsidRPr="00B6198E" w:rsidRDefault="00B6198E" w:rsidP="00690553">
      <w:pPr>
        <w:ind w:firstLine="329"/>
        <w:rPr>
          <w:lang w:eastAsia="fr-FR"/>
        </w:rPr>
      </w:pPr>
      <w:r w:rsidRPr="00B6198E">
        <w:rPr>
          <w:lang w:eastAsia="fr-FR"/>
        </w:rPr>
        <w:t>Le présent cahier des charges définit les besoins, les objectifs et les contraintes liés à la conception et à la réalisation d’une plateforme numérique intelligente dédiée à l’accompagnement des agriculteurs. Cette solution vise à faciliter la planification des activités agricoles, à fournir une assistance au diagnostic phytosanitaire et à contribuer à la prédiction des récoltes grâce à l’utilisation de technologies numériques et de l’intelligence artificielle. Le document présente également les bénéficiaires et les cibles du projet, les besoins fonctionnels et non fonctionnels, la charte graphique, la planification, les ressources nécessaires, les contraintes ainsi que les livrables attendus.</w:t>
      </w:r>
    </w:p>
    <w:p w14:paraId="1CA3B215" w14:textId="77777777" w:rsidR="00AF2CD5" w:rsidRDefault="00AF2CD5" w:rsidP="00AF2CD5">
      <w:pPr>
        <w:rPr>
          <w:lang w:eastAsia="fr-FR"/>
        </w:rPr>
      </w:pPr>
    </w:p>
    <w:p w14:paraId="04E40526" w14:textId="3AA636E1" w:rsidR="00496293" w:rsidRDefault="00496293">
      <w:pPr>
        <w:spacing w:line="259" w:lineRule="auto"/>
        <w:jc w:val="left"/>
        <w:rPr>
          <w:lang w:eastAsia="fr-FR"/>
        </w:rPr>
      </w:pPr>
      <w:r>
        <w:rPr>
          <w:lang w:eastAsia="fr-FR"/>
        </w:rPr>
        <w:br w:type="page"/>
      </w:r>
    </w:p>
    <w:p w14:paraId="159438CC" w14:textId="77777777" w:rsidR="00496293" w:rsidRDefault="00496293" w:rsidP="00AF2CD5">
      <w:pPr>
        <w:rPr>
          <w:lang w:eastAsia="fr-FR"/>
        </w:rPr>
      </w:pPr>
    </w:p>
    <w:p w14:paraId="0D8F0CA2" w14:textId="49B4CECD" w:rsidR="00496293" w:rsidRDefault="005972F2" w:rsidP="00A95543">
      <w:pPr>
        <w:pStyle w:val="Titre3"/>
        <w:numPr>
          <w:ilvl w:val="1"/>
          <w:numId w:val="10"/>
        </w:numPr>
      </w:pPr>
      <w:bookmarkStart w:id="152" w:name="_Toc240908129"/>
      <w:r>
        <w:t>CONTEXTE ET JUSTIFICATION</w:t>
      </w:r>
      <w:bookmarkEnd w:id="152"/>
    </w:p>
    <w:p w14:paraId="7B4E4476" w14:textId="4E2B19C5" w:rsidR="003A3B2A" w:rsidRDefault="003A3B2A" w:rsidP="00A95543">
      <w:pPr>
        <w:pStyle w:val="Titre4"/>
        <w:numPr>
          <w:ilvl w:val="2"/>
          <w:numId w:val="10"/>
        </w:numPr>
      </w:pPr>
      <w:bookmarkStart w:id="153" w:name="_Toc240908130"/>
      <w:r>
        <w:t>Contexte</w:t>
      </w:r>
      <w:bookmarkEnd w:id="153"/>
    </w:p>
    <w:p w14:paraId="360AFC3A" w14:textId="77777777" w:rsidR="003A3B2A" w:rsidRPr="003A3B2A" w:rsidRDefault="003A3B2A" w:rsidP="003A3B2A">
      <w:pPr>
        <w:rPr>
          <w:sz w:val="2"/>
          <w:szCs w:val="2"/>
          <w:lang w:eastAsia="fr-FR"/>
        </w:rPr>
      </w:pPr>
    </w:p>
    <w:p w14:paraId="10652A9D" w14:textId="77777777" w:rsidR="003A3B2A" w:rsidRDefault="003A3B2A" w:rsidP="003A3B2A">
      <w:pPr>
        <w:ind w:firstLine="708"/>
      </w:pPr>
      <w:r>
        <w:t xml:space="preserve">Au Cameroun, l’agriculture constitue un secteur essentiel de l’économie et joue un rôle important dans l’alimentation et les revenus des populations. En </w:t>
      </w:r>
      <w:r>
        <w:rPr>
          <w:rStyle w:val="lev"/>
        </w:rPr>
        <w:t>2024, elle représentait environ 18,5 % du PIB</w:t>
      </w:r>
      <w:r>
        <w:t xml:space="preserve"> et employait près de </w:t>
      </w:r>
      <w:r>
        <w:rPr>
          <w:rStyle w:val="lev"/>
        </w:rPr>
        <w:t>42,4 % de la population active</w:t>
      </w:r>
      <w:r>
        <w:t xml:space="preserve">. Malgré cette importance, de nombreux agriculteurs rencontrent encore des difficultés dans la planification des cultures, le suivi des exploitations, l’identification des maladies et l’estimation des rendements. Ces difficultés peuvent entraîner de mauvaises décisions, une diminution de la productivité et des pertes importantes. Selon la FAO, </w:t>
      </w:r>
      <w:r>
        <w:rPr>
          <w:rStyle w:val="lev"/>
        </w:rPr>
        <w:t>jusqu’à 40 % de certaines productions agricoles</w:t>
      </w:r>
      <w:r>
        <w:t xml:space="preserve"> peuvent être perdues, notamment les fruits, les légumes et les tubercules.</w:t>
      </w:r>
    </w:p>
    <w:p w14:paraId="1420808F" w14:textId="77777777" w:rsidR="003A3B2A" w:rsidRDefault="003A3B2A" w:rsidP="003A3B2A">
      <w:pPr>
        <w:ind w:firstLine="708"/>
      </w:pPr>
      <w:r>
        <w:t>Face à ces difficultés, l’utilisation des technologies numériques et de l’intelligence artificielle représente une opportunité pour améliorer l’accompagnement des producteurs. Une plateforme numérique intelligente pourrait permettre de centraliser les informations relatives aux exploitations et de fournir aux agriculteurs des outils adaptés à leurs besoins. Elle pourrait notamment les aider à planifier leurs cultures, à identifier les problèmes phytosanitaires et à obtenir des estimations sur leurs futures récoltes, afin de faciliter leur prise de décision.</w:t>
      </w:r>
    </w:p>
    <w:p w14:paraId="2E806438" w14:textId="77777777" w:rsidR="003A3B2A" w:rsidRPr="003A3B2A" w:rsidRDefault="003A3B2A" w:rsidP="003A3B2A">
      <w:pPr>
        <w:rPr>
          <w:sz w:val="14"/>
          <w:szCs w:val="12"/>
          <w:lang w:eastAsia="fr-FR"/>
        </w:rPr>
      </w:pPr>
    </w:p>
    <w:p w14:paraId="0B845CF9" w14:textId="13105BCE" w:rsidR="003A3B2A" w:rsidRDefault="003A3B2A" w:rsidP="00A95543">
      <w:pPr>
        <w:pStyle w:val="Titre4"/>
        <w:numPr>
          <w:ilvl w:val="2"/>
          <w:numId w:val="10"/>
        </w:numPr>
      </w:pPr>
      <w:bookmarkStart w:id="154" w:name="_Toc240908131"/>
      <w:r>
        <w:t>Justification</w:t>
      </w:r>
      <w:bookmarkEnd w:id="154"/>
    </w:p>
    <w:p w14:paraId="0CD09A27" w14:textId="77777777" w:rsidR="003A3B2A" w:rsidRPr="003A3B2A" w:rsidRDefault="003A3B2A" w:rsidP="003A3B2A">
      <w:pPr>
        <w:rPr>
          <w:sz w:val="2"/>
          <w:szCs w:val="2"/>
          <w:lang w:eastAsia="fr-FR"/>
        </w:rPr>
      </w:pPr>
    </w:p>
    <w:p w14:paraId="6FE9D43A" w14:textId="23ED6C40" w:rsidR="003A3B2A" w:rsidRPr="003A3B2A" w:rsidRDefault="003A3B2A" w:rsidP="003A3B2A">
      <w:pPr>
        <w:ind w:firstLine="708"/>
      </w:pPr>
      <w:r w:rsidRPr="003A3B2A">
        <w:t>Ce projet se justifie donc par la nécessité de proposer aux agriculteurs un outil numérique simple, accessible et adapté à leurs activités. La plateforme permettra de regrouper les données agricoles et de les exploiter afin de fournir des recommandations utiles pour la planification des cultures, le suivi des exploitations et la gestion des problèmes phytosanitaires. L’intégration de l’intelligence artificielle permettra également d’assister le diagnostic des maladies et de produire des prédictions relatives aux récoltes.</w:t>
      </w:r>
    </w:p>
    <w:p w14:paraId="787FAC5A" w14:textId="77777777" w:rsidR="003A3B2A" w:rsidRPr="003A3B2A" w:rsidRDefault="003A3B2A" w:rsidP="003A3B2A">
      <w:pPr>
        <w:ind w:firstLine="329"/>
      </w:pPr>
      <w:r w:rsidRPr="003A3B2A">
        <w:t>Ainsi, cette solution contribuera à améliorer la prise de décision des producteurs, à anticiper certains risques agricoles et à favoriser une meilleure gestion des exploitations. Elle s’inscrit dans une démarche de modernisation des pratiques agricoles au Cameroun par l’utilisation du numérique et des technologies intelligentes.</w:t>
      </w:r>
    </w:p>
    <w:p w14:paraId="079DE48F" w14:textId="1B4451BD" w:rsidR="001B7803" w:rsidRDefault="001B7803" w:rsidP="00A95543">
      <w:pPr>
        <w:pStyle w:val="Titre3"/>
        <w:numPr>
          <w:ilvl w:val="1"/>
          <w:numId w:val="10"/>
        </w:numPr>
        <w:rPr>
          <w:rFonts w:eastAsia="Times New Roman"/>
        </w:rPr>
      </w:pPr>
      <w:bookmarkStart w:id="155" w:name="_Toc240908132"/>
      <w:r w:rsidRPr="001B7803">
        <w:rPr>
          <w:rFonts w:eastAsia="Times New Roman"/>
        </w:rPr>
        <w:lastRenderedPageBreak/>
        <w:t>Bénéficiaires et cibles</w:t>
      </w:r>
      <w:bookmarkEnd w:id="155"/>
    </w:p>
    <w:p w14:paraId="1876E48D" w14:textId="77777777" w:rsidR="00CB1697" w:rsidRPr="00CB1697" w:rsidRDefault="00CB1697" w:rsidP="00CB1697">
      <w:pPr>
        <w:ind w:left="1080"/>
        <w:rPr>
          <w:sz w:val="6"/>
          <w:szCs w:val="4"/>
          <w:lang w:eastAsia="fr-FR"/>
        </w:rPr>
      </w:pPr>
    </w:p>
    <w:p w14:paraId="4F55E624" w14:textId="13C6C1F4" w:rsidR="001B7803" w:rsidRDefault="001B7803" w:rsidP="00A95543">
      <w:pPr>
        <w:pStyle w:val="Titre4"/>
        <w:numPr>
          <w:ilvl w:val="2"/>
          <w:numId w:val="10"/>
        </w:numPr>
        <w:rPr>
          <w:rFonts w:eastAsia="Times New Roman"/>
        </w:rPr>
      </w:pPr>
      <w:bookmarkStart w:id="156" w:name="_Toc240908133"/>
      <w:r w:rsidRPr="001B7803">
        <w:rPr>
          <w:rFonts w:eastAsia="Times New Roman"/>
        </w:rPr>
        <w:t>Bénéficiaires</w:t>
      </w:r>
      <w:bookmarkEnd w:id="156"/>
    </w:p>
    <w:p w14:paraId="359AAAAC" w14:textId="77777777" w:rsidR="00CB1697" w:rsidRPr="00CB1697" w:rsidRDefault="00CB1697" w:rsidP="00CB1697">
      <w:pPr>
        <w:rPr>
          <w:sz w:val="2"/>
          <w:szCs w:val="2"/>
          <w:lang w:eastAsia="fr-FR"/>
        </w:rPr>
      </w:pPr>
    </w:p>
    <w:p w14:paraId="2D6AC2A7" w14:textId="77777777" w:rsidR="001B7803" w:rsidRPr="001B7803" w:rsidRDefault="001B7803" w:rsidP="001B7803">
      <w:pPr>
        <w:ind w:firstLine="708"/>
      </w:pPr>
      <w:r w:rsidRPr="001B7803">
        <w:t xml:space="preserve">Le principal bénéficiaire de la plateforme est </w:t>
      </w:r>
      <w:r w:rsidRPr="001B7803">
        <w:rPr>
          <w:b/>
          <w:bCs/>
        </w:rPr>
        <w:t>l’agriculteur</w:t>
      </w:r>
      <w:r w:rsidRPr="001B7803">
        <w:t>, qui pourra disposer d’un outil numérique pour mieux organiser et suivre ses activités agricoles. La solution lui permettra notamment de planifier ses cultures, d’enregistrer les informations relatives à ses parcelles, d’obtenir des recommandations adaptées et de bénéficier d’une assistance pour le diagnostic phytosanitaire et la prédiction des récoltes.</w:t>
      </w:r>
    </w:p>
    <w:p w14:paraId="73BA56C2" w14:textId="77777777" w:rsidR="001B7803" w:rsidRPr="001B7803" w:rsidRDefault="001B7803" w:rsidP="00233DBD">
      <w:pPr>
        <w:ind w:firstLine="708"/>
      </w:pPr>
      <w:r w:rsidRPr="001B7803">
        <w:t xml:space="preserve">La plateforme pourra également bénéficier aux </w:t>
      </w:r>
      <w:r w:rsidRPr="001B7803">
        <w:rPr>
          <w:b/>
          <w:bCs/>
        </w:rPr>
        <w:t>techniciens et conseillers agricoles</w:t>
      </w:r>
      <w:r w:rsidRPr="001B7803">
        <w:t xml:space="preserve">, en leur fournissant des informations structurées sur les exploitations et en facilitant l’accompagnement des producteurs. Les </w:t>
      </w:r>
      <w:r w:rsidRPr="001B7803">
        <w:rPr>
          <w:b/>
          <w:bCs/>
        </w:rPr>
        <w:t>administrateurs</w:t>
      </w:r>
      <w:r w:rsidRPr="001B7803">
        <w:t xml:space="preserve"> bénéficieront quant à eux d’un espace permettant d’assurer la supervision et la gestion globale du système.</w:t>
      </w:r>
    </w:p>
    <w:p w14:paraId="4E9F455D" w14:textId="11A26D1C" w:rsidR="001B7803" w:rsidRDefault="001B7803" w:rsidP="00A95543">
      <w:pPr>
        <w:pStyle w:val="Titre4"/>
        <w:numPr>
          <w:ilvl w:val="2"/>
          <w:numId w:val="10"/>
        </w:numPr>
        <w:rPr>
          <w:rFonts w:eastAsia="Times New Roman"/>
        </w:rPr>
      </w:pPr>
      <w:bookmarkStart w:id="157" w:name="_Toc240908134"/>
      <w:r w:rsidRPr="001B7803">
        <w:rPr>
          <w:rFonts w:eastAsia="Times New Roman"/>
        </w:rPr>
        <w:t>Cibles</w:t>
      </w:r>
      <w:bookmarkEnd w:id="157"/>
    </w:p>
    <w:p w14:paraId="44680347" w14:textId="77777777" w:rsidR="00CB1697" w:rsidRPr="00CB1697" w:rsidRDefault="00CB1697" w:rsidP="00CB1697">
      <w:pPr>
        <w:rPr>
          <w:sz w:val="2"/>
          <w:szCs w:val="2"/>
          <w:lang w:eastAsia="fr-FR"/>
        </w:rPr>
      </w:pPr>
    </w:p>
    <w:p w14:paraId="4F34E869" w14:textId="77777777" w:rsidR="001B7803" w:rsidRPr="001B7803" w:rsidRDefault="001B7803" w:rsidP="00A662FE">
      <w:r w:rsidRPr="001B7803">
        <w:t>La plateforme vise principalement :</w:t>
      </w:r>
    </w:p>
    <w:p w14:paraId="3C57DE5F" w14:textId="4F1077EF" w:rsidR="00CB1697" w:rsidRDefault="001B7803" w:rsidP="001E0627">
      <w:pPr>
        <w:pStyle w:val="Paragraphedeliste"/>
        <w:numPr>
          <w:ilvl w:val="0"/>
          <w:numId w:val="34"/>
        </w:numPr>
        <w:ind w:left="426" w:firstLine="567"/>
      </w:pPr>
      <w:r w:rsidRPr="00A662FE">
        <w:rPr>
          <w:b/>
          <w:bCs/>
        </w:rPr>
        <w:t>Les agriculteurs et producteurs agricoles</w:t>
      </w:r>
      <w:r w:rsidRPr="001B7803">
        <w:t>, qui constituent les utilisateurs principaux et pourront utiliser les fonctionnalités de planification, de suivi et d’aide à la décision.</w:t>
      </w:r>
      <w:r w:rsidR="00CB1697">
        <w:br w:type="page"/>
      </w:r>
    </w:p>
    <w:p w14:paraId="32ECC118" w14:textId="46A18FBD" w:rsidR="009465DD" w:rsidRPr="009465DD" w:rsidRDefault="009465DD" w:rsidP="00A95543">
      <w:pPr>
        <w:pStyle w:val="Titre3"/>
        <w:numPr>
          <w:ilvl w:val="1"/>
          <w:numId w:val="10"/>
        </w:numPr>
      </w:pPr>
      <w:bookmarkStart w:id="158" w:name="_Toc240908135"/>
      <w:r w:rsidRPr="009465DD">
        <w:lastRenderedPageBreak/>
        <w:t>Les objectifs de l’étude</w:t>
      </w:r>
      <w:bookmarkEnd w:id="158"/>
    </w:p>
    <w:p w14:paraId="3FB8958D" w14:textId="7655FC45" w:rsidR="009465DD" w:rsidRDefault="009465DD" w:rsidP="00A95543">
      <w:pPr>
        <w:pStyle w:val="Titre4"/>
        <w:numPr>
          <w:ilvl w:val="2"/>
          <w:numId w:val="10"/>
        </w:numPr>
      </w:pPr>
      <w:bookmarkStart w:id="159" w:name="_Toc240908136"/>
      <w:r w:rsidRPr="009465DD">
        <w:t>Objectif général</w:t>
      </w:r>
      <w:bookmarkEnd w:id="159"/>
    </w:p>
    <w:p w14:paraId="65A63C4C" w14:textId="77777777" w:rsidR="009D3C2C" w:rsidRPr="009D3C2C" w:rsidRDefault="009D3C2C" w:rsidP="009D3C2C">
      <w:pPr>
        <w:rPr>
          <w:sz w:val="2"/>
          <w:szCs w:val="2"/>
          <w:lang w:eastAsia="fr-FR"/>
        </w:rPr>
      </w:pPr>
    </w:p>
    <w:p w14:paraId="274E2847" w14:textId="5646793D" w:rsidR="009465DD" w:rsidRDefault="009465DD" w:rsidP="009465DD">
      <w:pPr>
        <w:ind w:firstLine="708"/>
      </w:pPr>
      <w:r w:rsidRPr="009465DD">
        <w:t xml:space="preserve">L’objectif général est de </w:t>
      </w:r>
      <w:r w:rsidRPr="009465DD">
        <w:rPr>
          <w:b/>
          <w:bCs/>
        </w:rPr>
        <w:t>concevoir et réaliser une plateforme numérique intelligente d</w:t>
      </w:r>
      <w:r w:rsidR="0016771C">
        <w:rPr>
          <w:b/>
          <w:bCs/>
        </w:rPr>
        <w:t>e gestion des procédés agricoles</w:t>
      </w:r>
      <w:r w:rsidRPr="009465DD">
        <w:rPr>
          <w:b/>
          <w:bCs/>
        </w:rPr>
        <w:t xml:space="preserve"> destinée aux agriculteurs</w:t>
      </w:r>
      <w:r w:rsidRPr="009465DD">
        <w:t>, permettant de faciliter la planification agricole, le diagnostic phytosanitaire et la prédiction des récoltes.</w:t>
      </w:r>
    </w:p>
    <w:p w14:paraId="30C9B124" w14:textId="77777777" w:rsidR="00CC31C6" w:rsidRPr="009465DD" w:rsidRDefault="00CC31C6" w:rsidP="009465DD">
      <w:pPr>
        <w:ind w:firstLine="708"/>
      </w:pPr>
    </w:p>
    <w:p w14:paraId="7C6BEE67" w14:textId="3C520D9A" w:rsidR="009465DD" w:rsidRDefault="009465DD" w:rsidP="00A95543">
      <w:pPr>
        <w:pStyle w:val="Titre4"/>
        <w:numPr>
          <w:ilvl w:val="2"/>
          <w:numId w:val="10"/>
        </w:numPr>
      </w:pPr>
      <w:bookmarkStart w:id="160" w:name="_Toc240908137"/>
      <w:r w:rsidRPr="009465DD">
        <w:t>Objectifs spécifiques</w:t>
      </w:r>
      <w:bookmarkEnd w:id="160"/>
    </w:p>
    <w:p w14:paraId="17163A61" w14:textId="77777777" w:rsidR="00E85C41" w:rsidRPr="00E85C41" w:rsidRDefault="00E85C41" w:rsidP="00E85C41">
      <w:pPr>
        <w:rPr>
          <w:sz w:val="2"/>
          <w:szCs w:val="2"/>
          <w:lang w:eastAsia="fr-FR"/>
        </w:rPr>
      </w:pPr>
    </w:p>
    <w:p w14:paraId="475B2C0C" w14:textId="763CBC60" w:rsidR="0067769C" w:rsidRPr="0067769C" w:rsidRDefault="0067769C" w:rsidP="0067769C">
      <w:pPr>
        <w:ind w:firstLine="360"/>
        <w:rPr>
          <w:lang w:eastAsia="fr-FR"/>
        </w:rPr>
      </w:pPr>
      <w:r w:rsidRPr="0067769C">
        <w:rPr>
          <w:lang w:eastAsia="fr-FR"/>
        </w:rPr>
        <w:t>Pour atteindre cet objectif général, le projet s’articule autour des objectifs spécifiques suivants :</w:t>
      </w:r>
    </w:p>
    <w:p w14:paraId="5E271520" w14:textId="77777777" w:rsidR="00CC31C6" w:rsidRPr="00CC31C6" w:rsidRDefault="00CC31C6" w:rsidP="00CC31C6">
      <w:pPr>
        <w:rPr>
          <w:sz w:val="2"/>
          <w:szCs w:val="2"/>
          <w:lang w:eastAsia="fr-FR"/>
        </w:rPr>
      </w:pPr>
    </w:p>
    <w:p w14:paraId="53A5D19D" w14:textId="77777777" w:rsidR="009465DD" w:rsidRPr="009465DD" w:rsidRDefault="009465DD">
      <w:pPr>
        <w:numPr>
          <w:ilvl w:val="0"/>
          <w:numId w:val="35"/>
        </w:numPr>
      </w:pPr>
      <w:r w:rsidRPr="009465DD">
        <w:t>Identifier et analyser les besoins des agriculteurs en matière de planification et de suivi des activités agricoles ;</w:t>
      </w:r>
    </w:p>
    <w:p w14:paraId="1B6758F7" w14:textId="77777777" w:rsidR="009465DD" w:rsidRPr="009465DD" w:rsidRDefault="009465DD">
      <w:pPr>
        <w:numPr>
          <w:ilvl w:val="0"/>
          <w:numId w:val="35"/>
        </w:numPr>
      </w:pPr>
      <w:r w:rsidRPr="009465DD">
        <w:t>Concevoir une solution permettant de planifier les cultures en fonction des informations disponibles ;</w:t>
      </w:r>
    </w:p>
    <w:p w14:paraId="66CCC8E8" w14:textId="77777777" w:rsidR="009465DD" w:rsidRPr="009465DD" w:rsidRDefault="009465DD">
      <w:pPr>
        <w:numPr>
          <w:ilvl w:val="0"/>
          <w:numId w:val="35"/>
        </w:numPr>
      </w:pPr>
      <w:r w:rsidRPr="009465DD">
        <w:t>Intégrer un système d’intelligence artificielle pour assister le diagnostic des problèmes phytosanitaires ;</w:t>
      </w:r>
    </w:p>
    <w:p w14:paraId="59444991" w14:textId="77777777" w:rsidR="009465DD" w:rsidRPr="009465DD" w:rsidRDefault="009465DD">
      <w:pPr>
        <w:numPr>
          <w:ilvl w:val="0"/>
          <w:numId w:val="35"/>
        </w:numPr>
      </w:pPr>
      <w:r w:rsidRPr="009465DD">
        <w:t>Mettre en place un mécanisme de prédiction des récoltes à partir des données agricoles disponibles ;</w:t>
      </w:r>
    </w:p>
    <w:p w14:paraId="2BC71EFC" w14:textId="77777777" w:rsidR="009465DD" w:rsidRPr="009465DD" w:rsidRDefault="009465DD">
      <w:pPr>
        <w:numPr>
          <w:ilvl w:val="0"/>
          <w:numId w:val="35"/>
        </w:numPr>
      </w:pPr>
      <w:r w:rsidRPr="009465DD">
        <w:t>Permettre la consultation et le suivi des informations relatives aux exploitations agricoles ;</w:t>
      </w:r>
    </w:p>
    <w:p w14:paraId="10FC8530" w14:textId="77777777" w:rsidR="009465DD" w:rsidRPr="009465DD" w:rsidRDefault="009465DD">
      <w:pPr>
        <w:numPr>
          <w:ilvl w:val="0"/>
          <w:numId w:val="35"/>
        </w:numPr>
      </w:pPr>
      <w:r w:rsidRPr="009465DD">
        <w:t>Concevoir une plateforme simple, sécurisée, accessible et adaptée aux différents profils d’utilisateurs.</w:t>
      </w:r>
    </w:p>
    <w:p w14:paraId="0D5995CD" w14:textId="3B020D18" w:rsidR="002B3AA0" w:rsidRDefault="002B3AA0">
      <w:pPr>
        <w:spacing w:line="259" w:lineRule="auto"/>
        <w:jc w:val="left"/>
      </w:pPr>
      <w:r>
        <w:br w:type="page"/>
      </w:r>
    </w:p>
    <w:p w14:paraId="3C8A12B9" w14:textId="77777777" w:rsidR="002B3AA0" w:rsidRPr="002B3AA0" w:rsidRDefault="002B3AA0" w:rsidP="002B3AA0">
      <w:pPr>
        <w:rPr>
          <w:sz w:val="20"/>
          <w:szCs w:val="18"/>
        </w:rPr>
      </w:pPr>
    </w:p>
    <w:p w14:paraId="276D7A68" w14:textId="770E4BAD" w:rsidR="002B3AA0" w:rsidRDefault="002B3AA0" w:rsidP="008C780A">
      <w:pPr>
        <w:pStyle w:val="Titre3"/>
        <w:numPr>
          <w:ilvl w:val="1"/>
          <w:numId w:val="10"/>
        </w:numPr>
      </w:pPr>
      <w:bookmarkStart w:id="161" w:name="_Toc240908138"/>
      <w:r w:rsidRPr="002B3AA0">
        <w:t>Expression des besoins de l’utilisateur</w:t>
      </w:r>
      <w:bookmarkEnd w:id="161"/>
    </w:p>
    <w:p w14:paraId="589D28AA" w14:textId="77777777" w:rsidR="002B3AA0" w:rsidRPr="002B3AA0" w:rsidRDefault="002B3AA0" w:rsidP="002B3AA0">
      <w:pPr>
        <w:rPr>
          <w:sz w:val="10"/>
          <w:szCs w:val="8"/>
          <w:lang w:eastAsia="fr-FR"/>
        </w:rPr>
      </w:pPr>
    </w:p>
    <w:p w14:paraId="2DFDBB7A" w14:textId="77777777" w:rsidR="002B3AA0" w:rsidRDefault="002B3AA0" w:rsidP="002B3AA0">
      <w:pPr>
        <w:ind w:firstLine="329"/>
      </w:pPr>
      <w:r w:rsidRPr="002B3AA0">
        <w:t>L’expression des besoins permet de définir les principales fonctionnalités attendues de la plateforme ainsi que les exigences auxquelles elle devra répondre. Les besoins sont regroupés en besoins fonctionnels et en besoins non fonctionnels.</w:t>
      </w:r>
    </w:p>
    <w:p w14:paraId="22915C7B" w14:textId="35439ABC" w:rsidR="007229EE" w:rsidRDefault="007229EE" w:rsidP="008C780A">
      <w:pPr>
        <w:pStyle w:val="Titre4"/>
        <w:numPr>
          <w:ilvl w:val="2"/>
          <w:numId w:val="10"/>
        </w:numPr>
      </w:pPr>
      <w:bookmarkStart w:id="162" w:name="_Toc240908139"/>
      <w:r w:rsidRPr="007229EE">
        <w:t>Besoins fonctionnels</w:t>
      </w:r>
      <w:bookmarkEnd w:id="162"/>
    </w:p>
    <w:p w14:paraId="150D6209" w14:textId="77777777" w:rsidR="009F4D9C" w:rsidRPr="009F4D9C" w:rsidRDefault="009F4D9C" w:rsidP="009F4D9C">
      <w:pPr>
        <w:rPr>
          <w:sz w:val="4"/>
          <w:szCs w:val="4"/>
          <w:lang w:eastAsia="fr-FR"/>
        </w:rPr>
      </w:pPr>
    </w:p>
    <w:p w14:paraId="3D959248" w14:textId="4FCFD909" w:rsidR="007229EE" w:rsidRPr="007229EE" w:rsidRDefault="007229EE" w:rsidP="007229EE">
      <w:pPr>
        <w:ind w:firstLine="329"/>
      </w:pPr>
      <w:r w:rsidRPr="007229EE">
        <w:t>Les besoins fonctionnels décrivent les services que la plateforme doit fournir à ses différents acteurs.</w:t>
      </w:r>
    </w:p>
    <w:p w14:paraId="2E19A574" w14:textId="77777777" w:rsidR="007229EE" w:rsidRPr="007229EE" w:rsidRDefault="007229EE">
      <w:pPr>
        <w:pStyle w:val="Paragraphedeliste"/>
        <w:numPr>
          <w:ilvl w:val="0"/>
          <w:numId w:val="38"/>
        </w:numPr>
      </w:pPr>
      <w:r w:rsidRPr="009F4D9C">
        <w:rPr>
          <w:b/>
          <w:bCs/>
        </w:rPr>
        <w:t>Producteur agricole</w:t>
      </w:r>
    </w:p>
    <w:p w14:paraId="28ED300E" w14:textId="77777777" w:rsidR="007229EE" w:rsidRPr="007229EE" w:rsidRDefault="007229EE" w:rsidP="007229EE">
      <w:pPr>
        <w:ind w:firstLine="329"/>
      </w:pPr>
      <w:r w:rsidRPr="007229EE">
        <w:t>Le producteur agricole doit pouvoir :</w:t>
      </w:r>
    </w:p>
    <w:p w14:paraId="2E59458E" w14:textId="77777777" w:rsidR="007229EE" w:rsidRPr="007229EE" w:rsidRDefault="007229EE">
      <w:pPr>
        <w:numPr>
          <w:ilvl w:val="0"/>
          <w:numId w:val="36"/>
        </w:numPr>
      </w:pPr>
      <w:r w:rsidRPr="007229EE">
        <w:rPr>
          <w:b/>
          <w:bCs/>
        </w:rPr>
        <w:t>S’inscrire</w:t>
      </w:r>
      <w:r w:rsidRPr="007229EE">
        <w:t xml:space="preserve"> sur la plateforme ;</w:t>
      </w:r>
    </w:p>
    <w:p w14:paraId="31CE2277" w14:textId="77777777" w:rsidR="007229EE" w:rsidRPr="007229EE" w:rsidRDefault="007229EE">
      <w:pPr>
        <w:numPr>
          <w:ilvl w:val="0"/>
          <w:numId w:val="36"/>
        </w:numPr>
      </w:pPr>
      <w:r w:rsidRPr="007229EE">
        <w:rPr>
          <w:b/>
          <w:bCs/>
        </w:rPr>
        <w:t>S’authentifier</w:t>
      </w:r>
      <w:r w:rsidRPr="007229EE">
        <w:t xml:space="preserve"> afin d’accéder à son espace personnel ;</w:t>
      </w:r>
    </w:p>
    <w:p w14:paraId="4C0D0CD1" w14:textId="77777777" w:rsidR="007229EE" w:rsidRPr="007229EE" w:rsidRDefault="007229EE">
      <w:pPr>
        <w:numPr>
          <w:ilvl w:val="0"/>
          <w:numId w:val="36"/>
        </w:numPr>
      </w:pPr>
      <w:r w:rsidRPr="007229EE">
        <w:rPr>
          <w:b/>
          <w:bCs/>
        </w:rPr>
        <w:t>Consulter et modifier son profil</w:t>
      </w:r>
      <w:r w:rsidRPr="007229EE">
        <w:t xml:space="preserve"> ;</w:t>
      </w:r>
    </w:p>
    <w:p w14:paraId="2BB182BF" w14:textId="77777777" w:rsidR="007229EE" w:rsidRDefault="007229EE">
      <w:pPr>
        <w:numPr>
          <w:ilvl w:val="0"/>
          <w:numId w:val="36"/>
        </w:numPr>
      </w:pPr>
      <w:r w:rsidRPr="007229EE">
        <w:rPr>
          <w:b/>
          <w:bCs/>
        </w:rPr>
        <w:t>Gérer son exploitation</w:t>
      </w:r>
      <w:r w:rsidRPr="007229EE">
        <w:t>, notamment les informations relatives à ses parcelles et activités agricoles ;</w:t>
      </w:r>
    </w:p>
    <w:p w14:paraId="23499B5E" w14:textId="0FE13B1E" w:rsidR="00344B26" w:rsidRPr="007229EE" w:rsidRDefault="00344B26">
      <w:pPr>
        <w:numPr>
          <w:ilvl w:val="0"/>
          <w:numId w:val="36"/>
        </w:numPr>
      </w:pPr>
      <w:r>
        <w:rPr>
          <w:b/>
          <w:bCs/>
        </w:rPr>
        <w:t xml:space="preserve">Gérer ses cultures </w:t>
      </w:r>
      <w:r w:rsidR="00FF7229">
        <w:t>entre autres les ressources/intrants ;</w:t>
      </w:r>
    </w:p>
    <w:p w14:paraId="53F1A48A" w14:textId="77777777" w:rsidR="007229EE" w:rsidRPr="007229EE" w:rsidRDefault="007229EE">
      <w:pPr>
        <w:numPr>
          <w:ilvl w:val="0"/>
          <w:numId w:val="36"/>
        </w:numPr>
      </w:pPr>
      <w:r w:rsidRPr="007229EE">
        <w:rPr>
          <w:b/>
          <w:bCs/>
        </w:rPr>
        <w:t>Planifier une culture</w:t>
      </w:r>
      <w:r w:rsidRPr="007229EE">
        <w:t xml:space="preserve"> à partir des informations disponibles sur son exploitation ;</w:t>
      </w:r>
    </w:p>
    <w:p w14:paraId="78422316" w14:textId="77777777" w:rsidR="007229EE" w:rsidRPr="007229EE" w:rsidRDefault="007229EE">
      <w:pPr>
        <w:numPr>
          <w:ilvl w:val="0"/>
          <w:numId w:val="36"/>
        </w:numPr>
      </w:pPr>
      <w:r w:rsidRPr="007229EE">
        <w:rPr>
          <w:b/>
          <w:bCs/>
        </w:rPr>
        <w:t>Effectuer un diagnostic phytosanitaire</w:t>
      </w:r>
      <w:r w:rsidRPr="007229EE">
        <w:t xml:space="preserve"> à partir des informations ou images fournies ;</w:t>
      </w:r>
    </w:p>
    <w:p w14:paraId="1C4904D8" w14:textId="77777777" w:rsidR="007229EE" w:rsidRPr="007229EE" w:rsidRDefault="007229EE">
      <w:pPr>
        <w:numPr>
          <w:ilvl w:val="0"/>
          <w:numId w:val="36"/>
        </w:numPr>
      </w:pPr>
      <w:r w:rsidRPr="007229EE">
        <w:rPr>
          <w:b/>
          <w:bCs/>
        </w:rPr>
        <w:t>Consulter les résultats du diagnostic et les recommandations</w:t>
      </w:r>
      <w:r w:rsidRPr="007229EE">
        <w:t xml:space="preserve"> générées par la plateforme ;</w:t>
      </w:r>
    </w:p>
    <w:p w14:paraId="384BA411" w14:textId="77777777" w:rsidR="007229EE" w:rsidRPr="007229EE" w:rsidRDefault="007229EE">
      <w:pPr>
        <w:numPr>
          <w:ilvl w:val="0"/>
          <w:numId w:val="36"/>
        </w:numPr>
      </w:pPr>
      <w:r w:rsidRPr="007229EE">
        <w:rPr>
          <w:b/>
          <w:bCs/>
        </w:rPr>
        <w:t>Prédire une récolte</w:t>
      </w:r>
      <w:r w:rsidRPr="007229EE">
        <w:t xml:space="preserve"> à partir des données agricoles disponibles ;</w:t>
      </w:r>
    </w:p>
    <w:p w14:paraId="48E1F299" w14:textId="77777777" w:rsidR="007229EE" w:rsidRPr="007229EE" w:rsidRDefault="007229EE">
      <w:pPr>
        <w:numPr>
          <w:ilvl w:val="0"/>
          <w:numId w:val="36"/>
        </w:numPr>
      </w:pPr>
      <w:r w:rsidRPr="007229EE">
        <w:rPr>
          <w:b/>
          <w:bCs/>
        </w:rPr>
        <w:t>Consulter les résultats des prédictions et son historique</w:t>
      </w:r>
      <w:r w:rsidRPr="007229EE">
        <w:t xml:space="preserve"> ;</w:t>
      </w:r>
    </w:p>
    <w:p w14:paraId="1F24A9EE" w14:textId="77777777" w:rsidR="007229EE" w:rsidRDefault="007229EE">
      <w:pPr>
        <w:numPr>
          <w:ilvl w:val="0"/>
          <w:numId w:val="36"/>
        </w:numPr>
      </w:pPr>
      <w:r w:rsidRPr="007229EE">
        <w:rPr>
          <w:b/>
          <w:bCs/>
        </w:rPr>
        <w:t>Se déconnecter</w:t>
      </w:r>
      <w:r w:rsidRPr="007229EE">
        <w:t xml:space="preserve"> de la plateforme.</w:t>
      </w:r>
    </w:p>
    <w:p w14:paraId="00FD5522" w14:textId="11B79C45" w:rsidR="009F4D9C" w:rsidRPr="007229EE" w:rsidRDefault="009F4D9C" w:rsidP="009F4D9C">
      <w:pPr>
        <w:spacing w:line="259" w:lineRule="auto"/>
        <w:jc w:val="left"/>
      </w:pPr>
      <w:r>
        <w:br w:type="page"/>
      </w:r>
    </w:p>
    <w:p w14:paraId="5C97DAD6" w14:textId="77777777" w:rsidR="007229EE" w:rsidRPr="007229EE" w:rsidRDefault="007229EE">
      <w:pPr>
        <w:pStyle w:val="Paragraphedeliste"/>
        <w:numPr>
          <w:ilvl w:val="0"/>
          <w:numId w:val="38"/>
        </w:numPr>
      </w:pPr>
      <w:r w:rsidRPr="009F4D9C">
        <w:rPr>
          <w:b/>
          <w:bCs/>
        </w:rPr>
        <w:lastRenderedPageBreak/>
        <w:t>Administrateur</w:t>
      </w:r>
    </w:p>
    <w:p w14:paraId="48B3399B" w14:textId="77777777" w:rsidR="007229EE" w:rsidRPr="007229EE" w:rsidRDefault="007229EE" w:rsidP="007229EE">
      <w:pPr>
        <w:ind w:firstLine="329"/>
      </w:pPr>
      <w:r w:rsidRPr="007229EE">
        <w:t>L’administrateur doit pouvoir :</w:t>
      </w:r>
    </w:p>
    <w:p w14:paraId="1EB5BE6F" w14:textId="77777777" w:rsidR="007229EE" w:rsidRPr="007229EE" w:rsidRDefault="007229EE">
      <w:pPr>
        <w:numPr>
          <w:ilvl w:val="0"/>
          <w:numId w:val="37"/>
        </w:numPr>
      </w:pPr>
      <w:r w:rsidRPr="007229EE">
        <w:rPr>
          <w:b/>
          <w:bCs/>
        </w:rPr>
        <w:t>S’authentifier</w:t>
      </w:r>
      <w:r w:rsidRPr="007229EE">
        <w:t xml:space="preserve"> afin d’accéder à son espace d’administration ;</w:t>
      </w:r>
    </w:p>
    <w:p w14:paraId="3D577AF8" w14:textId="77777777" w:rsidR="007229EE" w:rsidRPr="007229EE" w:rsidRDefault="007229EE">
      <w:pPr>
        <w:numPr>
          <w:ilvl w:val="0"/>
          <w:numId w:val="37"/>
        </w:numPr>
      </w:pPr>
      <w:r w:rsidRPr="007229EE">
        <w:rPr>
          <w:b/>
          <w:bCs/>
        </w:rPr>
        <w:t>Gérer les comptes utilisateurs</w:t>
      </w:r>
      <w:r w:rsidRPr="007229EE">
        <w:t xml:space="preserve"> : créer, consulter, modifier et supprimer les comptes ;</w:t>
      </w:r>
    </w:p>
    <w:p w14:paraId="6A9382F4" w14:textId="77777777" w:rsidR="007229EE" w:rsidRPr="007229EE" w:rsidRDefault="007229EE">
      <w:pPr>
        <w:numPr>
          <w:ilvl w:val="0"/>
          <w:numId w:val="37"/>
        </w:numPr>
      </w:pPr>
      <w:r w:rsidRPr="007229EE">
        <w:rPr>
          <w:b/>
          <w:bCs/>
        </w:rPr>
        <w:t>Consulter les activités</w:t>
      </w:r>
      <w:r w:rsidRPr="007229EE">
        <w:t xml:space="preserve"> réalisées sur la plateforme ;</w:t>
      </w:r>
    </w:p>
    <w:p w14:paraId="5420D84D" w14:textId="77777777" w:rsidR="009D32F7" w:rsidRPr="0015168C" w:rsidRDefault="009D32F7" w:rsidP="009D32F7">
      <w:pPr>
        <w:rPr>
          <w:sz w:val="8"/>
          <w:szCs w:val="6"/>
        </w:rPr>
      </w:pPr>
    </w:p>
    <w:p w14:paraId="71B90E8C" w14:textId="77777777" w:rsidR="009F4D9C" w:rsidRPr="009F4D9C" w:rsidRDefault="009F4D9C" w:rsidP="009F4D9C">
      <w:pPr>
        <w:rPr>
          <w:sz w:val="4"/>
          <w:szCs w:val="2"/>
          <w:lang w:eastAsia="fr-FR"/>
        </w:rPr>
      </w:pPr>
    </w:p>
    <w:p w14:paraId="65F66308" w14:textId="23C14655" w:rsidR="009D32F7" w:rsidRDefault="009D32F7" w:rsidP="008C780A">
      <w:pPr>
        <w:pStyle w:val="Titre4"/>
        <w:numPr>
          <w:ilvl w:val="2"/>
          <w:numId w:val="10"/>
        </w:numPr>
      </w:pPr>
      <w:bookmarkStart w:id="163" w:name="_Toc240908140"/>
      <w:r w:rsidRPr="009D32F7">
        <w:t>Besoins non fonctionnels</w:t>
      </w:r>
      <w:bookmarkEnd w:id="163"/>
    </w:p>
    <w:p w14:paraId="0F2EB950" w14:textId="77777777" w:rsidR="009D32F7" w:rsidRPr="009D32F7" w:rsidRDefault="009D32F7" w:rsidP="009D32F7">
      <w:pPr>
        <w:rPr>
          <w:sz w:val="4"/>
          <w:szCs w:val="2"/>
          <w:lang w:eastAsia="fr-FR"/>
        </w:rPr>
      </w:pPr>
    </w:p>
    <w:p w14:paraId="3842185B" w14:textId="77777777" w:rsidR="009D32F7" w:rsidRPr="009D32F7" w:rsidRDefault="009D32F7" w:rsidP="009D32F7">
      <w:pPr>
        <w:ind w:firstLine="329"/>
      </w:pPr>
      <w:r w:rsidRPr="009D32F7">
        <w:t>Les besoins non fonctionnels définissent les caractéristiques de qualité que la plateforme doit respecter afin de garantir une utilisation efficace, fiable et sécurisée.</w:t>
      </w:r>
    </w:p>
    <w:p w14:paraId="5AAD1B7F" w14:textId="77777777" w:rsidR="009D32F7" w:rsidRPr="009D32F7" w:rsidRDefault="009D32F7">
      <w:pPr>
        <w:numPr>
          <w:ilvl w:val="0"/>
          <w:numId w:val="39"/>
        </w:numPr>
      </w:pPr>
      <w:r w:rsidRPr="009D32F7">
        <w:rPr>
          <w:b/>
          <w:bCs/>
        </w:rPr>
        <w:t>Simplicité et ergonomie</w:t>
      </w:r>
      <w:r w:rsidRPr="009D32F7">
        <w:t xml:space="preserve"> : l’interface doit être claire, intuitive et facile à utiliser par les agriculteurs, même ceux ayant une faible expérience des outils numériques.</w:t>
      </w:r>
    </w:p>
    <w:p w14:paraId="3E04B912" w14:textId="77777777" w:rsidR="009D32F7" w:rsidRPr="009D32F7" w:rsidRDefault="009D32F7">
      <w:pPr>
        <w:numPr>
          <w:ilvl w:val="0"/>
          <w:numId w:val="39"/>
        </w:numPr>
      </w:pPr>
      <w:r w:rsidRPr="009D32F7">
        <w:rPr>
          <w:b/>
          <w:bCs/>
        </w:rPr>
        <w:t>Accessibilité</w:t>
      </w:r>
      <w:r w:rsidRPr="009D32F7">
        <w:t xml:space="preserve"> : la plateforme doit être accessible sur ordinateur, tablette et smartphone afin de faciliter son utilisation dans différents environnements.</w:t>
      </w:r>
    </w:p>
    <w:p w14:paraId="563CAA86" w14:textId="77777777" w:rsidR="009D32F7" w:rsidRPr="009D32F7" w:rsidRDefault="009D32F7">
      <w:pPr>
        <w:numPr>
          <w:ilvl w:val="0"/>
          <w:numId w:val="39"/>
        </w:numPr>
      </w:pPr>
      <w:r w:rsidRPr="009D32F7">
        <w:rPr>
          <w:b/>
          <w:bCs/>
        </w:rPr>
        <w:t>Performance</w:t>
      </w:r>
      <w:r w:rsidRPr="009D32F7">
        <w:t xml:space="preserve"> : les principales opérations, notamment la consultation des données, la planification et l’affichage des résultats, doivent être exécutées dans des délais satisfaisants.</w:t>
      </w:r>
    </w:p>
    <w:p w14:paraId="4C49984C" w14:textId="30330BC0" w:rsidR="00010672" w:rsidRPr="009D32F7" w:rsidRDefault="009D32F7" w:rsidP="00010672">
      <w:pPr>
        <w:numPr>
          <w:ilvl w:val="0"/>
          <w:numId w:val="39"/>
        </w:numPr>
      </w:pPr>
      <w:r w:rsidRPr="009D32F7">
        <w:rPr>
          <w:b/>
          <w:bCs/>
        </w:rPr>
        <w:t>Sécurité</w:t>
      </w:r>
      <w:r w:rsidRPr="009D32F7">
        <w:t xml:space="preserve"> : les comptes utilisateurs et les données agricoles doivent être protégés contre les accès non autorisés, les pertes et les modifications malveillantes.</w:t>
      </w:r>
      <w:r w:rsidR="00010672">
        <w:t xml:space="preserve"> La réalisation de notre projet se doit donc de respecter les piliers de la sécurité qui sont entre autres : l’</w:t>
      </w:r>
      <w:r w:rsidR="00010672" w:rsidRPr="00010672">
        <w:rPr>
          <w:b/>
          <w:bCs/>
          <w:i/>
          <w:iCs/>
        </w:rPr>
        <w:t>Authentification</w:t>
      </w:r>
      <w:r w:rsidR="00010672">
        <w:t xml:space="preserve">, la </w:t>
      </w:r>
      <w:r w:rsidR="00010672" w:rsidRPr="00010672">
        <w:rPr>
          <w:b/>
          <w:bCs/>
          <w:i/>
          <w:iCs/>
        </w:rPr>
        <w:t>Confidentialité</w:t>
      </w:r>
      <w:r w:rsidR="00010672">
        <w:t>, l’</w:t>
      </w:r>
      <w:r w:rsidR="00010672" w:rsidRPr="00010672">
        <w:rPr>
          <w:b/>
          <w:bCs/>
          <w:i/>
          <w:iCs/>
        </w:rPr>
        <w:t>Intégrité</w:t>
      </w:r>
      <w:r w:rsidR="00010672" w:rsidRPr="00010672">
        <w:rPr>
          <w:b/>
          <w:bCs/>
        </w:rPr>
        <w:t xml:space="preserve">, </w:t>
      </w:r>
      <w:r w:rsidR="00010672">
        <w:t xml:space="preserve">la </w:t>
      </w:r>
      <w:r w:rsidR="00010672" w:rsidRPr="00010672">
        <w:rPr>
          <w:b/>
          <w:bCs/>
          <w:i/>
          <w:iCs/>
        </w:rPr>
        <w:t>Disponibilité</w:t>
      </w:r>
      <w:r w:rsidR="00010672">
        <w:t xml:space="preserve">, la </w:t>
      </w:r>
      <w:r w:rsidR="00010672" w:rsidRPr="00010672">
        <w:rPr>
          <w:b/>
          <w:bCs/>
          <w:i/>
          <w:iCs/>
        </w:rPr>
        <w:t>Non répudiation</w:t>
      </w:r>
    </w:p>
    <w:p w14:paraId="30C7D662" w14:textId="77777777" w:rsidR="009D32F7" w:rsidRPr="009D32F7" w:rsidRDefault="009D32F7">
      <w:pPr>
        <w:numPr>
          <w:ilvl w:val="0"/>
          <w:numId w:val="39"/>
        </w:numPr>
      </w:pPr>
      <w:r w:rsidRPr="009D32F7">
        <w:rPr>
          <w:b/>
          <w:bCs/>
        </w:rPr>
        <w:t>Fiabilité</w:t>
      </w:r>
      <w:r w:rsidRPr="009D32F7">
        <w:t xml:space="preserve"> : les informations enregistrées doivent rester cohérentes et disponibles afin de garantir la fiabilité des résultats fournis par la plateforme.</w:t>
      </w:r>
    </w:p>
    <w:p w14:paraId="7D783CA6" w14:textId="77777777" w:rsidR="009D32F7" w:rsidRPr="009D32F7" w:rsidRDefault="009D32F7">
      <w:pPr>
        <w:numPr>
          <w:ilvl w:val="0"/>
          <w:numId w:val="39"/>
        </w:numPr>
      </w:pPr>
      <w:r w:rsidRPr="009D32F7">
        <w:rPr>
          <w:b/>
          <w:bCs/>
        </w:rPr>
        <w:t>Confidentialité</w:t>
      </w:r>
      <w:r w:rsidRPr="009D32F7">
        <w:t xml:space="preserve"> : les données personnelles des utilisateurs ainsi que les informations relatives à leurs exploitations doivent être protégées.</w:t>
      </w:r>
    </w:p>
    <w:p w14:paraId="08BB9E59" w14:textId="77777777" w:rsidR="009D32F7" w:rsidRPr="009D32F7" w:rsidRDefault="009D32F7">
      <w:pPr>
        <w:numPr>
          <w:ilvl w:val="0"/>
          <w:numId w:val="39"/>
        </w:numPr>
      </w:pPr>
      <w:r w:rsidRPr="009D32F7">
        <w:rPr>
          <w:b/>
          <w:bCs/>
        </w:rPr>
        <w:t>Évolutivité</w:t>
      </w:r>
      <w:r w:rsidRPr="009D32F7">
        <w:t xml:space="preserve"> : l’architecture doit permettre l’ajout de nouvelles cultures, de nouvelles fonctionnalités et l’amélioration progressive des modèles d’intelligence artificielle.</w:t>
      </w:r>
    </w:p>
    <w:p w14:paraId="16D3DEB4" w14:textId="035E98B0" w:rsidR="009F4D9C" w:rsidRDefault="009D32F7" w:rsidP="0015168C">
      <w:pPr>
        <w:numPr>
          <w:ilvl w:val="0"/>
          <w:numId w:val="39"/>
        </w:numPr>
      </w:pPr>
      <w:r w:rsidRPr="009D32F7">
        <w:rPr>
          <w:b/>
          <w:bCs/>
        </w:rPr>
        <w:lastRenderedPageBreak/>
        <w:t>Maintenabilité</w:t>
      </w:r>
      <w:r w:rsidRPr="009D32F7">
        <w:t xml:space="preserve"> : le système doit être conçu de manière structurée afin de faciliter sa maintenance, sa correction et son évolution.</w:t>
      </w:r>
    </w:p>
    <w:p w14:paraId="0383D23A" w14:textId="3A99D4ED" w:rsidR="00E70C50" w:rsidRDefault="00E70C50" w:rsidP="008C780A">
      <w:pPr>
        <w:pStyle w:val="Titre3"/>
        <w:numPr>
          <w:ilvl w:val="1"/>
          <w:numId w:val="10"/>
        </w:numPr>
      </w:pPr>
      <w:bookmarkStart w:id="164" w:name="_Toc240908141"/>
      <w:r w:rsidRPr="00E70C50">
        <w:t>Charte graphique</w:t>
      </w:r>
      <w:bookmarkEnd w:id="164"/>
    </w:p>
    <w:p w14:paraId="4507B5EF" w14:textId="77777777" w:rsidR="004B07E0" w:rsidRPr="004B07E0" w:rsidRDefault="004B07E0" w:rsidP="004B07E0">
      <w:pPr>
        <w:rPr>
          <w:sz w:val="10"/>
          <w:szCs w:val="8"/>
          <w:lang w:eastAsia="fr-FR"/>
        </w:rPr>
      </w:pPr>
    </w:p>
    <w:p w14:paraId="7324A5C7" w14:textId="77777777" w:rsidR="00E70C50" w:rsidRDefault="00E70C50" w:rsidP="00E70C50">
      <w:pPr>
        <w:ind w:firstLine="329"/>
      </w:pPr>
      <w:r w:rsidRPr="00E70C50">
        <w:t>La charte graphique définit les éléments visuels permettant d’assurer une identité cohérente à la plateforme. Elle comprend notamment le logo, les choix typographiques et la palette de couleurs utilisés dans les différentes interfaces du système.</w:t>
      </w:r>
    </w:p>
    <w:p w14:paraId="71C89DC1" w14:textId="77777777" w:rsidR="004B07E0" w:rsidRPr="00E70C50" w:rsidRDefault="004B07E0" w:rsidP="00E70C50">
      <w:pPr>
        <w:ind w:firstLine="329"/>
      </w:pPr>
    </w:p>
    <w:p w14:paraId="5FF8B1A9" w14:textId="21DE7A5E" w:rsidR="00E70C50" w:rsidRPr="00E70C50" w:rsidRDefault="00E70C50" w:rsidP="008C780A">
      <w:pPr>
        <w:pStyle w:val="Titre4"/>
        <w:numPr>
          <w:ilvl w:val="2"/>
          <w:numId w:val="10"/>
        </w:numPr>
      </w:pPr>
      <w:bookmarkStart w:id="165" w:name="_Toc240908142"/>
      <w:r w:rsidRPr="00E70C50">
        <w:t>Logo</w:t>
      </w:r>
      <w:bookmarkEnd w:id="165"/>
    </w:p>
    <w:p w14:paraId="396D0C7A" w14:textId="2DE44776" w:rsidR="00545960" w:rsidRDefault="002D18E8" w:rsidP="00CB3FC1">
      <w:pPr>
        <w:keepNext/>
        <w:ind w:firstLine="329"/>
        <w:jc w:val="center"/>
      </w:pPr>
      <w:r>
        <w:rPr>
          <w:noProof/>
        </w:rPr>
        <w:drawing>
          <wp:inline distT="0" distB="0" distL="0" distR="0" wp14:anchorId="4C12C253" wp14:editId="74CA0E7F">
            <wp:extent cx="3067050" cy="2314135"/>
            <wp:effectExtent l="0" t="0" r="0" b="0"/>
            <wp:docPr id="167374816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a:extLst>
                        <a:ext uri="{28A0092B-C50C-407E-A947-70E740481C1C}">
                          <a14:useLocalDpi xmlns:a14="http://schemas.microsoft.com/office/drawing/2010/main" val="0"/>
                        </a:ext>
                      </a:extLst>
                    </a:blip>
                    <a:srcRect b="4349"/>
                    <a:stretch>
                      <a:fillRect/>
                    </a:stretch>
                  </pic:blipFill>
                  <pic:spPr bwMode="auto">
                    <a:xfrm>
                      <a:off x="0" y="0"/>
                      <a:ext cx="3067050" cy="2314135"/>
                    </a:xfrm>
                    <a:prstGeom prst="rect">
                      <a:avLst/>
                    </a:prstGeom>
                    <a:noFill/>
                    <a:ln>
                      <a:noFill/>
                    </a:ln>
                    <a:extLst>
                      <a:ext uri="{53640926-AAD7-44D8-BBD7-CCE9431645EC}">
                        <a14:shadowObscured xmlns:a14="http://schemas.microsoft.com/office/drawing/2010/main"/>
                      </a:ext>
                    </a:extLst>
                  </pic:spPr>
                </pic:pic>
              </a:graphicData>
            </a:graphic>
          </wp:inline>
        </w:drawing>
      </w:r>
    </w:p>
    <w:p w14:paraId="29C83C7C" w14:textId="32C90920" w:rsidR="00E70C50" w:rsidRPr="009F4FDE" w:rsidRDefault="00E12CEF" w:rsidP="00E12CEF">
      <w:pPr>
        <w:pStyle w:val="Lgende"/>
        <w:rPr>
          <w:rStyle w:val="Accentuation"/>
        </w:rPr>
      </w:pPr>
      <w:bookmarkStart w:id="166" w:name="_Toc240908018"/>
      <w:r w:rsidRPr="009F4FDE">
        <w:rPr>
          <w:rStyle w:val="Accentuation"/>
        </w:rPr>
        <w:t xml:space="preserve">Figure </w:t>
      </w:r>
      <w:r w:rsidRPr="009F4FDE">
        <w:rPr>
          <w:rStyle w:val="Accentuation"/>
        </w:rPr>
        <w:fldChar w:fldCharType="begin"/>
      </w:r>
      <w:r w:rsidRPr="009F4FDE">
        <w:rPr>
          <w:rStyle w:val="Accentuation"/>
        </w:rPr>
        <w:instrText xml:space="preserve"> SEQ Figure \* ARABIC </w:instrText>
      </w:r>
      <w:r w:rsidRPr="009F4FDE">
        <w:rPr>
          <w:rStyle w:val="Accentuation"/>
        </w:rPr>
        <w:fldChar w:fldCharType="separate"/>
      </w:r>
      <w:r w:rsidR="0088132C">
        <w:rPr>
          <w:rStyle w:val="Accentuation"/>
          <w:noProof/>
        </w:rPr>
        <w:t>3</w:t>
      </w:r>
      <w:r w:rsidRPr="009F4FDE">
        <w:rPr>
          <w:rStyle w:val="Accentuation"/>
        </w:rPr>
        <w:fldChar w:fldCharType="end"/>
      </w:r>
      <w:r w:rsidRPr="009F4FDE">
        <w:rPr>
          <w:rStyle w:val="Accentuation"/>
        </w:rPr>
        <w:t xml:space="preserve"> : Logo de l’application</w:t>
      </w:r>
      <w:bookmarkEnd w:id="166"/>
    </w:p>
    <w:p w14:paraId="6AEFF06E" w14:textId="0B315F73" w:rsidR="00AC30DB" w:rsidRPr="00AC30DB" w:rsidRDefault="00AC30DB" w:rsidP="00AC30DB">
      <w:pPr>
        <w:pStyle w:val="Lgende"/>
      </w:pPr>
      <w:r>
        <w:t>Source : Stitch</w:t>
      </w:r>
      <w:r w:rsidR="009F4FDE">
        <w:t xml:space="preserve"> AI.</w:t>
      </w:r>
    </w:p>
    <w:p w14:paraId="05809D08" w14:textId="77777777" w:rsidR="007B2A4D" w:rsidRPr="007B2A4D" w:rsidRDefault="007B2A4D" w:rsidP="007B2A4D"/>
    <w:p w14:paraId="01C51EB8" w14:textId="56CC96F8" w:rsidR="00E70C50" w:rsidRPr="00E70C50" w:rsidRDefault="00E70C50" w:rsidP="008C780A">
      <w:pPr>
        <w:pStyle w:val="Titre4"/>
        <w:numPr>
          <w:ilvl w:val="2"/>
          <w:numId w:val="10"/>
        </w:numPr>
      </w:pPr>
      <w:bookmarkStart w:id="167" w:name="_Toc240908143"/>
      <w:r w:rsidRPr="00E70C50">
        <w:t>Typographie</w:t>
      </w:r>
      <w:bookmarkEnd w:id="167"/>
    </w:p>
    <w:p w14:paraId="023818C4" w14:textId="77777777" w:rsidR="00E70C50" w:rsidRPr="00E70C50" w:rsidRDefault="00E70C50" w:rsidP="00E70C50">
      <w:pPr>
        <w:ind w:firstLine="329"/>
      </w:pPr>
      <w:r w:rsidRPr="00E70C50">
        <w:t>Pour garantir une interface moderne, claire et facilement lisible, les polices suivantes seront utilisées :</w:t>
      </w:r>
    </w:p>
    <w:p w14:paraId="3D1AD938" w14:textId="77777777" w:rsidR="00E70C50" w:rsidRPr="00E70C50" w:rsidRDefault="00E70C50">
      <w:pPr>
        <w:numPr>
          <w:ilvl w:val="0"/>
          <w:numId w:val="40"/>
        </w:numPr>
      </w:pPr>
      <w:r w:rsidRPr="00E70C50">
        <w:rPr>
          <w:b/>
          <w:bCs/>
        </w:rPr>
        <w:t>Titres et en-têtes</w:t>
      </w:r>
      <w:r w:rsidRPr="00E70C50">
        <w:t xml:space="preserve"> :</w:t>
      </w:r>
    </w:p>
    <w:p w14:paraId="4A0C04CB" w14:textId="77777777" w:rsidR="00E70C50" w:rsidRPr="00E70C50" w:rsidRDefault="00E70C50">
      <w:pPr>
        <w:numPr>
          <w:ilvl w:val="1"/>
          <w:numId w:val="40"/>
        </w:numPr>
      </w:pPr>
      <w:r w:rsidRPr="00E70C50">
        <w:t xml:space="preserve">Police : </w:t>
      </w:r>
      <w:r w:rsidRPr="00E70C50">
        <w:rPr>
          <w:b/>
          <w:bCs/>
        </w:rPr>
        <w:t>Montserrat</w:t>
      </w:r>
    </w:p>
    <w:p w14:paraId="4A20AE92" w14:textId="77777777" w:rsidR="00E70C50" w:rsidRPr="00E70C50" w:rsidRDefault="00E70C50">
      <w:pPr>
        <w:numPr>
          <w:ilvl w:val="1"/>
          <w:numId w:val="40"/>
        </w:numPr>
      </w:pPr>
      <w:r w:rsidRPr="00E70C50">
        <w:t>Poids : Semi-Bold ou Bold</w:t>
      </w:r>
    </w:p>
    <w:p w14:paraId="62D5F42C" w14:textId="77777777" w:rsidR="00E70C50" w:rsidRPr="00E70C50" w:rsidRDefault="00E70C50">
      <w:pPr>
        <w:numPr>
          <w:ilvl w:val="1"/>
          <w:numId w:val="40"/>
        </w:numPr>
      </w:pPr>
      <w:r w:rsidRPr="00E70C50">
        <w:t>Usage : titres des pages, sections et boutons principaux.</w:t>
      </w:r>
    </w:p>
    <w:p w14:paraId="450533B8" w14:textId="77777777" w:rsidR="00E70C50" w:rsidRPr="00E70C50" w:rsidRDefault="00E70C50">
      <w:pPr>
        <w:numPr>
          <w:ilvl w:val="0"/>
          <w:numId w:val="40"/>
        </w:numPr>
      </w:pPr>
      <w:r w:rsidRPr="00E70C50">
        <w:rPr>
          <w:b/>
          <w:bCs/>
        </w:rPr>
        <w:lastRenderedPageBreak/>
        <w:t>Texte courant</w:t>
      </w:r>
      <w:r w:rsidRPr="00E70C50">
        <w:t xml:space="preserve"> :</w:t>
      </w:r>
    </w:p>
    <w:p w14:paraId="739DFDB8" w14:textId="77777777" w:rsidR="00E70C50" w:rsidRPr="00E70C50" w:rsidRDefault="00E70C50">
      <w:pPr>
        <w:numPr>
          <w:ilvl w:val="1"/>
          <w:numId w:val="40"/>
        </w:numPr>
      </w:pPr>
      <w:r w:rsidRPr="00E70C50">
        <w:t xml:space="preserve">Police : </w:t>
      </w:r>
      <w:r w:rsidRPr="00E70C50">
        <w:rPr>
          <w:b/>
          <w:bCs/>
        </w:rPr>
        <w:t>Roboto</w:t>
      </w:r>
    </w:p>
    <w:p w14:paraId="0F1B80EB" w14:textId="77777777" w:rsidR="00E70C50" w:rsidRPr="00E70C50" w:rsidRDefault="00E70C50">
      <w:pPr>
        <w:numPr>
          <w:ilvl w:val="1"/>
          <w:numId w:val="40"/>
        </w:numPr>
      </w:pPr>
      <w:r w:rsidRPr="00E70C50">
        <w:t>Poids : Regular (400)</w:t>
      </w:r>
    </w:p>
    <w:p w14:paraId="2D2D81A0" w14:textId="77777777" w:rsidR="00E70C50" w:rsidRPr="00E70C50" w:rsidRDefault="00E70C50">
      <w:pPr>
        <w:numPr>
          <w:ilvl w:val="1"/>
          <w:numId w:val="40"/>
        </w:numPr>
      </w:pPr>
      <w:r w:rsidRPr="00E70C50">
        <w:t>Usage : paragraphes, descriptions, formulaires et informations.</w:t>
      </w:r>
    </w:p>
    <w:p w14:paraId="45D2B130" w14:textId="77777777" w:rsidR="00E70C50" w:rsidRPr="00E70C50" w:rsidRDefault="00E70C50">
      <w:pPr>
        <w:numPr>
          <w:ilvl w:val="0"/>
          <w:numId w:val="40"/>
        </w:numPr>
      </w:pPr>
      <w:r w:rsidRPr="00E70C50">
        <w:rPr>
          <w:b/>
          <w:bCs/>
        </w:rPr>
        <w:t>Boutons et éléments d’accent</w:t>
      </w:r>
      <w:r w:rsidRPr="00E70C50">
        <w:t xml:space="preserve"> :</w:t>
      </w:r>
    </w:p>
    <w:p w14:paraId="3EE46504" w14:textId="77777777" w:rsidR="00E70C50" w:rsidRPr="00E70C50" w:rsidRDefault="00E70C50">
      <w:pPr>
        <w:numPr>
          <w:ilvl w:val="1"/>
          <w:numId w:val="40"/>
        </w:numPr>
      </w:pPr>
      <w:r w:rsidRPr="00E70C50">
        <w:t xml:space="preserve">Police : </w:t>
      </w:r>
      <w:r w:rsidRPr="00E70C50">
        <w:rPr>
          <w:b/>
          <w:bCs/>
        </w:rPr>
        <w:t>Poppins</w:t>
      </w:r>
    </w:p>
    <w:p w14:paraId="5B04177A" w14:textId="77777777" w:rsidR="00E70C50" w:rsidRPr="00E70C50" w:rsidRDefault="00E70C50">
      <w:pPr>
        <w:numPr>
          <w:ilvl w:val="1"/>
          <w:numId w:val="40"/>
        </w:numPr>
      </w:pPr>
      <w:r w:rsidRPr="00E70C50">
        <w:t>Poids : Medium ou Semi-Bold</w:t>
      </w:r>
    </w:p>
    <w:p w14:paraId="57C86AD3" w14:textId="482146C3" w:rsidR="000639D4" w:rsidRDefault="00E70C50" w:rsidP="000639D4">
      <w:pPr>
        <w:numPr>
          <w:ilvl w:val="1"/>
          <w:numId w:val="40"/>
        </w:numPr>
      </w:pPr>
      <w:r w:rsidRPr="00E70C50">
        <w:t>Usage : boutons, étiquettes et informations importantes.</w:t>
      </w:r>
    </w:p>
    <w:p w14:paraId="25ACDC17" w14:textId="77777777" w:rsidR="000639D4" w:rsidRPr="00E70C50" w:rsidRDefault="000639D4" w:rsidP="000639D4"/>
    <w:p w14:paraId="3CCCAF75" w14:textId="5EE18E17" w:rsidR="00E70C50" w:rsidRPr="00E70C50" w:rsidRDefault="00E70C50" w:rsidP="008C780A">
      <w:pPr>
        <w:pStyle w:val="Titre4"/>
        <w:numPr>
          <w:ilvl w:val="2"/>
          <w:numId w:val="10"/>
        </w:numPr>
      </w:pPr>
      <w:bookmarkStart w:id="168" w:name="_Toc240908144"/>
      <w:r w:rsidRPr="00E70C50">
        <w:t>Palette de couleurs</w:t>
      </w:r>
      <w:bookmarkEnd w:id="168"/>
    </w:p>
    <w:p w14:paraId="2D9DD9D2" w14:textId="193C6D45" w:rsidR="00503D45" w:rsidRDefault="00503D45" w:rsidP="00503D45">
      <w:pPr>
        <w:pStyle w:val="Titredestableaux"/>
      </w:pPr>
      <w:bookmarkStart w:id="169" w:name="_Toc240908065"/>
      <w:r>
        <w:t xml:space="preserve">Tableau </w:t>
      </w:r>
      <w:fldSimple w:instr=" SEQ Tableau \* ARABIC ">
        <w:r w:rsidR="00BB03BA">
          <w:rPr>
            <w:noProof/>
          </w:rPr>
          <w:t>5</w:t>
        </w:r>
      </w:fldSimple>
      <w:r>
        <w:t xml:space="preserve"> : Palette de couleurs</w:t>
      </w:r>
      <w:bookmarkEnd w:id="169"/>
    </w:p>
    <w:tbl>
      <w:tblPr>
        <w:tblStyle w:val="TableauGrille4-Accentuation5"/>
        <w:tblW w:w="0" w:type="auto"/>
        <w:tblLook w:val="04A0" w:firstRow="1" w:lastRow="0" w:firstColumn="1" w:lastColumn="0" w:noHBand="0" w:noVBand="1"/>
      </w:tblPr>
      <w:tblGrid>
        <w:gridCol w:w="1435"/>
        <w:gridCol w:w="3827"/>
        <w:gridCol w:w="3800"/>
      </w:tblGrid>
      <w:tr w:rsidR="00E70C50" w:rsidRPr="00E70C50" w14:paraId="1D81CAB6" w14:textId="77777777" w:rsidTr="00E70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3F665" w14:textId="77777777" w:rsidR="00E70C50" w:rsidRPr="00E70C50" w:rsidRDefault="00E70C50" w:rsidP="00E70C50">
            <w:pPr>
              <w:spacing w:after="160"/>
              <w:ind w:firstLine="329"/>
            </w:pPr>
            <w:r w:rsidRPr="00E70C50">
              <w:t>Couleur</w:t>
            </w:r>
          </w:p>
        </w:tc>
        <w:tc>
          <w:tcPr>
            <w:tcW w:w="0" w:type="auto"/>
            <w:hideMark/>
          </w:tcPr>
          <w:p w14:paraId="62C040D4" w14:textId="77777777" w:rsidR="00E70C50" w:rsidRPr="00E70C50" w:rsidRDefault="00E70C50" w:rsidP="00E70C50">
            <w:pPr>
              <w:spacing w:after="160"/>
              <w:ind w:firstLine="329"/>
              <w:cnfStyle w:val="100000000000" w:firstRow="1" w:lastRow="0" w:firstColumn="0" w:lastColumn="0" w:oddVBand="0" w:evenVBand="0" w:oddHBand="0" w:evenHBand="0" w:firstRowFirstColumn="0" w:firstRowLastColumn="0" w:lastRowFirstColumn="0" w:lastRowLastColumn="0"/>
            </w:pPr>
            <w:r w:rsidRPr="00E70C50">
              <w:t>Usage principal</w:t>
            </w:r>
          </w:p>
        </w:tc>
        <w:tc>
          <w:tcPr>
            <w:tcW w:w="0" w:type="auto"/>
            <w:hideMark/>
          </w:tcPr>
          <w:p w14:paraId="54D22928" w14:textId="77777777" w:rsidR="00E70C50" w:rsidRPr="00E70C50" w:rsidRDefault="00E70C50" w:rsidP="00E70C50">
            <w:pPr>
              <w:spacing w:after="160"/>
              <w:ind w:firstLine="329"/>
              <w:cnfStyle w:val="100000000000" w:firstRow="1" w:lastRow="0" w:firstColumn="0" w:lastColumn="0" w:oddVBand="0" w:evenVBand="0" w:oddHBand="0" w:evenHBand="0" w:firstRowFirstColumn="0" w:firstRowLastColumn="0" w:lastRowFirstColumn="0" w:lastRowLastColumn="0"/>
            </w:pPr>
            <w:r w:rsidRPr="00E70C50">
              <w:t>Notes</w:t>
            </w:r>
          </w:p>
        </w:tc>
      </w:tr>
      <w:tr w:rsidR="00E70C50" w:rsidRPr="00E70C50" w14:paraId="22368F4D" w14:textId="77777777" w:rsidTr="00E7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A602B" w14:textId="77777777" w:rsidR="00E70C50" w:rsidRPr="00E70C50" w:rsidRDefault="00E70C50" w:rsidP="00E70C50">
            <w:pPr>
              <w:spacing w:after="160"/>
              <w:jc w:val="center"/>
            </w:pPr>
            <w:r w:rsidRPr="00E70C50">
              <w:t>Vert naturel</w:t>
            </w:r>
          </w:p>
        </w:tc>
        <w:tc>
          <w:tcPr>
            <w:tcW w:w="0" w:type="auto"/>
            <w:hideMark/>
          </w:tcPr>
          <w:p w14:paraId="1B580001" w14:textId="77777777" w:rsidR="00E70C50" w:rsidRPr="00E70C50" w:rsidRDefault="00E70C50" w:rsidP="00E70C50">
            <w:pPr>
              <w:spacing w:after="160"/>
              <w:ind w:firstLine="329"/>
              <w:cnfStyle w:val="000000100000" w:firstRow="0" w:lastRow="0" w:firstColumn="0" w:lastColumn="0" w:oddVBand="0" w:evenVBand="0" w:oddHBand="1" w:evenHBand="0" w:firstRowFirstColumn="0" w:firstRowLastColumn="0" w:lastRowFirstColumn="0" w:lastRowLastColumn="0"/>
            </w:pPr>
            <w:r w:rsidRPr="00E70C50">
              <w:t>Boutons principaux, éléments agricoles, accents</w:t>
            </w:r>
          </w:p>
        </w:tc>
        <w:tc>
          <w:tcPr>
            <w:tcW w:w="0" w:type="auto"/>
            <w:hideMark/>
          </w:tcPr>
          <w:p w14:paraId="49A6E1F0"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Évoque l’agriculture, la nature et la croissance</w:t>
            </w:r>
          </w:p>
        </w:tc>
      </w:tr>
      <w:tr w:rsidR="00E70C50" w:rsidRPr="00E70C50" w14:paraId="38B706E5" w14:textId="77777777" w:rsidTr="00E70C50">
        <w:tc>
          <w:tcPr>
            <w:cnfStyle w:val="001000000000" w:firstRow="0" w:lastRow="0" w:firstColumn="1" w:lastColumn="0" w:oddVBand="0" w:evenVBand="0" w:oddHBand="0" w:evenHBand="0" w:firstRowFirstColumn="0" w:firstRowLastColumn="0" w:lastRowFirstColumn="0" w:lastRowLastColumn="0"/>
            <w:tcW w:w="0" w:type="auto"/>
            <w:hideMark/>
          </w:tcPr>
          <w:p w14:paraId="22245205" w14:textId="77777777" w:rsidR="00E70C50" w:rsidRPr="00E70C50" w:rsidRDefault="00E70C50" w:rsidP="00E70C50">
            <w:pPr>
              <w:spacing w:after="160"/>
              <w:jc w:val="center"/>
            </w:pPr>
            <w:r w:rsidRPr="00E70C50">
              <w:t>Vert foncé</w:t>
            </w:r>
          </w:p>
        </w:tc>
        <w:tc>
          <w:tcPr>
            <w:tcW w:w="0" w:type="auto"/>
            <w:hideMark/>
          </w:tcPr>
          <w:p w14:paraId="666B4382" w14:textId="64A58F54"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En-têtes,</w:t>
            </w:r>
            <w:r>
              <w:t xml:space="preserve"> </w:t>
            </w:r>
            <w:r w:rsidRPr="00E70C50">
              <w:t>navigation, éléments importants</w:t>
            </w:r>
          </w:p>
        </w:tc>
        <w:tc>
          <w:tcPr>
            <w:tcW w:w="0" w:type="auto"/>
            <w:hideMark/>
          </w:tcPr>
          <w:p w14:paraId="5F1160AF" w14:textId="77777777"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Représente la stabilité et le développement</w:t>
            </w:r>
          </w:p>
        </w:tc>
      </w:tr>
      <w:tr w:rsidR="00E70C50" w:rsidRPr="00E70C50" w14:paraId="1D6519D1" w14:textId="77777777" w:rsidTr="00E7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0598E" w14:textId="77777777" w:rsidR="00E70C50" w:rsidRPr="00E70C50" w:rsidRDefault="00E70C50" w:rsidP="00E70C50">
            <w:pPr>
              <w:spacing w:after="160"/>
              <w:jc w:val="center"/>
            </w:pPr>
            <w:r w:rsidRPr="00E70C50">
              <w:t>Blanc</w:t>
            </w:r>
          </w:p>
        </w:tc>
        <w:tc>
          <w:tcPr>
            <w:tcW w:w="0" w:type="auto"/>
            <w:hideMark/>
          </w:tcPr>
          <w:p w14:paraId="1CC878AD"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Fond principal, cartes et sections</w:t>
            </w:r>
          </w:p>
        </w:tc>
        <w:tc>
          <w:tcPr>
            <w:tcW w:w="0" w:type="auto"/>
            <w:hideMark/>
          </w:tcPr>
          <w:p w14:paraId="573B6A2D"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Favorise la lisibilité et le contraste</w:t>
            </w:r>
          </w:p>
        </w:tc>
      </w:tr>
      <w:tr w:rsidR="00E70C50" w:rsidRPr="00E70C50" w14:paraId="65D124E8" w14:textId="77777777" w:rsidTr="00E70C50">
        <w:tc>
          <w:tcPr>
            <w:cnfStyle w:val="001000000000" w:firstRow="0" w:lastRow="0" w:firstColumn="1" w:lastColumn="0" w:oddVBand="0" w:evenVBand="0" w:oddHBand="0" w:evenHBand="0" w:firstRowFirstColumn="0" w:firstRowLastColumn="0" w:lastRowFirstColumn="0" w:lastRowLastColumn="0"/>
            <w:tcW w:w="0" w:type="auto"/>
            <w:hideMark/>
          </w:tcPr>
          <w:p w14:paraId="4A9C15C1" w14:textId="77777777" w:rsidR="00E70C50" w:rsidRPr="00E70C50" w:rsidRDefault="00E70C50" w:rsidP="00E70C50">
            <w:pPr>
              <w:spacing w:after="160"/>
              <w:jc w:val="center"/>
            </w:pPr>
            <w:r w:rsidRPr="00E70C50">
              <w:t>Gris clair</w:t>
            </w:r>
          </w:p>
        </w:tc>
        <w:tc>
          <w:tcPr>
            <w:tcW w:w="0" w:type="auto"/>
            <w:hideMark/>
          </w:tcPr>
          <w:p w14:paraId="60FB7B1B" w14:textId="77777777"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Arrière-plan secondaire et bordures</w:t>
            </w:r>
          </w:p>
        </w:tc>
        <w:tc>
          <w:tcPr>
            <w:tcW w:w="0" w:type="auto"/>
            <w:hideMark/>
          </w:tcPr>
          <w:p w14:paraId="0A43CB0B" w14:textId="77777777"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Permet de distinguer les différentes zones</w:t>
            </w:r>
          </w:p>
        </w:tc>
      </w:tr>
      <w:tr w:rsidR="00E70C50" w:rsidRPr="00E70C50" w14:paraId="7B75DB7D" w14:textId="77777777" w:rsidTr="00E7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1D62A" w14:textId="77777777" w:rsidR="00E70C50" w:rsidRPr="00E70C50" w:rsidRDefault="00E70C50" w:rsidP="00E70C50">
            <w:pPr>
              <w:spacing w:after="160"/>
              <w:jc w:val="center"/>
            </w:pPr>
            <w:r w:rsidRPr="00E70C50">
              <w:t>Bleu</w:t>
            </w:r>
          </w:p>
        </w:tc>
        <w:tc>
          <w:tcPr>
            <w:tcW w:w="0" w:type="auto"/>
            <w:hideMark/>
          </w:tcPr>
          <w:p w14:paraId="4701C2BA"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Éléments liés à la technologie et aux informations</w:t>
            </w:r>
          </w:p>
        </w:tc>
        <w:tc>
          <w:tcPr>
            <w:tcW w:w="0" w:type="auto"/>
            <w:hideMark/>
          </w:tcPr>
          <w:p w14:paraId="50CD9FBC"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Évoque la technologie et la fiabilité</w:t>
            </w:r>
          </w:p>
        </w:tc>
      </w:tr>
      <w:tr w:rsidR="00E70C50" w:rsidRPr="00E70C50" w14:paraId="7D57A093" w14:textId="77777777" w:rsidTr="00E70C50">
        <w:tc>
          <w:tcPr>
            <w:cnfStyle w:val="001000000000" w:firstRow="0" w:lastRow="0" w:firstColumn="1" w:lastColumn="0" w:oddVBand="0" w:evenVBand="0" w:oddHBand="0" w:evenHBand="0" w:firstRowFirstColumn="0" w:firstRowLastColumn="0" w:lastRowFirstColumn="0" w:lastRowLastColumn="0"/>
            <w:tcW w:w="0" w:type="auto"/>
            <w:hideMark/>
          </w:tcPr>
          <w:p w14:paraId="737255B3" w14:textId="77777777" w:rsidR="00E70C50" w:rsidRPr="00E70C50" w:rsidRDefault="00E70C50" w:rsidP="00E70C50">
            <w:pPr>
              <w:spacing w:after="160"/>
              <w:jc w:val="center"/>
            </w:pPr>
            <w:r w:rsidRPr="00E70C50">
              <w:t>Orange</w:t>
            </w:r>
          </w:p>
        </w:tc>
        <w:tc>
          <w:tcPr>
            <w:tcW w:w="0" w:type="auto"/>
            <w:hideMark/>
          </w:tcPr>
          <w:p w14:paraId="044EA7A5" w14:textId="77777777"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Alertes, notifications et indicateurs</w:t>
            </w:r>
          </w:p>
        </w:tc>
        <w:tc>
          <w:tcPr>
            <w:tcW w:w="0" w:type="auto"/>
            <w:hideMark/>
          </w:tcPr>
          <w:p w14:paraId="13820071" w14:textId="77777777" w:rsidR="00E70C50" w:rsidRPr="00E70C50" w:rsidRDefault="00E70C50" w:rsidP="00E70C50">
            <w:pPr>
              <w:spacing w:after="160"/>
              <w:cnfStyle w:val="000000000000" w:firstRow="0" w:lastRow="0" w:firstColumn="0" w:lastColumn="0" w:oddVBand="0" w:evenVBand="0" w:oddHBand="0" w:evenHBand="0" w:firstRowFirstColumn="0" w:firstRowLastColumn="0" w:lastRowFirstColumn="0" w:lastRowLastColumn="0"/>
            </w:pPr>
            <w:r w:rsidRPr="00E70C50">
              <w:t>Attire l’attention sur les informations importantes</w:t>
            </w:r>
          </w:p>
        </w:tc>
      </w:tr>
      <w:tr w:rsidR="00E70C50" w:rsidRPr="00E70C50" w14:paraId="2737C46B" w14:textId="77777777" w:rsidTr="00E7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82A14" w14:textId="77777777" w:rsidR="00E70C50" w:rsidRPr="00E70C50" w:rsidRDefault="00E70C50" w:rsidP="00E70C50">
            <w:pPr>
              <w:spacing w:after="160"/>
              <w:jc w:val="center"/>
            </w:pPr>
            <w:r w:rsidRPr="00E70C50">
              <w:t>Gris foncé</w:t>
            </w:r>
          </w:p>
        </w:tc>
        <w:tc>
          <w:tcPr>
            <w:tcW w:w="0" w:type="auto"/>
            <w:hideMark/>
          </w:tcPr>
          <w:p w14:paraId="253312B7"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Texte principal et titres secondaires</w:t>
            </w:r>
          </w:p>
        </w:tc>
        <w:tc>
          <w:tcPr>
            <w:tcW w:w="0" w:type="auto"/>
            <w:hideMark/>
          </w:tcPr>
          <w:p w14:paraId="474E7052" w14:textId="77777777" w:rsidR="00E70C50" w:rsidRPr="00E70C50" w:rsidRDefault="00E70C50" w:rsidP="00E70C50">
            <w:pPr>
              <w:spacing w:after="160"/>
              <w:cnfStyle w:val="000000100000" w:firstRow="0" w:lastRow="0" w:firstColumn="0" w:lastColumn="0" w:oddVBand="0" w:evenVBand="0" w:oddHBand="1" w:evenHBand="0" w:firstRowFirstColumn="0" w:firstRowLastColumn="0" w:lastRowFirstColumn="0" w:lastRowLastColumn="0"/>
            </w:pPr>
            <w:r w:rsidRPr="00E70C50">
              <w:t>Assure une bonne lisibilité</w:t>
            </w:r>
          </w:p>
        </w:tc>
      </w:tr>
    </w:tbl>
    <w:p w14:paraId="58BD257D" w14:textId="4EFF8C86" w:rsidR="00860AB8" w:rsidRDefault="00860AB8">
      <w:pPr>
        <w:spacing w:line="259" w:lineRule="auto"/>
        <w:jc w:val="left"/>
      </w:pPr>
    </w:p>
    <w:p w14:paraId="0C1D736C" w14:textId="77777777" w:rsidR="008659F2" w:rsidRPr="008659F2" w:rsidRDefault="008659F2" w:rsidP="008659F2">
      <w:pPr>
        <w:rPr>
          <w:b/>
          <w:bCs/>
          <w:sz w:val="14"/>
          <w:szCs w:val="12"/>
        </w:rPr>
      </w:pPr>
    </w:p>
    <w:p w14:paraId="3255FC0D" w14:textId="232626B2" w:rsidR="008659F2" w:rsidRPr="008659F2" w:rsidRDefault="008659F2" w:rsidP="008C780A">
      <w:pPr>
        <w:pStyle w:val="Titre3"/>
        <w:numPr>
          <w:ilvl w:val="1"/>
          <w:numId w:val="10"/>
        </w:numPr>
      </w:pPr>
      <w:bookmarkStart w:id="170" w:name="_Toc240908145"/>
      <w:r w:rsidRPr="008659F2">
        <w:t>PLANIFICATION DU PROJET</w:t>
      </w:r>
      <w:bookmarkEnd w:id="170"/>
    </w:p>
    <w:p w14:paraId="27B33C8A" w14:textId="7A12B108" w:rsidR="008659F2" w:rsidRDefault="008659F2" w:rsidP="008C780A">
      <w:pPr>
        <w:pStyle w:val="Titre4"/>
        <w:numPr>
          <w:ilvl w:val="2"/>
          <w:numId w:val="10"/>
        </w:numPr>
      </w:pPr>
      <w:bookmarkStart w:id="171" w:name="_Toc240908146"/>
      <w:r w:rsidRPr="008659F2">
        <w:t>Les intervenants du projet</w:t>
      </w:r>
      <w:bookmarkEnd w:id="171"/>
    </w:p>
    <w:p w14:paraId="696D8AFA" w14:textId="77777777" w:rsidR="00877E0B" w:rsidRPr="00877E0B" w:rsidRDefault="00877E0B" w:rsidP="00877E0B">
      <w:pPr>
        <w:rPr>
          <w:sz w:val="2"/>
          <w:szCs w:val="2"/>
          <w:lang w:eastAsia="fr-FR"/>
        </w:rPr>
      </w:pPr>
    </w:p>
    <w:p w14:paraId="22264E5B" w14:textId="77777777" w:rsidR="008659F2" w:rsidRPr="008659F2" w:rsidRDefault="008659F2" w:rsidP="008659F2">
      <w:pPr>
        <w:ind w:firstLine="708"/>
      </w:pPr>
      <w:r w:rsidRPr="008659F2">
        <w:t>La réalisation de la plateforme nécessite l’intervention de plusieurs acteurs ayant des responsabilités différentes. Le tableau ci-dessous présente les principaux intervenants du projet.</w:t>
      </w:r>
    </w:p>
    <w:p w14:paraId="3298B2D4" w14:textId="77777777" w:rsidR="008659F2" w:rsidRPr="008659F2" w:rsidRDefault="008659F2" w:rsidP="008659F2">
      <w:r w:rsidRPr="008659F2">
        <w:rPr>
          <w:b/>
          <w:bCs/>
        </w:rPr>
        <w:t>Tableau 6 : Liste des intervenants du projet</w:t>
      </w:r>
    </w:p>
    <w:tbl>
      <w:tblPr>
        <w:tblStyle w:val="TableauGrille4-Accentuation1"/>
        <w:tblW w:w="0" w:type="auto"/>
        <w:tblLook w:val="04A0" w:firstRow="1" w:lastRow="0" w:firstColumn="1" w:lastColumn="0" w:noHBand="0" w:noVBand="1"/>
      </w:tblPr>
      <w:tblGrid>
        <w:gridCol w:w="2046"/>
        <w:gridCol w:w="2349"/>
        <w:gridCol w:w="4667"/>
      </w:tblGrid>
      <w:tr w:rsidR="008659F2" w:rsidRPr="008659F2" w14:paraId="36CAF48B" w14:textId="77777777" w:rsidTr="00877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14A94" w14:textId="77777777" w:rsidR="008659F2" w:rsidRPr="008659F2" w:rsidRDefault="008659F2" w:rsidP="008659F2">
            <w:pPr>
              <w:spacing w:after="160"/>
            </w:pPr>
            <w:r w:rsidRPr="008659F2">
              <w:t>Acteurs</w:t>
            </w:r>
          </w:p>
        </w:tc>
        <w:tc>
          <w:tcPr>
            <w:tcW w:w="0" w:type="auto"/>
            <w:hideMark/>
          </w:tcPr>
          <w:p w14:paraId="5D66E841" w14:textId="77777777" w:rsidR="008659F2" w:rsidRPr="008659F2" w:rsidRDefault="008659F2" w:rsidP="008659F2">
            <w:pPr>
              <w:spacing w:after="160"/>
              <w:cnfStyle w:val="100000000000" w:firstRow="1" w:lastRow="0" w:firstColumn="0" w:lastColumn="0" w:oddVBand="0" w:evenVBand="0" w:oddHBand="0" w:evenHBand="0" w:firstRowFirstColumn="0" w:firstRowLastColumn="0" w:lastRowFirstColumn="0" w:lastRowLastColumn="0"/>
            </w:pPr>
            <w:r w:rsidRPr="008659F2">
              <w:t>Nom</w:t>
            </w:r>
          </w:p>
        </w:tc>
        <w:tc>
          <w:tcPr>
            <w:tcW w:w="0" w:type="auto"/>
            <w:hideMark/>
          </w:tcPr>
          <w:p w14:paraId="4FE8F34F" w14:textId="77777777" w:rsidR="008659F2" w:rsidRPr="008659F2" w:rsidRDefault="008659F2" w:rsidP="008659F2">
            <w:pPr>
              <w:spacing w:after="160"/>
              <w:cnfStyle w:val="100000000000" w:firstRow="1" w:lastRow="0" w:firstColumn="0" w:lastColumn="0" w:oddVBand="0" w:evenVBand="0" w:oddHBand="0" w:evenHBand="0" w:firstRowFirstColumn="0" w:firstRowLastColumn="0" w:lastRowFirstColumn="0" w:lastRowLastColumn="0"/>
            </w:pPr>
            <w:r w:rsidRPr="008659F2">
              <w:t>Rôle</w:t>
            </w:r>
          </w:p>
        </w:tc>
      </w:tr>
      <w:tr w:rsidR="001479CD" w:rsidRPr="008659F2" w14:paraId="1DE575D3" w14:textId="77777777" w:rsidTr="000E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38438" w14:textId="77777777" w:rsidR="001479CD" w:rsidRPr="008659F2" w:rsidRDefault="001479CD" w:rsidP="000E09CD">
            <w:pPr>
              <w:spacing w:after="160"/>
            </w:pPr>
            <w:r w:rsidRPr="008659F2">
              <w:t>Développeur</w:t>
            </w:r>
          </w:p>
        </w:tc>
        <w:tc>
          <w:tcPr>
            <w:tcW w:w="0" w:type="auto"/>
            <w:hideMark/>
          </w:tcPr>
          <w:p w14:paraId="19344B83" w14:textId="77777777" w:rsidR="001479CD" w:rsidRPr="00547ECF" w:rsidRDefault="001479CD" w:rsidP="000E09CD">
            <w:pPr>
              <w:spacing w:after="160"/>
              <w:cnfStyle w:val="000000100000" w:firstRow="0" w:lastRow="0" w:firstColumn="0" w:lastColumn="0" w:oddVBand="0" w:evenVBand="0" w:oddHBand="1" w:evenHBand="0" w:firstRowFirstColumn="0" w:firstRowLastColumn="0" w:lastRowFirstColumn="0" w:lastRowLastColumn="0"/>
              <w:rPr>
                <w:b/>
                <w:bCs/>
              </w:rPr>
            </w:pPr>
            <w:r w:rsidRPr="00547ECF">
              <w:rPr>
                <w:b/>
                <w:bCs/>
              </w:rPr>
              <w:t>M. SOPPO SONG Kadmiel D</w:t>
            </w:r>
            <w:r>
              <w:rPr>
                <w:b/>
                <w:bCs/>
              </w:rPr>
              <w:t>epaix</w:t>
            </w:r>
          </w:p>
        </w:tc>
        <w:tc>
          <w:tcPr>
            <w:tcW w:w="0" w:type="auto"/>
            <w:hideMark/>
          </w:tcPr>
          <w:p w14:paraId="06419B0A" w14:textId="77777777" w:rsidR="001479CD" w:rsidRPr="008659F2" w:rsidRDefault="001479CD" w:rsidP="000E09CD">
            <w:pPr>
              <w:spacing w:after="160"/>
              <w:cnfStyle w:val="000000100000" w:firstRow="0" w:lastRow="0" w:firstColumn="0" w:lastColumn="0" w:oddVBand="0" w:evenVBand="0" w:oddHBand="1" w:evenHBand="0" w:firstRowFirstColumn="0" w:firstRowLastColumn="0" w:lastRowFirstColumn="0" w:lastRowLastColumn="0"/>
            </w:pPr>
            <w:r w:rsidRPr="008659F2">
              <w:t>Analyse, conception, développement, tests et documentation de la plateforme</w:t>
            </w:r>
          </w:p>
        </w:tc>
      </w:tr>
      <w:tr w:rsidR="008659F2" w:rsidRPr="008659F2" w14:paraId="22BF459B" w14:textId="77777777" w:rsidTr="00877E0B">
        <w:tc>
          <w:tcPr>
            <w:cnfStyle w:val="001000000000" w:firstRow="0" w:lastRow="0" w:firstColumn="1" w:lastColumn="0" w:oddVBand="0" w:evenVBand="0" w:oddHBand="0" w:evenHBand="0" w:firstRowFirstColumn="0" w:firstRowLastColumn="0" w:lastRowFirstColumn="0" w:lastRowLastColumn="0"/>
            <w:tcW w:w="0" w:type="auto"/>
            <w:hideMark/>
          </w:tcPr>
          <w:p w14:paraId="23143FFB" w14:textId="24171D46" w:rsidR="008659F2" w:rsidRPr="008659F2" w:rsidRDefault="008659F2" w:rsidP="008659F2">
            <w:pPr>
              <w:spacing w:after="160"/>
            </w:pPr>
            <w:r w:rsidRPr="008659F2">
              <w:t>Encadr</w:t>
            </w:r>
            <w:r w:rsidR="00877E0B">
              <w:t>ant</w:t>
            </w:r>
            <w:r w:rsidRPr="008659F2">
              <w:t xml:space="preserve"> professionnel</w:t>
            </w:r>
          </w:p>
        </w:tc>
        <w:tc>
          <w:tcPr>
            <w:tcW w:w="0" w:type="auto"/>
            <w:hideMark/>
          </w:tcPr>
          <w:p w14:paraId="5AE73E99" w14:textId="3DBC1837" w:rsidR="008659F2" w:rsidRPr="00547ECF" w:rsidRDefault="008659F2" w:rsidP="00877E0B">
            <w:pPr>
              <w:spacing w:after="160"/>
              <w:jc w:val="left"/>
              <w:cnfStyle w:val="000000000000" w:firstRow="0" w:lastRow="0" w:firstColumn="0" w:lastColumn="0" w:oddVBand="0" w:evenVBand="0" w:oddHBand="0" w:evenHBand="0" w:firstRowFirstColumn="0" w:firstRowLastColumn="0" w:lastRowFirstColumn="0" w:lastRowLastColumn="0"/>
              <w:rPr>
                <w:b/>
                <w:bCs/>
              </w:rPr>
            </w:pPr>
            <w:r w:rsidRPr="00547ECF">
              <w:rPr>
                <w:b/>
                <w:bCs/>
              </w:rPr>
              <w:t>M</w:t>
            </w:r>
            <w:r w:rsidR="00877E0B" w:rsidRPr="00547ECF">
              <w:rPr>
                <w:b/>
                <w:bCs/>
              </w:rPr>
              <w:t>. TAGNE NJIMEFO Alex</w:t>
            </w:r>
            <w:r w:rsidR="00547ECF">
              <w:rPr>
                <w:b/>
                <w:bCs/>
              </w:rPr>
              <w:t xml:space="preserve"> B</w:t>
            </w:r>
            <w:r w:rsidR="003B20E5">
              <w:rPr>
                <w:b/>
                <w:bCs/>
              </w:rPr>
              <w:t>.</w:t>
            </w:r>
          </w:p>
        </w:tc>
        <w:tc>
          <w:tcPr>
            <w:tcW w:w="0" w:type="auto"/>
            <w:hideMark/>
          </w:tcPr>
          <w:p w14:paraId="7459592F" w14:textId="41841100" w:rsidR="008659F2" w:rsidRPr="008659F2" w:rsidRDefault="008659F2" w:rsidP="008659F2">
            <w:pPr>
              <w:spacing w:after="160"/>
              <w:cnfStyle w:val="000000000000" w:firstRow="0" w:lastRow="0" w:firstColumn="0" w:lastColumn="0" w:oddVBand="0" w:evenVBand="0" w:oddHBand="0" w:evenHBand="0" w:firstRowFirstColumn="0" w:firstRowLastColumn="0" w:lastRowFirstColumn="0" w:lastRowLastColumn="0"/>
            </w:pPr>
            <w:r w:rsidRPr="008659F2">
              <w:t>Supervision, orientation</w:t>
            </w:r>
            <w:r w:rsidR="006E65F0">
              <w:t xml:space="preserve"> et</w:t>
            </w:r>
            <w:r w:rsidRPr="008659F2">
              <w:t xml:space="preserve"> suivi</w:t>
            </w:r>
            <w:r w:rsidR="006E65F0">
              <w:t xml:space="preserve"> technique </w:t>
            </w:r>
            <w:r w:rsidR="0018133F">
              <w:t xml:space="preserve">du </w:t>
            </w:r>
            <w:r w:rsidRPr="008659F2">
              <w:t>projet</w:t>
            </w:r>
          </w:p>
        </w:tc>
      </w:tr>
      <w:tr w:rsidR="006E65F0" w:rsidRPr="008659F2" w14:paraId="13364B60" w14:textId="77777777" w:rsidTr="000E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0EA27D" w14:textId="77777777" w:rsidR="006E65F0" w:rsidRPr="00877E0B" w:rsidRDefault="006E65F0" w:rsidP="000E09CD">
            <w:r>
              <w:t>Encadrant académique</w:t>
            </w:r>
          </w:p>
        </w:tc>
        <w:tc>
          <w:tcPr>
            <w:tcW w:w="0" w:type="auto"/>
          </w:tcPr>
          <w:p w14:paraId="1A7C6BA8" w14:textId="77777777" w:rsidR="006E65F0" w:rsidRPr="008659F2" w:rsidRDefault="006E65F0" w:rsidP="000E09CD">
            <w:pPr>
              <w:jc w:val="left"/>
              <w:cnfStyle w:val="000000100000" w:firstRow="0" w:lastRow="0" w:firstColumn="0" w:lastColumn="0" w:oddVBand="0" w:evenVBand="0" w:oddHBand="1" w:evenHBand="0" w:firstRowFirstColumn="0" w:firstRowLastColumn="0" w:lastRowFirstColumn="0" w:lastRowLastColumn="0"/>
              <w:rPr>
                <w:b/>
                <w:bCs/>
              </w:rPr>
            </w:pPr>
            <w:r>
              <w:rPr>
                <w:b/>
                <w:bCs/>
              </w:rPr>
              <w:t>Mme BIDIMA EYENGA Dyna</w:t>
            </w:r>
          </w:p>
        </w:tc>
        <w:tc>
          <w:tcPr>
            <w:tcW w:w="0" w:type="auto"/>
          </w:tcPr>
          <w:p w14:paraId="323AC221" w14:textId="5462D8F7" w:rsidR="006E65F0" w:rsidRPr="008659F2" w:rsidRDefault="006E65F0" w:rsidP="000E09CD">
            <w:pPr>
              <w:cnfStyle w:val="000000100000" w:firstRow="0" w:lastRow="0" w:firstColumn="0" w:lastColumn="0" w:oddVBand="0" w:evenVBand="0" w:oddHBand="1" w:evenHBand="0" w:firstRowFirstColumn="0" w:firstRowLastColumn="0" w:lastRowFirstColumn="0" w:lastRowLastColumn="0"/>
              <w:rPr>
                <w:b/>
                <w:bCs/>
              </w:rPr>
            </w:pPr>
            <w:r w:rsidRPr="008659F2">
              <w:t xml:space="preserve">Supervision, orientation, suivi et validation du </w:t>
            </w:r>
            <w:r>
              <w:t>rapport et de l’aspect académique du projet</w:t>
            </w:r>
          </w:p>
        </w:tc>
      </w:tr>
    </w:tbl>
    <w:p w14:paraId="2714E976" w14:textId="77777777" w:rsidR="00877E0B" w:rsidRDefault="00877E0B" w:rsidP="008659F2">
      <w:pPr>
        <w:rPr>
          <w:b/>
          <w:bCs/>
        </w:rPr>
      </w:pPr>
    </w:p>
    <w:p w14:paraId="12D8A3A8" w14:textId="51EA9FFE" w:rsidR="00877E0B" w:rsidRDefault="00BE0CCE" w:rsidP="00BE0CCE">
      <w:pPr>
        <w:spacing w:line="259" w:lineRule="auto"/>
        <w:jc w:val="left"/>
        <w:rPr>
          <w:b/>
          <w:bCs/>
        </w:rPr>
      </w:pPr>
      <w:r>
        <w:rPr>
          <w:b/>
          <w:bCs/>
        </w:rPr>
        <w:br w:type="page"/>
      </w:r>
    </w:p>
    <w:p w14:paraId="28BC0BE6" w14:textId="3CA11583" w:rsidR="008659F2" w:rsidRDefault="008659F2" w:rsidP="008C780A">
      <w:pPr>
        <w:pStyle w:val="Titre4"/>
        <w:numPr>
          <w:ilvl w:val="2"/>
          <w:numId w:val="10"/>
        </w:numPr>
      </w:pPr>
      <w:bookmarkStart w:id="172" w:name="_Toc240908147"/>
      <w:r w:rsidRPr="008659F2">
        <w:lastRenderedPageBreak/>
        <w:t>Diagramme de Gantt</w:t>
      </w:r>
      <w:bookmarkEnd w:id="172"/>
    </w:p>
    <w:p w14:paraId="27C1122E" w14:textId="77777777" w:rsidR="00877E0B" w:rsidRPr="00877E0B" w:rsidRDefault="00877E0B" w:rsidP="00877E0B">
      <w:pPr>
        <w:rPr>
          <w:sz w:val="2"/>
          <w:szCs w:val="2"/>
          <w:lang w:eastAsia="fr-FR"/>
        </w:rPr>
      </w:pPr>
    </w:p>
    <w:p w14:paraId="60F1D394" w14:textId="51DD27A1" w:rsidR="008659F2" w:rsidRPr="008659F2" w:rsidRDefault="008659F2" w:rsidP="007A126A">
      <w:pPr>
        <w:ind w:firstLine="360"/>
      </w:pPr>
      <w:r w:rsidRPr="008659F2">
        <w:t xml:space="preserve">La réalisation du projet est organisée en plusieurs phases afin d’assurer un développement progressif et structuré de la plateforme. Le diagramme de Gantt </w:t>
      </w:r>
      <w:r w:rsidR="007A126A">
        <w:t>ci-dessous présente, de manière graphique, la succession e</w:t>
      </w:r>
      <w:r w:rsidR="00C17FF1">
        <w:t>t</w:t>
      </w:r>
      <w:r w:rsidR="007A126A">
        <w:t xml:space="preserve"> l’agencement des différentes phases du projet.</w:t>
      </w:r>
    </w:p>
    <w:p w14:paraId="34F66502" w14:textId="77777777" w:rsidR="00E07C65" w:rsidRDefault="00F83C5F" w:rsidP="00E07C65">
      <w:pPr>
        <w:keepNext/>
      </w:pPr>
      <w:r>
        <w:rPr>
          <w:noProof/>
        </w:rPr>
        <w:drawing>
          <wp:inline distT="0" distB="0" distL="0" distR="0" wp14:anchorId="0BB3DE68" wp14:editId="3EE05C81">
            <wp:extent cx="5760720" cy="2419350"/>
            <wp:effectExtent l="0" t="0" r="0" b="0"/>
            <wp:docPr id="1788858450"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419350"/>
                    </a:xfrm>
                    <a:prstGeom prst="rect">
                      <a:avLst/>
                    </a:prstGeom>
                    <a:noFill/>
                    <a:ln>
                      <a:noFill/>
                    </a:ln>
                  </pic:spPr>
                </pic:pic>
              </a:graphicData>
            </a:graphic>
          </wp:inline>
        </w:drawing>
      </w:r>
    </w:p>
    <w:p w14:paraId="11EDD203" w14:textId="02408F31" w:rsidR="002B3AA0" w:rsidRDefault="00E07C65" w:rsidP="00E07C65">
      <w:pPr>
        <w:pStyle w:val="Lgende"/>
        <w:rPr>
          <w:rStyle w:val="Accentuation"/>
        </w:rPr>
      </w:pPr>
      <w:bookmarkStart w:id="173" w:name="_Toc240908019"/>
      <w:r w:rsidRPr="00E07C65">
        <w:rPr>
          <w:rStyle w:val="Accentuation"/>
        </w:rPr>
        <w:t xml:space="preserve">Figure </w:t>
      </w:r>
      <w:r w:rsidRPr="00E07C65">
        <w:rPr>
          <w:rStyle w:val="Accentuation"/>
        </w:rPr>
        <w:fldChar w:fldCharType="begin"/>
      </w:r>
      <w:r w:rsidRPr="00E07C65">
        <w:rPr>
          <w:rStyle w:val="Accentuation"/>
        </w:rPr>
        <w:instrText xml:space="preserve"> SEQ Figure \* ARABIC </w:instrText>
      </w:r>
      <w:r w:rsidRPr="00E07C65">
        <w:rPr>
          <w:rStyle w:val="Accentuation"/>
        </w:rPr>
        <w:fldChar w:fldCharType="separate"/>
      </w:r>
      <w:r w:rsidR="0088132C">
        <w:rPr>
          <w:rStyle w:val="Accentuation"/>
          <w:noProof/>
        </w:rPr>
        <w:t>4</w:t>
      </w:r>
      <w:r w:rsidRPr="00E07C65">
        <w:rPr>
          <w:rStyle w:val="Accentuation"/>
        </w:rPr>
        <w:fldChar w:fldCharType="end"/>
      </w:r>
      <w:r w:rsidRPr="00E07C65">
        <w:rPr>
          <w:rStyle w:val="Accentuation"/>
        </w:rPr>
        <w:t xml:space="preserve"> : Diagramme de </w:t>
      </w:r>
      <w:r>
        <w:rPr>
          <w:rStyle w:val="Accentuation"/>
        </w:rPr>
        <w:t>G</w:t>
      </w:r>
      <w:r w:rsidRPr="00E07C65">
        <w:rPr>
          <w:rStyle w:val="Accentuation"/>
        </w:rPr>
        <w:t>antt du projet</w:t>
      </w:r>
      <w:bookmarkEnd w:id="173"/>
    </w:p>
    <w:p w14:paraId="1EF42ABD" w14:textId="67277405" w:rsidR="00E07C65" w:rsidRPr="00E07C65" w:rsidRDefault="00E07C65" w:rsidP="00E07C65">
      <w:pPr>
        <w:pStyle w:val="Lgende"/>
      </w:pPr>
      <w:r>
        <w:t>Source : Gantt Project</w:t>
      </w:r>
    </w:p>
    <w:p w14:paraId="369A47A8" w14:textId="77777777" w:rsidR="00CB1697" w:rsidRPr="001B7803" w:rsidRDefault="00CB1697" w:rsidP="00CB1697"/>
    <w:p w14:paraId="6CDBF067" w14:textId="3199F8D8" w:rsidR="00BE0CCE" w:rsidRDefault="00BE0CCE">
      <w:pPr>
        <w:spacing w:line="259" w:lineRule="auto"/>
        <w:jc w:val="left"/>
        <w:rPr>
          <w:rFonts w:eastAsia="Times New Roman" w:cs="Times New Roman"/>
          <w:kern w:val="0"/>
          <w:szCs w:val="24"/>
          <w:lang w:eastAsia="fr-FR"/>
          <w14:ligatures w14:val="none"/>
        </w:rPr>
      </w:pPr>
      <w:r>
        <w:br w:type="page"/>
      </w:r>
    </w:p>
    <w:p w14:paraId="7AEC41FE" w14:textId="77777777" w:rsidR="00BE0C72" w:rsidRDefault="00BE0C72" w:rsidP="003A3B2A">
      <w:pPr>
        <w:pStyle w:val="isselectedend"/>
      </w:pPr>
    </w:p>
    <w:p w14:paraId="641DA7D3" w14:textId="6742D46A" w:rsidR="00BE0C72" w:rsidRPr="0056113C" w:rsidRDefault="00BE0C72" w:rsidP="0056113C">
      <w:pPr>
        <w:pStyle w:val="Titre3"/>
        <w:numPr>
          <w:ilvl w:val="1"/>
          <w:numId w:val="10"/>
        </w:numPr>
      </w:pPr>
      <w:bookmarkStart w:id="174" w:name="_Toc240908148"/>
      <w:r w:rsidRPr="0056113C">
        <w:t>ESTIMATION DU COÛT DU PROJET</w:t>
      </w:r>
      <w:bookmarkEnd w:id="174"/>
    </w:p>
    <w:p w14:paraId="60BC3B51" w14:textId="5ED5437C" w:rsidR="00BE0C72" w:rsidRPr="00BE0C72" w:rsidRDefault="00BE0C72">
      <w:pPr>
        <w:pStyle w:val="Titre4"/>
        <w:numPr>
          <w:ilvl w:val="1"/>
          <w:numId w:val="37"/>
        </w:numPr>
        <w:rPr>
          <w:rFonts w:eastAsia="Times New Roman"/>
        </w:rPr>
      </w:pPr>
      <w:bookmarkStart w:id="175" w:name="_Toc240908149"/>
      <w:r w:rsidRPr="00BE0C72">
        <w:rPr>
          <w:rFonts w:eastAsia="Times New Roman"/>
        </w:rPr>
        <w:t>Ressources logicielles</w:t>
      </w:r>
      <w:bookmarkEnd w:id="175"/>
    </w:p>
    <w:p w14:paraId="303C8152" w14:textId="77777777" w:rsidR="00BE0C72" w:rsidRPr="00BE0C72" w:rsidRDefault="00BE0C72" w:rsidP="00A21FED">
      <w:pPr>
        <w:ind w:firstLine="708"/>
      </w:pPr>
      <w:r w:rsidRPr="00BE0C72">
        <w:t>Les ressources logicielles regroupent les outils nécessaires à la conception, au développement, au maquettage, à la gestion du projet et au stockage des données.</w:t>
      </w:r>
    </w:p>
    <w:p w14:paraId="753BD1D1" w14:textId="745E8F45" w:rsidR="007A2E39" w:rsidRDefault="007A2E39" w:rsidP="007A2E39">
      <w:pPr>
        <w:pStyle w:val="Titredestableaux"/>
      </w:pPr>
      <w:bookmarkStart w:id="176" w:name="_Toc240908066"/>
      <w:r>
        <w:t xml:space="preserve">Tableau </w:t>
      </w:r>
      <w:fldSimple w:instr=" SEQ Tableau \* ARABIC ">
        <w:r w:rsidR="00BB03BA">
          <w:rPr>
            <w:noProof/>
          </w:rPr>
          <w:t>6</w:t>
        </w:r>
      </w:fldSimple>
      <w:r>
        <w:t xml:space="preserve"> : Ressources </w:t>
      </w:r>
      <w:r w:rsidR="00727A3A">
        <w:t>logicielles</w:t>
      </w:r>
      <w:r>
        <w:t xml:space="preserve"> du projet</w:t>
      </w:r>
      <w:bookmarkEnd w:id="176"/>
    </w:p>
    <w:tbl>
      <w:tblPr>
        <w:tblStyle w:val="TableauGrille4-Accentuation5"/>
        <w:tblW w:w="9304" w:type="dxa"/>
        <w:tblLook w:val="04A0" w:firstRow="1" w:lastRow="0" w:firstColumn="1" w:lastColumn="0" w:noHBand="0" w:noVBand="1"/>
      </w:tblPr>
      <w:tblGrid>
        <w:gridCol w:w="2235"/>
        <w:gridCol w:w="5698"/>
        <w:gridCol w:w="1371"/>
      </w:tblGrid>
      <w:tr w:rsidR="00BE0C72" w:rsidRPr="00BE0C72" w14:paraId="3748708A" w14:textId="77777777" w:rsidTr="00C455D9">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739FD8A" w14:textId="77777777" w:rsidR="00BE0C72" w:rsidRPr="00BE0C72" w:rsidRDefault="00BE0C72" w:rsidP="00BE0C72">
            <w:pPr>
              <w:pStyle w:val="isselectedend"/>
            </w:pPr>
            <w:r w:rsidRPr="00BE0C72">
              <w:t>Logiciel / Outil</w:t>
            </w:r>
          </w:p>
        </w:tc>
        <w:tc>
          <w:tcPr>
            <w:tcW w:w="5698" w:type="dxa"/>
            <w:hideMark/>
          </w:tcPr>
          <w:p w14:paraId="06C081E9"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Usage</w:t>
            </w:r>
          </w:p>
        </w:tc>
        <w:tc>
          <w:tcPr>
            <w:tcW w:w="1371" w:type="dxa"/>
            <w:hideMark/>
          </w:tcPr>
          <w:p w14:paraId="224474FA"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Coût</w:t>
            </w:r>
          </w:p>
        </w:tc>
      </w:tr>
      <w:tr w:rsidR="00BE0C72" w:rsidRPr="00BE0C72" w14:paraId="3E83061E" w14:textId="77777777" w:rsidTr="00C455D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112302D" w14:textId="77777777" w:rsidR="00BE0C72" w:rsidRPr="00BE0C72" w:rsidRDefault="00BE0C72" w:rsidP="00BE0C72">
            <w:pPr>
              <w:pStyle w:val="isselectedend"/>
            </w:pPr>
            <w:r w:rsidRPr="00BE0C72">
              <w:t>GanttProject</w:t>
            </w:r>
          </w:p>
        </w:tc>
        <w:tc>
          <w:tcPr>
            <w:tcW w:w="5698" w:type="dxa"/>
            <w:hideMark/>
          </w:tcPr>
          <w:p w14:paraId="61CF2A94"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Planification et suivi du projet</w:t>
            </w:r>
          </w:p>
        </w:tc>
        <w:tc>
          <w:tcPr>
            <w:tcW w:w="1371" w:type="dxa"/>
            <w:hideMark/>
          </w:tcPr>
          <w:p w14:paraId="63A14FE6"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Gratuit</w:t>
            </w:r>
          </w:p>
        </w:tc>
      </w:tr>
      <w:tr w:rsidR="00BE0C72" w:rsidRPr="00BE0C72" w14:paraId="2FA2E1A5" w14:textId="77777777" w:rsidTr="00C455D9">
        <w:trPr>
          <w:trHeight w:val="591"/>
        </w:trPr>
        <w:tc>
          <w:tcPr>
            <w:cnfStyle w:val="001000000000" w:firstRow="0" w:lastRow="0" w:firstColumn="1" w:lastColumn="0" w:oddVBand="0" w:evenVBand="0" w:oddHBand="0" w:evenHBand="0" w:firstRowFirstColumn="0" w:firstRowLastColumn="0" w:lastRowFirstColumn="0" w:lastRowLastColumn="0"/>
            <w:tcW w:w="0" w:type="auto"/>
            <w:hideMark/>
          </w:tcPr>
          <w:p w14:paraId="438E8564" w14:textId="77777777" w:rsidR="00BE0C72" w:rsidRPr="00BE0C72" w:rsidRDefault="00BE0C72" w:rsidP="00BE0C72">
            <w:pPr>
              <w:pStyle w:val="isselectedend"/>
            </w:pPr>
            <w:r w:rsidRPr="00BE0C72">
              <w:t>Visual Studio Code</w:t>
            </w:r>
          </w:p>
        </w:tc>
        <w:tc>
          <w:tcPr>
            <w:tcW w:w="5698" w:type="dxa"/>
            <w:hideMark/>
          </w:tcPr>
          <w:p w14:paraId="4DA014A9" w14:textId="77777777"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Développement de la plateforme</w:t>
            </w:r>
          </w:p>
        </w:tc>
        <w:tc>
          <w:tcPr>
            <w:tcW w:w="1371" w:type="dxa"/>
            <w:hideMark/>
          </w:tcPr>
          <w:p w14:paraId="11456E3D" w14:textId="77777777"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Gratuit</w:t>
            </w:r>
          </w:p>
        </w:tc>
      </w:tr>
      <w:tr w:rsidR="00EC3FC3" w:rsidRPr="00BE0C72" w14:paraId="1ADE9762" w14:textId="77777777" w:rsidTr="00C455D9">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tcPr>
          <w:p w14:paraId="619132EF" w14:textId="5B1F44B6" w:rsidR="00EC3FC3" w:rsidRPr="00BE0C72" w:rsidRDefault="00EC3FC3" w:rsidP="00BE0C72">
            <w:pPr>
              <w:pStyle w:val="isselectedend"/>
            </w:pPr>
            <w:r>
              <w:t>D</w:t>
            </w:r>
            <w:r w:rsidR="00EA1E24">
              <w:t>ocker</w:t>
            </w:r>
          </w:p>
        </w:tc>
        <w:tc>
          <w:tcPr>
            <w:tcW w:w="5698" w:type="dxa"/>
          </w:tcPr>
          <w:p w14:paraId="1A5BF21D" w14:textId="0BC3A69A" w:rsidR="00EC3FC3" w:rsidRPr="00BE0C72" w:rsidRDefault="00EA1E24" w:rsidP="00BE0C72">
            <w:pPr>
              <w:pStyle w:val="isselectedend"/>
              <w:cnfStyle w:val="000000100000" w:firstRow="0" w:lastRow="0" w:firstColumn="0" w:lastColumn="0" w:oddVBand="0" w:evenVBand="0" w:oddHBand="1" w:evenHBand="0" w:firstRowFirstColumn="0" w:firstRowLastColumn="0" w:lastRowFirstColumn="0" w:lastRowLastColumn="0"/>
            </w:pPr>
            <w:r>
              <w:t>Conteneurisation de la plateforme</w:t>
            </w:r>
          </w:p>
        </w:tc>
        <w:tc>
          <w:tcPr>
            <w:tcW w:w="1371" w:type="dxa"/>
          </w:tcPr>
          <w:p w14:paraId="5463FC9B" w14:textId="439B3F9F" w:rsidR="00EC3FC3" w:rsidRPr="00BE0C72" w:rsidRDefault="00EA1E24" w:rsidP="00BE0C72">
            <w:pPr>
              <w:pStyle w:val="isselectedend"/>
              <w:cnfStyle w:val="000000100000" w:firstRow="0" w:lastRow="0" w:firstColumn="0" w:lastColumn="0" w:oddVBand="0" w:evenVBand="0" w:oddHBand="1" w:evenHBand="0" w:firstRowFirstColumn="0" w:firstRowLastColumn="0" w:lastRowFirstColumn="0" w:lastRowLastColumn="0"/>
            </w:pPr>
            <w:r>
              <w:t>Gratuit</w:t>
            </w:r>
          </w:p>
        </w:tc>
      </w:tr>
      <w:tr w:rsidR="00BE0C72" w:rsidRPr="00BE0C72" w14:paraId="3C9B654B" w14:textId="77777777" w:rsidTr="00C455D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6B7355C" w14:textId="23B76A25" w:rsidR="00BE0C72" w:rsidRPr="00BE0C72" w:rsidRDefault="00EC3FC3" w:rsidP="00BE0C72">
            <w:pPr>
              <w:pStyle w:val="isselectedend"/>
            </w:pPr>
            <w:r>
              <w:t>PostgreSQL</w:t>
            </w:r>
          </w:p>
        </w:tc>
        <w:tc>
          <w:tcPr>
            <w:tcW w:w="5698" w:type="dxa"/>
            <w:hideMark/>
          </w:tcPr>
          <w:p w14:paraId="0D86C9AA" w14:textId="77777777"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Gestion de la base de données</w:t>
            </w:r>
          </w:p>
        </w:tc>
        <w:tc>
          <w:tcPr>
            <w:tcW w:w="1371" w:type="dxa"/>
            <w:hideMark/>
          </w:tcPr>
          <w:p w14:paraId="06F33DED" w14:textId="77777777"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Gratuit</w:t>
            </w:r>
          </w:p>
        </w:tc>
      </w:tr>
      <w:tr w:rsidR="00BE0C72" w:rsidRPr="00BE0C72" w14:paraId="647E4BF4" w14:textId="77777777" w:rsidTr="00C455D9">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14:paraId="3089D0EE" w14:textId="39A7B25A" w:rsidR="00BE0C72" w:rsidRPr="00BE0C72" w:rsidRDefault="00C455D9" w:rsidP="00BE0C72">
            <w:pPr>
              <w:pStyle w:val="isselectedend"/>
            </w:pPr>
            <w:r>
              <w:t>Sti</w:t>
            </w:r>
            <w:r w:rsidR="00B105AA">
              <w:t>t</w:t>
            </w:r>
            <w:r>
              <w:t>ch</w:t>
            </w:r>
          </w:p>
        </w:tc>
        <w:tc>
          <w:tcPr>
            <w:tcW w:w="5698" w:type="dxa"/>
            <w:hideMark/>
          </w:tcPr>
          <w:p w14:paraId="3220F668"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Conception des maquettes UI/UX</w:t>
            </w:r>
          </w:p>
        </w:tc>
        <w:tc>
          <w:tcPr>
            <w:tcW w:w="1371" w:type="dxa"/>
            <w:hideMark/>
          </w:tcPr>
          <w:p w14:paraId="3599B33F" w14:textId="1EC961CF"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Gratuit</w:t>
            </w:r>
          </w:p>
        </w:tc>
      </w:tr>
      <w:tr w:rsidR="00BE0C72" w:rsidRPr="00BE0C72" w14:paraId="04361637" w14:textId="77777777" w:rsidTr="00C455D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5C34C833" w14:textId="439C871D" w:rsidR="00BE0C72" w:rsidRPr="00BE0C72" w:rsidRDefault="00BE0C72" w:rsidP="00BE0C72">
            <w:pPr>
              <w:pStyle w:val="isselectedend"/>
            </w:pPr>
            <w:r w:rsidRPr="00BE0C72">
              <w:t>GitHub</w:t>
            </w:r>
            <w:r w:rsidR="00C455D9">
              <w:t>/Git</w:t>
            </w:r>
          </w:p>
        </w:tc>
        <w:tc>
          <w:tcPr>
            <w:tcW w:w="5698" w:type="dxa"/>
            <w:hideMark/>
          </w:tcPr>
          <w:p w14:paraId="6FF13054" w14:textId="33AF1D2F"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Gestion et versionnement d</w:t>
            </w:r>
            <w:r w:rsidR="002C703B">
              <w:t>u projet</w:t>
            </w:r>
          </w:p>
        </w:tc>
        <w:tc>
          <w:tcPr>
            <w:tcW w:w="1371" w:type="dxa"/>
            <w:hideMark/>
          </w:tcPr>
          <w:p w14:paraId="12D8049F" w14:textId="77777777"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Gratuit</w:t>
            </w:r>
          </w:p>
        </w:tc>
      </w:tr>
      <w:tr w:rsidR="00BE0C72" w:rsidRPr="00BE0C72" w14:paraId="58CAD356" w14:textId="77777777" w:rsidTr="00C455D9">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14:paraId="29FEF647" w14:textId="38CE4150" w:rsidR="00BE0C72" w:rsidRPr="00BE0C72" w:rsidRDefault="00BE0C72" w:rsidP="00BE0C72">
            <w:pPr>
              <w:pStyle w:val="isselectedend"/>
            </w:pPr>
            <w:r w:rsidRPr="00BE0C72">
              <w:t>Py</w:t>
            </w:r>
            <w:r w:rsidR="001E7891">
              <w:t>charm</w:t>
            </w:r>
          </w:p>
        </w:tc>
        <w:tc>
          <w:tcPr>
            <w:tcW w:w="5698" w:type="dxa"/>
            <w:hideMark/>
          </w:tcPr>
          <w:p w14:paraId="353AC168"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Développement des fonctionnalités d’intelligence artificielle</w:t>
            </w:r>
          </w:p>
        </w:tc>
        <w:tc>
          <w:tcPr>
            <w:tcW w:w="1371" w:type="dxa"/>
            <w:hideMark/>
          </w:tcPr>
          <w:p w14:paraId="2A1A94CA"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Gratuit</w:t>
            </w:r>
          </w:p>
        </w:tc>
      </w:tr>
    </w:tbl>
    <w:p w14:paraId="42D474E1" w14:textId="77777777" w:rsidR="00D70F22" w:rsidRPr="00BE0C72" w:rsidRDefault="00D70F22" w:rsidP="00BE0C72">
      <w:pPr>
        <w:pStyle w:val="isselectedend"/>
      </w:pPr>
    </w:p>
    <w:p w14:paraId="291958CF" w14:textId="79AEFDB8" w:rsidR="00BE0C72" w:rsidRPr="00BE0C72" w:rsidRDefault="00BE0C72">
      <w:pPr>
        <w:pStyle w:val="Titre4"/>
        <w:numPr>
          <w:ilvl w:val="1"/>
          <w:numId w:val="37"/>
        </w:numPr>
        <w:rPr>
          <w:rFonts w:eastAsia="Times New Roman"/>
        </w:rPr>
      </w:pPr>
      <w:bookmarkStart w:id="177" w:name="_Toc240908150"/>
      <w:r w:rsidRPr="00BE0C72">
        <w:rPr>
          <w:rFonts w:eastAsia="Times New Roman"/>
        </w:rPr>
        <w:t>Ressources matérielles</w:t>
      </w:r>
      <w:bookmarkEnd w:id="177"/>
    </w:p>
    <w:p w14:paraId="1DD444E1" w14:textId="21D06A62" w:rsidR="00BE0C72" w:rsidRPr="00BE0C72" w:rsidRDefault="00BE0C72" w:rsidP="009C1C7D">
      <w:pPr>
        <w:ind w:firstLine="708"/>
      </w:pPr>
      <w:r w:rsidRPr="00BE0C72">
        <w:t>Les ressources matérielles nécessaires à la réalisation du projet comprennent principalement un ordinateur pour le développement, une connexion Internet et des smartphones pour les tests de l’interface.</w:t>
      </w:r>
    </w:p>
    <w:p w14:paraId="004BDF67" w14:textId="5E519DED" w:rsidR="00727A3A" w:rsidRDefault="00727A3A" w:rsidP="00727A3A">
      <w:pPr>
        <w:pStyle w:val="Titredestableaux"/>
      </w:pPr>
      <w:bookmarkStart w:id="178" w:name="_Toc240908067"/>
      <w:r>
        <w:t xml:space="preserve">Tableau </w:t>
      </w:r>
      <w:fldSimple w:instr=" SEQ Tableau \* ARABIC ">
        <w:r w:rsidR="00BB03BA">
          <w:rPr>
            <w:noProof/>
          </w:rPr>
          <w:t>7</w:t>
        </w:r>
      </w:fldSimple>
      <w:r>
        <w:t xml:space="preserve"> : Ressources matérielles du projet</w:t>
      </w:r>
      <w:bookmarkEnd w:id="178"/>
    </w:p>
    <w:tbl>
      <w:tblPr>
        <w:tblStyle w:val="TableauGrille4-Accentuation5"/>
        <w:tblW w:w="9110" w:type="dxa"/>
        <w:tblLook w:val="04A0" w:firstRow="1" w:lastRow="0" w:firstColumn="1" w:lastColumn="0" w:noHBand="0" w:noVBand="1"/>
      </w:tblPr>
      <w:tblGrid>
        <w:gridCol w:w="4531"/>
        <w:gridCol w:w="1398"/>
        <w:gridCol w:w="1787"/>
        <w:gridCol w:w="1394"/>
      </w:tblGrid>
      <w:tr w:rsidR="00BE0C72" w:rsidRPr="00BE0C72" w14:paraId="04E85EA9" w14:textId="77777777" w:rsidTr="00564637">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1" w:type="dxa"/>
            <w:hideMark/>
          </w:tcPr>
          <w:p w14:paraId="73632E7F" w14:textId="77777777" w:rsidR="00BE0C72" w:rsidRPr="00BE0C72" w:rsidRDefault="00BE0C72" w:rsidP="00BE0C72">
            <w:pPr>
              <w:pStyle w:val="isselectedend"/>
            </w:pPr>
            <w:r w:rsidRPr="00BE0C72">
              <w:t>Matériel</w:t>
            </w:r>
          </w:p>
        </w:tc>
        <w:tc>
          <w:tcPr>
            <w:tcW w:w="1398" w:type="dxa"/>
            <w:hideMark/>
          </w:tcPr>
          <w:p w14:paraId="3EFBB845"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Quantité</w:t>
            </w:r>
          </w:p>
        </w:tc>
        <w:tc>
          <w:tcPr>
            <w:tcW w:w="0" w:type="auto"/>
            <w:hideMark/>
          </w:tcPr>
          <w:p w14:paraId="59D90BE7"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Coût unitaire</w:t>
            </w:r>
          </w:p>
        </w:tc>
        <w:tc>
          <w:tcPr>
            <w:tcW w:w="0" w:type="auto"/>
            <w:hideMark/>
          </w:tcPr>
          <w:p w14:paraId="76AA78C7"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Coût total</w:t>
            </w:r>
          </w:p>
        </w:tc>
      </w:tr>
      <w:tr w:rsidR="00BE0C72" w:rsidRPr="00BE0C72" w14:paraId="0F915CBC" w14:textId="77777777" w:rsidTr="0056463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1" w:type="dxa"/>
            <w:hideMark/>
          </w:tcPr>
          <w:p w14:paraId="61843051" w14:textId="2B22AFD9" w:rsidR="00BE0C72" w:rsidRPr="00BE0C72" w:rsidRDefault="00BE0C72" w:rsidP="00BE0C72">
            <w:pPr>
              <w:pStyle w:val="isselectedend"/>
            </w:pPr>
            <w:r w:rsidRPr="00BE0C72">
              <w:t>Ordinateur portable</w:t>
            </w:r>
            <w:r w:rsidR="00564637">
              <w:t xml:space="preserve"> </w:t>
            </w:r>
            <w:r w:rsidR="00564637" w:rsidRPr="00564637">
              <w:rPr>
                <w:b w:val="0"/>
                <w:bCs w:val="0"/>
              </w:rPr>
              <w:t>HP PROBOOK 450G5 INTEL CORE I8250U</w:t>
            </w:r>
          </w:p>
        </w:tc>
        <w:tc>
          <w:tcPr>
            <w:tcW w:w="1398" w:type="dxa"/>
            <w:hideMark/>
          </w:tcPr>
          <w:p w14:paraId="273E72BD"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1</w:t>
            </w:r>
          </w:p>
        </w:tc>
        <w:tc>
          <w:tcPr>
            <w:tcW w:w="0" w:type="auto"/>
            <w:hideMark/>
          </w:tcPr>
          <w:p w14:paraId="21C471F0" w14:textId="7DFAB82A" w:rsidR="00BE0C72" w:rsidRPr="00BE0C72" w:rsidRDefault="0012735E" w:rsidP="00BE0C72">
            <w:pPr>
              <w:pStyle w:val="isselectedend"/>
              <w:cnfStyle w:val="000000100000" w:firstRow="0" w:lastRow="0" w:firstColumn="0" w:lastColumn="0" w:oddVBand="0" w:evenVBand="0" w:oddHBand="1" w:evenHBand="0" w:firstRowFirstColumn="0" w:firstRowLastColumn="0" w:lastRowFirstColumn="0" w:lastRowLastColumn="0"/>
            </w:pPr>
            <w:r>
              <w:t>7</w:t>
            </w:r>
            <w:r w:rsidR="00306F62">
              <w:t>88 540</w:t>
            </w:r>
            <w:r w:rsidR="00BE0C72" w:rsidRPr="00BE0C72">
              <w:t xml:space="preserve"> FCFA</w:t>
            </w:r>
          </w:p>
        </w:tc>
        <w:tc>
          <w:tcPr>
            <w:tcW w:w="0" w:type="auto"/>
            <w:hideMark/>
          </w:tcPr>
          <w:p w14:paraId="0853BD49" w14:textId="1D1918BD" w:rsidR="00BE0C72" w:rsidRPr="00BE0C72" w:rsidRDefault="007F05EB" w:rsidP="00BE0C72">
            <w:pPr>
              <w:pStyle w:val="isselectedend"/>
              <w:cnfStyle w:val="000000100000" w:firstRow="0" w:lastRow="0" w:firstColumn="0" w:lastColumn="0" w:oddVBand="0" w:evenVBand="0" w:oddHBand="1" w:evenHBand="0" w:firstRowFirstColumn="0" w:firstRowLastColumn="0" w:lastRowFirstColumn="0" w:lastRowLastColumn="0"/>
            </w:pPr>
            <w:r>
              <w:t>7</w:t>
            </w:r>
            <w:r w:rsidR="00213FDF">
              <w:t>88 540</w:t>
            </w:r>
            <w:r w:rsidR="00BE0C72" w:rsidRPr="00BE0C72">
              <w:t xml:space="preserve"> FCFA</w:t>
            </w:r>
          </w:p>
        </w:tc>
      </w:tr>
      <w:tr w:rsidR="00BE0C72" w:rsidRPr="00BE0C72" w14:paraId="73A0636E" w14:textId="77777777" w:rsidTr="00564637">
        <w:trPr>
          <w:trHeight w:val="418"/>
        </w:trPr>
        <w:tc>
          <w:tcPr>
            <w:cnfStyle w:val="001000000000" w:firstRow="0" w:lastRow="0" w:firstColumn="1" w:lastColumn="0" w:oddVBand="0" w:evenVBand="0" w:oddHBand="0" w:evenHBand="0" w:firstRowFirstColumn="0" w:firstRowLastColumn="0" w:lastRowFirstColumn="0" w:lastRowLastColumn="0"/>
            <w:tcW w:w="4531" w:type="dxa"/>
            <w:hideMark/>
          </w:tcPr>
          <w:p w14:paraId="569F4926" w14:textId="23805C20" w:rsidR="00BE0C72" w:rsidRPr="00BE0C72" w:rsidRDefault="006E16A0" w:rsidP="00BE0C72">
            <w:pPr>
              <w:pStyle w:val="isselectedend"/>
            </w:pPr>
            <w:r w:rsidRPr="006E16A0">
              <w:t xml:space="preserve">CONNEXION INTERNET PAR LIAISON WIRELESS </w:t>
            </w:r>
            <w:r w:rsidRPr="006E16A0">
              <w:rPr>
                <w:b w:val="0"/>
                <w:bCs w:val="0"/>
              </w:rPr>
              <w:t>BANDE PASSANTE PARTAGE 32/128KBS A 1/8</w:t>
            </w:r>
          </w:p>
        </w:tc>
        <w:tc>
          <w:tcPr>
            <w:tcW w:w="1398" w:type="dxa"/>
            <w:hideMark/>
          </w:tcPr>
          <w:p w14:paraId="37C62121" w14:textId="3BC490DF" w:rsidR="00BE0C72" w:rsidRPr="00BE0C72" w:rsidRDefault="00BE0C72" w:rsidP="00BE0C72">
            <w:pPr>
              <w:pStyle w:val="isselectedend"/>
              <w:cnfStyle w:val="000000000000" w:firstRow="0" w:lastRow="0" w:firstColumn="0" w:lastColumn="0" w:oddVBand="0" w:evenVBand="0" w:oddHBand="0" w:evenHBand="0" w:firstRowFirstColumn="0" w:firstRowLastColumn="0" w:lastRowFirstColumn="0" w:lastRowLastColumn="0"/>
            </w:pPr>
            <w:r w:rsidRPr="00BE0C72">
              <w:t xml:space="preserve">3 </w:t>
            </w:r>
            <w:r w:rsidR="00564637">
              <w:t>mois</w:t>
            </w:r>
          </w:p>
        </w:tc>
        <w:tc>
          <w:tcPr>
            <w:tcW w:w="0" w:type="auto"/>
            <w:hideMark/>
          </w:tcPr>
          <w:p w14:paraId="46F1BF29" w14:textId="2361D5B9" w:rsidR="00BE0C72" w:rsidRPr="00262653" w:rsidRDefault="00262653" w:rsidP="00BE0C72">
            <w:pPr>
              <w:pStyle w:val="isselectedend"/>
              <w:cnfStyle w:val="000000000000" w:firstRow="0" w:lastRow="0" w:firstColumn="0" w:lastColumn="0" w:oddVBand="0" w:evenVBand="0" w:oddHBand="0" w:evenHBand="0" w:firstRowFirstColumn="0" w:firstRowLastColumn="0" w:lastRowFirstColumn="0" w:lastRowLastColumn="0"/>
              <w:rPr>
                <w:b/>
                <w:bCs/>
              </w:rPr>
            </w:pPr>
            <w:r w:rsidRPr="00262653">
              <w:t xml:space="preserve">126 500 </w:t>
            </w:r>
            <w:r w:rsidR="00BE0C72" w:rsidRPr="00BE0C72">
              <w:t>FCFA/mois</w:t>
            </w:r>
          </w:p>
        </w:tc>
        <w:tc>
          <w:tcPr>
            <w:tcW w:w="0" w:type="auto"/>
            <w:hideMark/>
          </w:tcPr>
          <w:p w14:paraId="433F6F5F" w14:textId="44461387" w:rsidR="00BE0C72" w:rsidRPr="00BE0C72" w:rsidRDefault="002A225F" w:rsidP="00BE0C72">
            <w:pPr>
              <w:pStyle w:val="isselectedend"/>
              <w:cnfStyle w:val="000000000000" w:firstRow="0" w:lastRow="0" w:firstColumn="0" w:lastColumn="0" w:oddVBand="0" w:evenVBand="0" w:oddHBand="0" w:evenHBand="0" w:firstRowFirstColumn="0" w:firstRowLastColumn="0" w:lastRowFirstColumn="0" w:lastRowLastColumn="0"/>
            </w:pPr>
            <w:r>
              <w:t>379 500</w:t>
            </w:r>
            <w:r w:rsidR="00BE0C72" w:rsidRPr="00BE0C72">
              <w:t xml:space="preserve"> FCFA</w:t>
            </w:r>
          </w:p>
        </w:tc>
      </w:tr>
      <w:tr w:rsidR="00BE0C72" w:rsidRPr="00BE0C72" w14:paraId="4C3F8FCC" w14:textId="77777777" w:rsidTr="0056463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1" w:type="dxa"/>
            <w:hideMark/>
          </w:tcPr>
          <w:p w14:paraId="4E640D25" w14:textId="77777777" w:rsidR="00BE0C72" w:rsidRPr="00BE0C72" w:rsidRDefault="00BE0C72" w:rsidP="00BE0C72">
            <w:pPr>
              <w:pStyle w:val="isselectedend"/>
            </w:pPr>
            <w:r w:rsidRPr="00BE0C72">
              <w:t>Total</w:t>
            </w:r>
          </w:p>
        </w:tc>
        <w:tc>
          <w:tcPr>
            <w:tcW w:w="1398" w:type="dxa"/>
            <w:hideMark/>
          </w:tcPr>
          <w:p w14:paraId="6F5928EB"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w:t>
            </w:r>
          </w:p>
        </w:tc>
        <w:tc>
          <w:tcPr>
            <w:tcW w:w="0" w:type="auto"/>
            <w:hideMark/>
          </w:tcPr>
          <w:p w14:paraId="4A83AF77"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w:t>
            </w:r>
          </w:p>
        </w:tc>
        <w:tc>
          <w:tcPr>
            <w:tcW w:w="0" w:type="auto"/>
            <w:hideMark/>
          </w:tcPr>
          <w:p w14:paraId="38EF37E1" w14:textId="0F5B1080" w:rsidR="00BE0C72" w:rsidRPr="00BE0C72" w:rsidRDefault="009F5EE8" w:rsidP="00BE0C72">
            <w:pPr>
              <w:pStyle w:val="isselectedend"/>
              <w:cnfStyle w:val="000000100000" w:firstRow="0" w:lastRow="0" w:firstColumn="0" w:lastColumn="0" w:oddVBand="0" w:evenVBand="0" w:oddHBand="1" w:evenHBand="0" w:firstRowFirstColumn="0" w:firstRowLastColumn="0" w:lastRowFirstColumn="0" w:lastRowLastColumn="0"/>
            </w:pPr>
            <w:r w:rsidRPr="009F5EE8">
              <w:t>1 168 040</w:t>
            </w:r>
            <w:r>
              <w:rPr>
                <w:b/>
                <w:bCs/>
              </w:rPr>
              <w:t xml:space="preserve"> </w:t>
            </w:r>
            <w:r w:rsidR="00BE0C72" w:rsidRPr="00BE0C72">
              <w:rPr>
                <w:b/>
                <w:bCs/>
              </w:rPr>
              <w:t>FCFA</w:t>
            </w:r>
          </w:p>
        </w:tc>
      </w:tr>
    </w:tbl>
    <w:p w14:paraId="3D7C75E0" w14:textId="73E6E8C8" w:rsidR="00BE0C72" w:rsidRDefault="00BE0C72" w:rsidP="004D6682">
      <w:pPr>
        <w:pStyle w:val="Lgende"/>
      </w:pPr>
      <w:r w:rsidRPr="00BE0C72">
        <w:t>Sources : Es</w:t>
      </w:r>
      <w:r w:rsidR="00A90AA3">
        <w:t>timations basées sur la Mercuriale</w:t>
      </w:r>
      <w:r w:rsidR="00DE6F87">
        <w:t xml:space="preserve"> 2026</w:t>
      </w:r>
      <w:r w:rsidR="00A90AA3">
        <w:t>.</w:t>
      </w:r>
      <w:r w:rsidR="00DE6F87">
        <w:t xml:space="preserve"> </w:t>
      </w:r>
      <w:r w:rsidR="00916F8E" w:rsidRPr="00916F8E">
        <w:t>https://lefisk.cm/outils/mercuriale</w:t>
      </w:r>
    </w:p>
    <w:p w14:paraId="224D4F67" w14:textId="77777777" w:rsidR="007862C7" w:rsidRPr="00BE0C72" w:rsidRDefault="007862C7" w:rsidP="00BE0C72">
      <w:pPr>
        <w:pStyle w:val="isselectedend"/>
      </w:pPr>
    </w:p>
    <w:p w14:paraId="6AC2FA60" w14:textId="76D5A8B3" w:rsidR="00BE0C72" w:rsidRPr="00BE0C72" w:rsidRDefault="00BE0C72">
      <w:pPr>
        <w:pStyle w:val="Titre4"/>
        <w:numPr>
          <w:ilvl w:val="1"/>
          <w:numId w:val="37"/>
        </w:numPr>
        <w:rPr>
          <w:rFonts w:eastAsia="Times New Roman"/>
        </w:rPr>
      </w:pPr>
      <w:bookmarkStart w:id="179" w:name="_Toc240908151"/>
      <w:r w:rsidRPr="00BE0C72">
        <w:rPr>
          <w:rFonts w:eastAsia="Times New Roman"/>
        </w:rPr>
        <w:lastRenderedPageBreak/>
        <w:t>Ressources humaines</w:t>
      </w:r>
      <w:bookmarkEnd w:id="179"/>
    </w:p>
    <w:p w14:paraId="550C1335" w14:textId="77777777" w:rsidR="00BE0C72" w:rsidRPr="00BE0C72" w:rsidRDefault="00BE0C72" w:rsidP="00C91425">
      <w:pPr>
        <w:ind w:firstLine="708"/>
      </w:pPr>
      <w:r w:rsidRPr="00BE0C72">
        <w:t>Les ressources humaines correspondent aux personnes intervenant directement dans la réalisation et l’encadrement du projet.</w:t>
      </w:r>
    </w:p>
    <w:p w14:paraId="54FB105B" w14:textId="5E4B4777" w:rsidR="005F7E3B" w:rsidRDefault="005F7E3B" w:rsidP="005F7E3B">
      <w:pPr>
        <w:pStyle w:val="Titredestableaux"/>
      </w:pPr>
      <w:bookmarkStart w:id="180" w:name="_Toc240908068"/>
      <w:r>
        <w:t xml:space="preserve">Tableau </w:t>
      </w:r>
      <w:fldSimple w:instr=" SEQ Tableau \* ARABIC ">
        <w:r w:rsidR="00BB03BA">
          <w:rPr>
            <w:noProof/>
          </w:rPr>
          <w:t>8</w:t>
        </w:r>
      </w:fldSimple>
      <w:r>
        <w:t xml:space="preserve"> : Ressources humaines du projet</w:t>
      </w:r>
      <w:bookmarkEnd w:id="180"/>
    </w:p>
    <w:tbl>
      <w:tblPr>
        <w:tblStyle w:val="TableauGrille4-Accentuation5"/>
        <w:tblW w:w="9427" w:type="dxa"/>
        <w:tblLook w:val="04A0" w:firstRow="1" w:lastRow="0" w:firstColumn="1" w:lastColumn="0" w:noHBand="0" w:noVBand="1"/>
      </w:tblPr>
      <w:tblGrid>
        <w:gridCol w:w="1986"/>
        <w:gridCol w:w="1193"/>
        <w:gridCol w:w="1352"/>
        <w:gridCol w:w="2175"/>
        <w:gridCol w:w="2721"/>
      </w:tblGrid>
      <w:tr w:rsidR="0090195D" w:rsidRPr="00BE0C72" w14:paraId="17E53163" w14:textId="77777777" w:rsidTr="00F21F8D">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986" w:type="dxa"/>
            <w:hideMark/>
          </w:tcPr>
          <w:p w14:paraId="693306FF" w14:textId="77777777" w:rsidR="0090195D" w:rsidRPr="00BE0C72" w:rsidRDefault="0090195D" w:rsidP="00BE0C72">
            <w:pPr>
              <w:pStyle w:val="isselectedend"/>
            </w:pPr>
            <w:r w:rsidRPr="00BE0C72">
              <w:t>Poste</w:t>
            </w:r>
          </w:p>
        </w:tc>
        <w:tc>
          <w:tcPr>
            <w:tcW w:w="1193" w:type="dxa"/>
            <w:hideMark/>
          </w:tcPr>
          <w:p w14:paraId="65A04957" w14:textId="77777777" w:rsidR="0090195D" w:rsidRPr="00BE0C72" w:rsidRDefault="0090195D" w:rsidP="00BE0C72">
            <w:pPr>
              <w:pStyle w:val="isselectedend"/>
              <w:cnfStyle w:val="100000000000" w:firstRow="1" w:lastRow="0" w:firstColumn="0" w:lastColumn="0" w:oddVBand="0" w:evenVBand="0" w:oddHBand="0" w:evenHBand="0" w:firstRowFirstColumn="0" w:firstRowLastColumn="0" w:lastRowFirstColumn="0" w:lastRowLastColumn="0"/>
            </w:pPr>
            <w:r w:rsidRPr="00BE0C72">
              <w:t>Nombre</w:t>
            </w:r>
          </w:p>
        </w:tc>
        <w:tc>
          <w:tcPr>
            <w:tcW w:w="1352" w:type="dxa"/>
            <w:hideMark/>
          </w:tcPr>
          <w:p w14:paraId="512A6D3D" w14:textId="77777777" w:rsidR="0090195D" w:rsidRPr="00BE0C72" w:rsidRDefault="0090195D" w:rsidP="00BE0C72">
            <w:pPr>
              <w:pStyle w:val="isselectedend"/>
              <w:cnfStyle w:val="100000000000" w:firstRow="1" w:lastRow="0" w:firstColumn="0" w:lastColumn="0" w:oddVBand="0" w:evenVBand="0" w:oddHBand="0" w:evenHBand="0" w:firstRowFirstColumn="0" w:firstRowLastColumn="0" w:lastRowFirstColumn="0" w:lastRowLastColumn="0"/>
            </w:pPr>
            <w:r w:rsidRPr="00BE0C72">
              <w:t>Durée</w:t>
            </w:r>
          </w:p>
        </w:tc>
        <w:tc>
          <w:tcPr>
            <w:tcW w:w="2175" w:type="dxa"/>
          </w:tcPr>
          <w:p w14:paraId="34211D7F" w14:textId="1397D788" w:rsidR="0090195D" w:rsidRPr="00BE0C72" w:rsidRDefault="00F71907" w:rsidP="00BE0C72">
            <w:pPr>
              <w:pStyle w:val="isselectedend"/>
              <w:cnfStyle w:val="100000000000" w:firstRow="1" w:lastRow="0" w:firstColumn="0" w:lastColumn="0" w:oddVBand="0" w:evenVBand="0" w:oddHBand="0" w:evenHBand="0" w:firstRowFirstColumn="0" w:firstRowLastColumn="0" w:lastRowFirstColumn="0" w:lastRowLastColumn="0"/>
            </w:pPr>
            <w:r>
              <w:t>Coût unitaire</w:t>
            </w:r>
          </w:p>
        </w:tc>
        <w:tc>
          <w:tcPr>
            <w:tcW w:w="2721" w:type="dxa"/>
            <w:hideMark/>
          </w:tcPr>
          <w:p w14:paraId="63ADA6CF" w14:textId="24538BA6" w:rsidR="0090195D" w:rsidRPr="00BE0C72" w:rsidRDefault="0090195D" w:rsidP="00BE0C72">
            <w:pPr>
              <w:pStyle w:val="isselectedend"/>
              <w:cnfStyle w:val="100000000000" w:firstRow="1" w:lastRow="0" w:firstColumn="0" w:lastColumn="0" w:oddVBand="0" w:evenVBand="0" w:oddHBand="0" w:evenHBand="0" w:firstRowFirstColumn="0" w:firstRowLastColumn="0" w:lastRowFirstColumn="0" w:lastRowLastColumn="0"/>
            </w:pPr>
            <w:r w:rsidRPr="00BE0C72">
              <w:t>Coût estimé total</w:t>
            </w:r>
          </w:p>
        </w:tc>
      </w:tr>
      <w:tr w:rsidR="0090195D" w:rsidRPr="00BE0C72" w14:paraId="579127D6" w14:textId="77777777" w:rsidTr="00F21F8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986" w:type="dxa"/>
            <w:hideMark/>
          </w:tcPr>
          <w:p w14:paraId="4EA462CE" w14:textId="68DDBDBA" w:rsidR="0090195D" w:rsidRPr="00BE0C72" w:rsidRDefault="0090195D" w:rsidP="00BE0C72">
            <w:pPr>
              <w:pStyle w:val="isselectedend"/>
            </w:pPr>
            <w:r>
              <w:t>Analyste</w:t>
            </w:r>
          </w:p>
        </w:tc>
        <w:tc>
          <w:tcPr>
            <w:tcW w:w="1193" w:type="dxa"/>
            <w:hideMark/>
          </w:tcPr>
          <w:p w14:paraId="136F4963" w14:textId="77777777" w:rsidR="0090195D" w:rsidRPr="00BE0C72" w:rsidRDefault="0090195D" w:rsidP="00BE0C72">
            <w:pPr>
              <w:pStyle w:val="isselectedend"/>
              <w:cnfStyle w:val="000000100000" w:firstRow="0" w:lastRow="0" w:firstColumn="0" w:lastColumn="0" w:oddVBand="0" w:evenVBand="0" w:oddHBand="1" w:evenHBand="0" w:firstRowFirstColumn="0" w:firstRowLastColumn="0" w:lastRowFirstColumn="0" w:lastRowLastColumn="0"/>
            </w:pPr>
            <w:r w:rsidRPr="00BE0C72">
              <w:t>1</w:t>
            </w:r>
          </w:p>
        </w:tc>
        <w:tc>
          <w:tcPr>
            <w:tcW w:w="1352" w:type="dxa"/>
            <w:hideMark/>
          </w:tcPr>
          <w:p w14:paraId="2F5F188F" w14:textId="13E03239" w:rsidR="0090195D" w:rsidRPr="00BE0C72" w:rsidRDefault="0090195D" w:rsidP="00BE0C72">
            <w:pPr>
              <w:pStyle w:val="isselectedend"/>
              <w:cnfStyle w:val="000000100000" w:firstRow="0" w:lastRow="0" w:firstColumn="0" w:lastColumn="0" w:oddVBand="0" w:evenVBand="0" w:oddHBand="1" w:evenHBand="0" w:firstRowFirstColumn="0" w:firstRowLastColumn="0" w:lastRowFirstColumn="0" w:lastRowLastColumn="0"/>
            </w:pPr>
            <w:r>
              <w:t>1</w:t>
            </w:r>
            <w:r w:rsidRPr="00BE0C72">
              <w:t xml:space="preserve"> mois</w:t>
            </w:r>
          </w:p>
        </w:tc>
        <w:tc>
          <w:tcPr>
            <w:tcW w:w="2175" w:type="dxa"/>
          </w:tcPr>
          <w:p w14:paraId="2EBB69BF" w14:textId="033A8604" w:rsidR="0090195D" w:rsidRPr="00BE0C72" w:rsidRDefault="00D62228" w:rsidP="00BE0C72">
            <w:pPr>
              <w:pStyle w:val="isselectedend"/>
              <w:cnfStyle w:val="000000100000" w:firstRow="0" w:lastRow="0" w:firstColumn="0" w:lastColumn="0" w:oddVBand="0" w:evenVBand="0" w:oddHBand="1" w:evenHBand="0" w:firstRowFirstColumn="0" w:firstRowLastColumn="0" w:lastRowFirstColumn="0" w:lastRowLastColumn="0"/>
            </w:pPr>
            <w:r>
              <w:t>21 500 FCFA/jour</w:t>
            </w:r>
          </w:p>
        </w:tc>
        <w:tc>
          <w:tcPr>
            <w:tcW w:w="2721" w:type="dxa"/>
            <w:hideMark/>
          </w:tcPr>
          <w:p w14:paraId="6E3DE543" w14:textId="2178FEB5" w:rsidR="0090195D" w:rsidRPr="00BE0C72" w:rsidRDefault="00310344" w:rsidP="00BE0C72">
            <w:pPr>
              <w:pStyle w:val="isselectedend"/>
              <w:cnfStyle w:val="000000100000" w:firstRow="0" w:lastRow="0" w:firstColumn="0" w:lastColumn="0" w:oddVBand="0" w:evenVBand="0" w:oddHBand="1" w:evenHBand="0" w:firstRowFirstColumn="0" w:firstRowLastColumn="0" w:lastRowFirstColumn="0" w:lastRowLastColumn="0"/>
            </w:pPr>
            <w:r>
              <w:t>559</w:t>
            </w:r>
            <w:r w:rsidR="00D62228">
              <w:t xml:space="preserve"> 000</w:t>
            </w:r>
            <w:r w:rsidR="0090195D" w:rsidRPr="00BE0C72">
              <w:t xml:space="preserve"> FCFA</w:t>
            </w:r>
          </w:p>
        </w:tc>
      </w:tr>
      <w:tr w:rsidR="00DC4758" w:rsidRPr="00BE0C72" w14:paraId="0FCA1D15" w14:textId="77777777" w:rsidTr="00F21F8D">
        <w:trPr>
          <w:trHeight w:val="542"/>
        </w:trPr>
        <w:tc>
          <w:tcPr>
            <w:cnfStyle w:val="001000000000" w:firstRow="0" w:lastRow="0" w:firstColumn="1" w:lastColumn="0" w:oddVBand="0" w:evenVBand="0" w:oddHBand="0" w:evenHBand="0" w:firstRowFirstColumn="0" w:firstRowLastColumn="0" w:lastRowFirstColumn="0" w:lastRowLastColumn="0"/>
            <w:tcW w:w="1986" w:type="dxa"/>
          </w:tcPr>
          <w:p w14:paraId="3F010D64" w14:textId="77777777" w:rsidR="00DC4758" w:rsidRPr="00BE0C72" w:rsidRDefault="00DC4758" w:rsidP="006F1D3F">
            <w:pPr>
              <w:pStyle w:val="isselectedend"/>
            </w:pPr>
            <w:r>
              <w:t>Designeur</w:t>
            </w:r>
          </w:p>
        </w:tc>
        <w:tc>
          <w:tcPr>
            <w:tcW w:w="1193" w:type="dxa"/>
          </w:tcPr>
          <w:p w14:paraId="266B9E74" w14:textId="2289CFD4" w:rsidR="00DC4758" w:rsidRPr="00BE0C72" w:rsidRDefault="007E2C02" w:rsidP="006F1D3F">
            <w:pPr>
              <w:pStyle w:val="isselectedend"/>
              <w:cnfStyle w:val="000000000000" w:firstRow="0" w:lastRow="0" w:firstColumn="0" w:lastColumn="0" w:oddVBand="0" w:evenVBand="0" w:oddHBand="0" w:evenHBand="0" w:firstRowFirstColumn="0" w:firstRowLastColumn="0" w:lastRowFirstColumn="0" w:lastRowLastColumn="0"/>
            </w:pPr>
            <w:r>
              <w:t>1</w:t>
            </w:r>
          </w:p>
        </w:tc>
        <w:tc>
          <w:tcPr>
            <w:tcW w:w="1352" w:type="dxa"/>
          </w:tcPr>
          <w:p w14:paraId="09AA9BEA" w14:textId="6072DC10" w:rsidR="00DC4758" w:rsidRDefault="00530BE9" w:rsidP="006F1D3F">
            <w:pPr>
              <w:pStyle w:val="isselectedend"/>
              <w:cnfStyle w:val="000000000000" w:firstRow="0" w:lastRow="0" w:firstColumn="0" w:lastColumn="0" w:oddVBand="0" w:evenVBand="0" w:oddHBand="0" w:evenHBand="0" w:firstRowFirstColumn="0" w:firstRowLastColumn="0" w:lastRowFirstColumn="0" w:lastRowLastColumn="0"/>
            </w:pPr>
            <w:r>
              <w:t>1</w:t>
            </w:r>
            <w:r w:rsidR="00F21F8D">
              <w:t xml:space="preserve"> semaine</w:t>
            </w:r>
          </w:p>
        </w:tc>
        <w:tc>
          <w:tcPr>
            <w:tcW w:w="2175" w:type="dxa"/>
          </w:tcPr>
          <w:p w14:paraId="712C1654" w14:textId="5F9C1275" w:rsidR="00DC4758" w:rsidRPr="00BE0C72" w:rsidRDefault="007E2C02" w:rsidP="006F1D3F">
            <w:pPr>
              <w:pStyle w:val="isselectedend"/>
              <w:cnfStyle w:val="000000000000" w:firstRow="0" w:lastRow="0" w:firstColumn="0" w:lastColumn="0" w:oddVBand="0" w:evenVBand="0" w:oddHBand="0" w:evenHBand="0" w:firstRowFirstColumn="0" w:firstRowLastColumn="0" w:lastRowFirstColumn="0" w:lastRowLastColumn="0"/>
            </w:pPr>
            <w:r>
              <w:t>11 000 FCFA/jour</w:t>
            </w:r>
          </w:p>
        </w:tc>
        <w:tc>
          <w:tcPr>
            <w:tcW w:w="2721" w:type="dxa"/>
          </w:tcPr>
          <w:p w14:paraId="436188CE" w14:textId="50A3DF87" w:rsidR="00DC4758" w:rsidRPr="00BE0C72" w:rsidRDefault="005A496A" w:rsidP="006F1D3F">
            <w:pPr>
              <w:pStyle w:val="isselectedend"/>
              <w:cnfStyle w:val="000000000000" w:firstRow="0" w:lastRow="0" w:firstColumn="0" w:lastColumn="0" w:oddVBand="0" w:evenVBand="0" w:oddHBand="0" w:evenHBand="0" w:firstRowFirstColumn="0" w:firstRowLastColumn="0" w:lastRowFirstColumn="0" w:lastRowLastColumn="0"/>
            </w:pPr>
            <w:r>
              <w:t xml:space="preserve">66 </w:t>
            </w:r>
            <w:r w:rsidR="001D20AF">
              <w:t>000 FCFA</w:t>
            </w:r>
          </w:p>
        </w:tc>
      </w:tr>
      <w:tr w:rsidR="0090195D" w:rsidRPr="00BE0C72" w14:paraId="55824013" w14:textId="77777777" w:rsidTr="00F21F8D">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986" w:type="dxa"/>
            <w:hideMark/>
          </w:tcPr>
          <w:p w14:paraId="76B2172D" w14:textId="3B0C4E4B" w:rsidR="0090195D" w:rsidRPr="00DB011D" w:rsidRDefault="0090195D" w:rsidP="00BE0C72">
            <w:pPr>
              <w:pStyle w:val="isselectedend"/>
              <w:rPr>
                <w:b w:val="0"/>
                <w:bCs w:val="0"/>
              </w:rPr>
            </w:pPr>
            <w:r w:rsidRPr="00BE0C72">
              <w:t>Développeur</w:t>
            </w:r>
          </w:p>
        </w:tc>
        <w:tc>
          <w:tcPr>
            <w:tcW w:w="1193" w:type="dxa"/>
            <w:hideMark/>
          </w:tcPr>
          <w:p w14:paraId="293022C5" w14:textId="77777777" w:rsidR="0090195D" w:rsidRPr="00BE0C72" w:rsidRDefault="0090195D" w:rsidP="00BE0C72">
            <w:pPr>
              <w:pStyle w:val="isselectedend"/>
              <w:cnfStyle w:val="000000100000" w:firstRow="0" w:lastRow="0" w:firstColumn="0" w:lastColumn="0" w:oddVBand="0" w:evenVBand="0" w:oddHBand="1" w:evenHBand="0" w:firstRowFirstColumn="0" w:firstRowLastColumn="0" w:lastRowFirstColumn="0" w:lastRowLastColumn="0"/>
            </w:pPr>
            <w:r w:rsidRPr="00BE0C72">
              <w:t>1</w:t>
            </w:r>
          </w:p>
        </w:tc>
        <w:tc>
          <w:tcPr>
            <w:tcW w:w="1352" w:type="dxa"/>
            <w:hideMark/>
          </w:tcPr>
          <w:p w14:paraId="36B29823" w14:textId="20DAB5FA" w:rsidR="0090195D" w:rsidRPr="00BE0C72" w:rsidRDefault="00530BE9" w:rsidP="00BE0C72">
            <w:pPr>
              <w:pStyle w:val="isselectedend"/>
              <w:cnfStyle w:val="000000100000" w:firstRow="0" w:lastRow="0" w:firstColumn="0" w:lastColumn="0" w:oddVBand="0" w:evenVBand="0" w:oddHBand="1" w:evenHBand="0" w:firstRowFirstColumn="0" w:firstRowLastColumn="0" w:lastRowFirstColumn="0" w:lastRowLastColumn="0"/>
            </w:pPr>
            <w:r>
              <w:t>3 semaines</w:t>
            </w:r>
          </w:p>
        </w:tc>
        <w:tc>
          <w:tcPr>
            <w:tcW w:w="2175" w:type="dxa"/>
          </w:tcPr>
          <w:p w14:paraId="7A1CB14B" w14:textId="225551C0" w:rsidR="0090195D" w:rsidRPr="00BE0C72" w:rsidRDefault="00274F2B" w:rsidP="00BE0C72">
            <w:pPr>
              <w:pStyle w:val="isselectedend"/>
              <w:cnfStyle w:val="000000100000" w:firstRow="0" w:lastRow="0" w:firstColumn="0" w:lastColumn="0" w:oddVBand="0" w:evenVBand="0" w:oddHBand="1" w:evenHBand="0" w:firstRowFirstColumn="0" w:firstRowLastColumn="0" w:lastRowFirstColumn="0" w:lastRowLastColumn="0"/>
            </w:pPr>
            <w:r>
              <w:t>21 500 FCFA/jour</w:t>
            </w:r>
          </w:p>
        </w:tc>
        <w:tc>
          <w:tcPr>
            <w:tcW w:w="2721" w:type="dxa"/>
            <w:hideMark/>
          </w:tcPr>
          <w:p w14:paraId="7C8355DF" w14:textId="4C4E28FB" w:rsidR="0090195D" w:rsidRPr="00BE0C72" w:rsidRDefault="005A496A" w:rsidP="00BE0C72">
            <w:pPr>
              <w:pStyle w:val="isselectedend"/>
              <w:cnfStyle w:val="000000100000" w:firstRow="0" w:lastRow="0" w:firstColumn="0" w:lastColumn="0" w:oddVBand="0" w:evenVBand="0" w:oddHBand="1" w:evenHBand="0" w:firstRowFirstColumn="0" w:firstRowLastColumn="0" w:lastRowFirstColumn="0" w:lastRowLastColumn="0"/>
            </w:pPr>
            <w:r>
              <w:t>387 000</w:t>
            </w:r>
            <w:r w:rsidR="0090195D" w:rsidRPr="00BE0C72">
              <w:t xml:space="preserve"> FCFA</w:t>
            </w:r>
          </w:p>
        </w:tc>
      </w:tr>
      <w:tr w:rsidR="0090195D" w:rsidRPr="00BE0C72" w14:paraId="32F934AA" w14:textId="77777777" w:rsidTr="00F21F8D">
        <w:trPr>
          <w:trHeight w:val="562"/>
        </w:trPr>
        <w:tc>
          <w:tcPr>
            <w:cnfStyle w:val="001000000000" w:firstRow="0" w:lastRow="0" w:firstColumn="1" w:lastColumn="0" w:oddVBand="0" w:evenVBand="0" w:oddHBand="0" w:evenHBand="0" w:firstRowFirstColumn="0" w:firstRowLastColumn="0" w:lastRowFirstColumn="0" w:lastRowLastColumn="0"/>
            <w:tcW w:w="1986" w:type="dxa"/>
            <w:hideMark/>
          </w:tcPr>
          <w:p w14:paraId="00E100AF" w14:textId="77777777" w:rsidR="0090195D" w:rsidRPr="00BE0C72" w:rsidRDefault="0090195D" w:rsidP="00BE0C72">
            <w:pPr>
              <w:pStyle w:val="isselectedend"/>
            </w:pPr>
            <w:r w:rsidRPr="00BE0C72">
              <w:t>Total</w:t>
            </w:r>
          </w:p>
        </w:tc>
        <w:tc>
          <w:tcPr>
            <w:tcW w:w="1193" w:type="dxa"/>
            <w:hideMark/>
          </w:tcPr>
          <w:p w14:paraId="52E3DCA4" w14:textId="77777777" w:rsidR="0090195D" w:rsidRPr="00BE0C72" w:rsidRDefault="0090195D" w:rsidP="00BE0C72">
            <w:pPr>
              <w:pStyle w:val="isselectedend"/>
              <w:cnfStyle w:val="000000000000" w:firstRow="0" w:lastRow="0" w:firstColumn="0" w:lastColumn="0" w:oddVBand="0" w:evenVBand="0" w:oddHBand="0" w:evenHBand="0" w:firstRowFirstColumn="0" w:firstRowLastColumn="0" w:lastRowFirstColumn="0" w:lastRowLastColumn="0"/>
            </w:pPr>
            <w:r w:rsidRPr="00BE0C72">
              <w:t>—</w:t>
            </w:r>
          </w:p>
        </w:tc>
        <w:tc>
          <w:tcPr>
            <w:tcW w:w="1352" w:type="dxa"/>
            <w:hideMark/>
          </w:tcPr>
          <w:p w14:paraId="0A9459B9" w14:textId="77777777" w:rsidR="0090195D" w:rsidRPr="00BE0C72" w:rsidRDefault="0090195D" w:rsidP="00BE0C72">
            <w:pPr>
              <w:pStyle w:val="isselectedend"/>
              <w:cnfStyle w:val="000000000000" w:firstRow="0" w:lastRow="0" w:firstColumn="0" w:lastColumn="0" w:oddVBand="0" w:evenVBand="0" w:oddHBand="0" w:evenHBand="0" w:firstRowFirstColumn="0" w:firstRowLastColumn="0" w:lastRowFirstColumn="0" w:lastRowLastColumn="0"/>
            </w:pPr>
            <w:r w:rsidRPr="00BE0C72">
              <w:t>—</w:t>
            </w:r>
          </w:p>
        </w:tc>
        <w:tc>
          <w:tcPr>
            <w:tcW w:w="2175" w:type="dxa"/>
          </w:tcPr>
          <w:p w14:paraId="430A4E9A" w14:textId="77777777" w:rsidR="0090195D" w:rsidRPr="00BE0C72" w:rsidRDefault="0090195D" w:rsidP="00BE0C72">
            <w:pPr>
              <w:pStyle w:val="isselectedend"/>
              <w:cnfStyle w:val="000000000000" w:firstRow="0" w:lastRow="0" w:firstColumn="0" w:lastColumn="0" w:oddVBand="0" w:evenVBand="0" w:oddHBand="0" w:evenHBand="0" w:firstRowFirstColumn="0" w:firstRowLastColumn="0" w:lastRowFirstColumn="0" w:lastRowLastColumn="0"/>
              <w:rPr>
                <w:b/>
                <w:bCs/>
              </w:rPr>
            </w:pPr>
          </w:p>
        </w:tc>
        <w:tc>
          <w:tcPr>
            <w:tcW w:w="2721" w:type="dxa"/>
            <w:hideMark/>
          </w:tcPr>
          <w:p w14:paraId="7842BA7D" w14:textId="0806A522" w:rsidR="0090195D" w:rsidRPr="00BE0C72" w:rsidRDefault="00542DB9" w:rsidP="00BE0C72">
            <w:pPr>
              <w:pStyle w:val="isselectedend"/>
              <w:cnfStyle w:val="000000000000" w:firstRow="0" w:lastRow="0" w:firstColumn="0" w:lastColumn="0" w:oddVBand="0" w:evenVBand="0" w:oddHBand="0" w:evenHBand="0" w:firstRowFirstColumn="0" w:firstRowLastColumn="0" w:lastRowFirstColumn="0" w:lastRowLastColumn="0"/>
            </w:pPr>
            <w:r>
              <w:rPr>
                <w:b/>
                <w:bCs/>
              </w:rPr>
              <w:t>1 012</w:t>
            </w:r>
            <w:r w:rsidR="0090195D" w:rsidRPr="00BE0C72">
              <w:rPr>
                <w:b/>
                <w:bCs/>
              </w:rPr>
              <w:t xml:space="preserve"> 000 FCFA</w:t>
            </w:r>
          </w:p>
        </w:tc>
      </w:tr>
    </w:tbl>
    <w:p w14:paraId="76E5FB47" w14:textId="128238E9" w:rsidR="00240170" w:rsidRDefault="00E073DE" w:rsidP="00E073DE">
      <w:pPr>
        <w:pStyle w:val="Lgende"/>
        <w:rPr>
          <w:b/>
          <w:bCs/>
        </w:rPr>
      </w:pPr>
      <w:r w:rsidRPr="00BE0C72">
        <w:t>Sources : Es</w:t>
      </w:r>
      <w:r>
        <w:t>timations basées sur la Mercuriale 202</w:t>
      </w:r>
      <w:r>
        <w:t>3</w:t>
      </w:r>
    </w:p>
    <w:p w14:paraId="7170684B" w14:textId="50E3A653" w:rsidR="00BE0C72" w:rsidRPr="00BE3FDD" w:rsidRDefault="00BE0C72">
      <w:pPr>
        <w:pStyle w:val="Titre4"/>
        <w:numPr>
          <w:ilvl w:val="1"/>
          <w:numId w:val="37"/>
        </w:numPr>
        <w:rPr>
          <w:rFonts w:eastAsia="Times New Roman"/>
        </w:rPr>
      </w:pPr>
      <w:bookmarkStart w:id="181" w:name="_Toc240908152"/>
      <w:r w:rsidRPr="00BE0C72">
        <w:rPr>
          <w:rFonts w:eastAsia="Times New Roman"/>
        </w:rPr>
        <w:t>Estimation globale du projet</w:t>
      </w:r>
      <w:bookmarkEnd w:id="181"/>
    </w:p>
    <w:p w14:paraId="0A49FCFE" w14:textId="4811A78A" w:rsidR="00BE3FDD" w:rsidRDefault="00BE3FDD" w:rsidP="008C780A">
      <w:pPr>
        <w:pStyle w:val="Titredestableaux"/>
      </w:pPr>
      <w:bookmarkStart w:id="182" w:name="_Toc240908069"/>
      <w:r>
        <w:t xml:space="preserve">Tableau </w:t>
      </w:r>
      <w:fldSimple w:instr=" SEQ Tableau \* ARABIC ">
        <w:r w:rsidR="00BB03BA">
          <w:rPr>
            <w:noProof/>
          </w:rPr>
          <w:t>9</w:t>
        </w:r>
      </w:fldSimple>
      <w:r>
        <w:t xml:space="preserve"> : Estimation globale du projet</w:t>
      </w:r>
      <w:bookmarkEnd w:id="182"/>
    </w:p>
    <w:tbl>
      <w:tblPr>
        <w:tblStyle w:val="TableauGrille4-Accentuation5"/>
        <w:tblW w:w="6429" w:type="dxa"/>
        <w:tblLook w:val="04A0" w:firstRow="1" w:lastRow="0" w:firstColumn="1" w:lastColumn="0" w:noHBand="0" w:noVBand="1"/>
      </w:tblPr>
      <w:tblGrid>
        <w:gridCol w:w="3691"/>
        <w:gridCol w:w="2738"/>
      </w:tblGrid>
      <w:tr w:rsidR="00BE0C72" w:rsidRPr="00BE0C72" w14:paraId="211DA21F" w14:textId="77777777" w:rsidTr="0024017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05DE7EE" w14:textId="77777777" w:rsidR="00BE0C72" w:rsidRPr="00BE0C72" w:rsidRDefault="00BE0C72" w:rsidP="00BE0C72">
            <w:pPr>
              <w:pStyle w:val="isselectedend"/>
            </w:pPr>
            <w:r w:rsidRPr="00BE0C72">
              <w:t>Ressources</w:t>
            </w:r>
          </w:p>
        </w:tc>
        <w:tc>
          <w:tcPr>
            <w:tcW w:w="0" w:type="auto"/>
            <w:hideMark/>
          </w:tcPr>
          <w:p w14:paraId="2D97517B" w14:textId="77777777" w:rsidR="00BE0C72" w:rsidRPr="00BE0C72" w:rsidRDefault="00BE0C72" w:rsidP="00BE0C72">
            <w:pPr>
              <w:pStyle w:val="isselectedend"/>
              <w:cnfStyle w:val="100000000000" w:firstRow="1" w:lastRow="0" w:firstColumn="0" w:lastColumn="0" w:oddVBand="0" w:evenVBand="0" w:oddHBand="0" w:evenHBand="0" w:firstRowFirstColumn="0" w:firstRowLastColumn="0" w:lastRowFirstColumn="0" w:lastRowLastColumn="0"/>
            </w:pPr>
            <w:r w:rsidRPr="00BE0C72">
              <w:t>Montant estimé</w:t>
            </w:r>
          </w:p>
        </w:tc>
      </w:tr>
      <w:tr w:rsidR="00BE0C72" w:rsidRPr="00BE0C72" w14:paraId="759EBDB5" w14:textId="77777777" w:rsidTr="0024017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8E1373D" w14:textId="77777777" w:rsidR="00BE0C72" w:rsidRPr="00BE0C72" w:rsidRDefault="00BE0C72" w:rsidP="00BE0C72">
            <w:pPr>
              <w:pStyle w:val="isselectedend"/>
            </w:pPr>
            <w:r w:rsidRPr="00BE0C72">
              <w:t>Ressources logicielles</w:t>
            </w:r>
          </w:p>
        </w:tc>
        <w:tc>
          <w:tcPr>
            <w:tcW w:w="0" w:type="auto"/>
            <w:hideMark/>
          </w:tcPr>
          <w:p w14:paraId="4310C693" w14:textId="77777777" w:rsidR="00BE0C72" w:rsidRPr="00BE0C72" w:rsidRDefault="00BE0C72" w:rsidP="00BE0C72">
            <w:pPr>
              <w:pStyle w:val="isselectedend"/>
              <w:cnfStyle w:val="000000100000" w:firstRow="0" w:lastRow="0" w:firstColumn="0" w:lastColumn="0" w:oddVBand="0" w:evenVBand="0" w:oddHBand="1" w:evenHBand="0" w:firstRowFirstColumn="0" w:firstRowLastColumn="0" w:lastRowFirstColumn="0" w:lastRowLastColumn="0"/>
            </w:pPr>
            <w:r w:rsidRPr="00BE0C72">
              <w:t>0 FCFA</w:t>
            </w:r>
          </w:p>
        </w:tc>
      </w:tr>
      <w:tr w:rsidR="00BE0C72" w:rsidRPr="00BE0C72" w14:paraId="6888685D" w14:textId="77777777" w:rsidTr="00240170">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5E0AD75" w14:textId="77777777" w:rsidR="00BE0C72" w:rsidRPr="00BE0C72" w:rsidRDefault="00BE0C72" w:rsidP="00BE0C72">
            <w:pPr>
              <w:pStyle w:val="isselectedend"/>
            </w:pPr>
            <w:r w:rsidRPr="00BE0C72">
              <w:t>Ressources matérielles</w:t>
            </w:r>
          </w:p>
        </w:tc>
        <w:tc>
          <w:tcPr>
            <w:tcW w:w="0" w:type="auto"/>
            <w:hideMark/>
          </w:tcPr>
          <w:p w14:paraId="776B4023" w14:textId="48506233" w:rsidR="00BE0C72" w:rsidRPr="00BE0C72" w:rsidRDefault="00542DB9" w:rsidP="00BE0C72">
            <w:pPr>
              <w:pStyle w:val="isselectedend"/>
              <w:cnfStyle w:val="000000000000" w:firstRow="0" w:lastRow="0" w:firstColumn="0" w:lastColumn="0" w:oddVBand="0" w:evenVBand="0" w:oddHBand="0" w:evenHBand="0" w:firstRowFirstColumn="0" w:firstRowLastColumn="0" w:lastRowFirstColumn="0" w:lastRowLastColumn="0"/>
            </w:pPr>
            <w:r>
              <w:t>1 168 040</w:t>
            </w:r>
            <w:r w:rsidR="00BE0C72" w:rsidRPr="00BE0C72">
              <w:t xml:space="preserve"> FCFA</w:t>
            </w:r>
          </w:p>
        </w:tc>
      </w:tr>
      <w:tr w:rsidR="00BE0C72" w:rsidRPr="00BE0C72" w14:paraId="1F82D4F1" w14:textId="77777777" w:rsidTr="0024017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418961E" w14:textId="77777777" w:rsidR="00BE0C72" w:rsidRPr="00BE0C72" w:rsidRDefault="00BE0C72" w:rsidP="00BE0C72">
            <w:pPr>
              <w:pStyle w:val="isselectedend"/>
            </w:pPr>
            <w:r w:rsidRPr="00BE0C72">
              <w:t>Ressources humaines</w:t>
            </w:r>
          </w:p>
        </w:tc>
        <w:tc>
          <w:tcPr>
            <w:tcW w:w="0" w:type="auto"/>
            <w:hideMark/>
          </w:tcPr>
          <w:p w14:paraId="4E43F109" w14:textId="2DE999A5" w:rsidR="00BE0C72" w:rsidRPr="00BE0C72" w:rsidRDefault="00542DB9" w:rsidP="00BE0C72">
            <w:pPr>
              <w:pStyle w:val="isselectedend"/>
              <w:cnfStyle w:val="000000100000" w:firstRow="0" w:lastRow="0" w:firstColumn="0" w:lastColumn="0" w:oddVBand="0" w:evenVBand="0" w:oddHBand="1" w:evenHBand="0" w:firstRowFirstColumn="0" w:firstRowLastColumn="0" w:lastRowFirstColumn="0" w:lastRowLastColumn="0"/>
            </w:pPr>
            <w:r>
              <w:t>1 012 000</w:t>
            </w:r>
            <w:r w:rsidR="00BE0C72" w:rsidRPr="00BE0C72">
              <w:t xml:space="preserve"> FCFA</w:t>
            </w:r>
          </w:p>
        </w:tc>
      </w:tr>
      <w:tr w:rsidR="00BE0C72" w:rsidRPr="00BE0C72" w14:paraId="55C3F497" w14:textId="77777777" w:rsidTr="00240170">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92FDFE3" w14:textId="77777777" w:rsidR="00BE0C72" w:rsidRPr="00BE0C72" w:rsidRDefault="00BE0C72" w:rsidP="00BE0C72">
            <w:pPr>
              <w:pStyle w:val="isselectedend"/>
            </w:pPr>
            <w:r w:rsidRPr="00BE0C72">
              <w:t>Coût initial</w:t>
            </w:r>
          </w:p>
        </w:tc>
        <w:tc>
          <w:tcPr>
            <w:tcW w:w="0" w:type="auto"/>
            <w:hideMark/>
          </w:tcPr>
          <w:p w14:paraId="3CAD0C77" w14:textId="309514AF" w:rsidR="00BE0C72" w:rsidRPr="00BE0C72" w:rsidRDefault="00F604A6" w:rsidP="00BE0C72">
            <w:pPr>
              <w:pStyle w:val="isselectedend"/>
              <w:cnfStyle w:val="000000000000" w:firstRow="0" w:lastRow="0" w:firstColumn="0" w:lastColumn="0" w:oddVBand="0" w:evenVBand="0" w:oddHBand="0" w:evenHBand="0" w:firstRowFirstColumn="0" w:firstRowLastColumn="0" w:lastRowFirstColumn="0" w:lastRowLastColumn="0"/>
            </w:pPr>
            <w:r>
              <w:rPr>
                <w:b/>
                <w:bCs/>
              </w:rPr>
              <w:t>2 180 040</w:t>
            </w:r>
            <w:r w:rsidR="00BE0C72" w:rsidRPr="00BE0C72">
              <w:rPr>
                <w:b/>
                <w:bCs/>
              </w:rPr>
              <w:t xml:space="preserve"> FCFA</w:t>
            </w:r>
          </w:p>
        </w:tc>
      </w:tr>
      <w:tr w:rsidR="00BE0C72" w:rsidRPr="00BE0C72" w14:paraId="460F861F" w14:textId="77777777" w:rsidTr="0024017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98B2A02" w14:textId="322CF2EB" w:rsidR="00BE0C72" w:rsidRPr="00BE0C72" w:rsidRDefault="00BE0C72" w:rsidP="00BE0C72">
            <w:pPr>
              <w:pStyle w:val="isselectedend"/>
            </w:pPr>
            <w:r w:rsidRPr="00BE0C72">
              <w:t xml:space="preserve">Marge de </w:t>
            </w:r>
            <w:r w:rsidR="00542DB9">
              <w:t>1</w:t>
            </w:r>
            <w:r w:rsidRPr="00BE0C72">
              <w:t>0 %</w:t>
            </w:r>
          </w:p>
        </w:tc>
        <w:tc>
          <w:tcPr>
            <w:tcW w:w="0" w:type="auto"/>
            <w:hideMark/>
          </w:tcPr>
          <w:p w14:paraId="4AD770CF" w14:textId="16C5EE37" w:rsidR="00BE0C72" w:rsidRPr="00BE0C72" w:rsidRDefault="007F3D4F" w:rsidP="00BE0C72">
            <w:pPr>
              <w:pStyle w:val="isselectedend"/>
              <w:cnfStyle w:val="000000100000" w:firstRow="0" w:lastRow="0" w:firstColumn="0" w:lastColumn="0" w:oddVBand="0" w:evenVBand="0" w:oddHBand="1" w:evenHBand="0" w:firstRowFirstColumn="0" w:firstRowLastColumn="0" w:lastRowFirstColumn="0" w:lastRowLastColumn="0"/>
            </w:pPr>
            <w:r>
              <w:rPr>
                <w:b/>
                <w:bCs/>
              </w:rPr>
              <w:t>218 004</w:t>
            </w:r>
            <w:r w:rsidR="00BE0C72" w:rsidRPr="00BE0C72">
              <w:rPr>
                <w:b/>
                <w:bCs/>
              </w:rPr>
              <w:t xml:space="preserve"> FCFA</w:t>
            </w:r>
          </w:p>
        </w:tc>
      </w:tr>
      <w:tr w:rsidR="00BE0C72" w:rsidRPr="00BE0C72" w14:paraId="30FF8EAB" w14:textId="77777777" w:rsidTr="00240170">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C9933B1" w14:textId="77777777" w:rsidR="00BE0C72" w:rsidRPr="00BE0C72" w:rsidRDefault="00BE0C72" w:rsidP="00BE0C72">
            <w:pPr>
              <w:pStyle w:val="isselectedend"/>
            </w:pPr>
            <w:r w:rsidRPr="00BE0C72">
              <w:t>Total général</w:t>
            </w:r>
          </w:p>
        </w:tc>
        <w:tc>
          <w:tcPr>
            <w:tcW w:w="0" w:type="auto"/>
            <w:hideMark/>
          </w:tcPr>
          <w:p w14:paraId="7C6104BC" w14:textId="356F9E69" w:rsidR="00BE0C72" w:rsidRPr="00BE0C72" w:rsidRDefault="00495687" w:rsidP="00BE0C72">
            <w:pPr>
              <w:pStyle w:val="isselectedend"/>
              <w:cnfStyle w:val="000000000000" w:firstRow="0" w:lastRow="0" w:firstColumn="0" w:lastColumn="0" w:oddVBand="0" w:evenVBand="0" w:oddHBand="0" w:evenHBand="0" w:firstRowFirstColumn="0" w:firstRowLastColumn="0" w:lastRowFirstColumn="0" w:lastRowLastColumn="0"/>
            </w:pPr>
            <w:r>
              <w:rPr>
                <w:b/>
                <w:bCs/>
              </w:rPr>
              <w:t>2 398</w:t>
            </w:r>
            <w:r w:rsidR="00AB00DF">
              <w:rPr>
                <w:b/>
                <w:bCs/>
              </w:rPr>
              <w:t xml:space="preserve"> 044</w:t>
            </w:r>
            <w:r w:rsidR="00BE0C72" w:rsidRPr="00BE0C72">
              <w:rPr>
                <w:b/>
                <w:bCs/>
              </w:rPr>
              <w:t xml:space="preserve"> FCFA</w:t>
            </w:r>
          </w:p>
        </w:tc>
      </w:tr>
    </w:tbl>
    <w:p w14:paraId="76CAF0A3" w14:textId="77777777" w:rsidR="00240170" w:rsidRPr="00240170" w:rsidRDefault="00240170" w:rsidP="00240170">
      <w:pPr>
        <w:rPr>
          <w:sz w:val="10"/>
          <w:szCs w:val="8"/>
        </w:rPr>
      </w:pPr>
    </w:p>
    <w:p w14:paraId="5710FF06" w14:textId="04E54BA8" w:rsidR="00BE0C72" w:rsidRPr="00BE0C72" w:rsidRDefault="00BE0C72" w:rsidP="00240170">
      <w:pPr>
        <w:ind w:firstLine="329"/>
      </w:pPr>
      <w:r w:rsidRPr="00BE0C72">
        <w:t xml:space="preserve">Le coût global estimatif du projet est donc de </w:t>
      </w:r>
      <w:r w:rsidR="005835BC">
        <w:rPr>
          <w:b/>
          <w:bCs/>
        </w:rPr>
        <w:t>2 398 044</w:t>
      </w:r>
      <w:r w:rsidRPr="00BE0C72">
        <w:rPr>
          <w:b/>
          <w:bCs/>
        </w:rPr>
        <w:t xml:space="preserve"> FCFA</w:t>
      </w:r>
      <w:r w:rsidRPr="00BE0C72">
        <w:t>, incluant une marge de</w:t>
      </w:r>
      <w:r w:rsidR="005835BC">
        <w:t xml:space="preserve"> </w:t>
      </w:r>
      <w:r w:rsidR="005835BC">
        <w:rPr>
          <w:b/>
          <w:bCs/>
        </w:rPr>
        <w:t>1</w:t>
      </w:r>
      <w:r w:rsidRPr="00BE0C72">
        <w:rPr>
          <w:b/>
          <w:bCs/>
        </w:rPr>
        <w:t>0 %</w:t>
      </w:r>
      <w:r w:rsidRPr="00BE0C72">
        <w:t xml:space="preserve"> destinée à couvrir les éventuels imprévus liés à la réalisation du projet.</w:t>
      </w:r>
    </w:p>
    <w:p w14:paraId="0E7F16C7" w14:textId="77777777" w:rsidR="00D411EF" w:rsidRDefault="00D411EF">
      <w:pPr>
        <w:spacing w:line="259" w:lineRule="auto"/>
        <w:jc w:val="left"/>
        <w:rPr>
          <w:rFonts w:eastAsia="Times New Roman" w:cs="Times New Roman"/>
          <w:kern w:val="0"/>
          <w:szCs w:val="24"/>
          <w:lang w:eastAsia="fr-FR"/>
          <w14:ligatures w14:val="none"/>
        </w:rPr>
      </w:pPr>
      <w:r>
        <w:br w:type="page"/>
      </w:r>
    </w:p>
    <w:p w14:paraId="6A077B3A" w14:textId="77777777" w:rsidR="00D411EF" w:rsidRDefault="00D411EF" w:rsidP="003A3B2A">
      <w:pPr>
        <w:pStyle w:val="isselectedend"/>
      </w:pPr>
    </w:p>
    <w:p w14:paraId="4B59291F" w14:textId="3E424295" w:rsidR="00D411EF" w:rsidRDefault="00D411EF" w:rsidP="0056113C">
      <w:pPr>
        <w:pStyle w:val="Titre3"/>
        <w:numPr>
          <w:ilvl w:val="1"/>
          <w:numId w:val="10"/>
        </w:numPr>
        <w:rPr>
          <w:rFonts w:eastAsia="Times New Roman"/>
        </w:rPr>
      </w:pPr>
      <w:bookmarkStart w:id="183" w:name="_Toc240908153"/>
      <w:r w:rsidRPr="00D411EF">
        <w:rPr>
          <w:rFonts w:eastAsia="Times New Roman"/>
        </w:rPr>
        <w:t>LES CONTRAINTES DU PROJET</w:t>
      </w:r>
      <w:bookmarkEnd w:id="183"/>
    </w:p>
    <w:p w14:paraId="68F10350" w14:textId="77777777" w:rsidR="00890054" w:rsidRPr="00890054" w:rsidRDefault="00890054" w:rsidP="00890054">
      <w:pPr>
        <w:rPr>
          <w:sz w:val="8"/>
          <w:szCs w:val="6"/>
          <w:lang w:eastAsia="fr-FR"/>
        </w:rPr>
      </w:pPr>
    </w:p>
    <w:p w14:paraId="368B62C1" w14:textId="4187DC0C" w:rsidR="00D411EF" w:rsidRPr="00D411EF" w:rsidRDefault="00D411EF" w:rsidP="0056113C">
      <w:pPr>
        <w:pStyle w:val="Titre4"/>
        <w:numPr>
          <w:ilvl w:val="2"/>
          <w:numId w:val="10"/>
        </w:numPr>
        <w:rPr>
          <w:rFonts w:eastAsia="Times New Roman"/>
        </w:rPr>
      </w:pPr>
      <w:bookmarkStart w:id="184" w:name="_Toc240908154"/>
      <w:r w:rsidRPr="00D411EF">
        <w:rPr>
          <w:rFonts w:eastAsia="Times New Roman"/>
        </w:rPr>
        <w:t>Qualité</w:t>
      </w:r>
      <w:bookmarkEnd w:id="184"/>
    </w:p>
    <w:p w14:paraId="1C584D73" w14:textId="77777777" w:rsidR="00D411EF" w:rsidRPr="00D411EF" w:rsidRDefault="00D411EF" w:rsidP="00D411EF">
      <w:pPr>
        <w:ind w:firstLine="708"/>
      </w:pPr>
      <w:r w:rsidRPr="00D411EF">
        <w:t>La plateforme doit respecter plusieurs exigences de qualité afin d’assurer son efficacité et sa fiabilité :</w:t>
      </w:r>
    </w:p>
    <w:p w14:paraId="029FE543" w14:textId="77777777" w:rsidR="00D411EF" w:rsidRPr="00D411EF" w:rsidRDefault="00D411EF">
      <w:pPr>
        <w:pStyle w:val="Paragraphedeliste"/>
        <w:numPr>
          <w:ilvl w:val="0"/>
          <w:numId w:val="41"/>
        </w:numPr>
      </w:pPr>
      <w:r w:rsidRPr="00D411EF">
        <w:rPr>
          <w:b/>
          <w:bCs/>
        </w:rPr>
        <w:t>Fiabilité</w:t>
      </w:r>
      <w:r w:rsidRPr="00D411EF">
        <w:t xml:space="preserve"> : les données agricoles enregistrées et les résultats produits par le système doivent être cohérents et fiables.</w:t>
      </w:r>
    </w:p>
    <w:p w14:paraId="4B2ADC75" w14:textId="77777777" w:rsidR="00D411EF" w:rsidRPr="00D411EF" w:rsidRDefault="00D411EF">
      <w:pPr>
        <w:pStyle w:val="Paragraphedeliste"/>
        <w:numPr>
          <w:ilvl w:val="0"/>
          <w:numId w:val="41"/>
        </w:numPr>
      </w:pPr>
      <w:r w:rsidRPr="00D411EF">
        <w:rPr>
          <w:b/>
          <w:bCs/>
        </w:rPr>
        <w:t>Simplicité</w:t>
      </w:r>
      <w:r w:rsidRPr="00D411EF">
        <w:t xml:space="preserve"> : l’interface doit être intuitive et adaptée aux agriculteurs, y compris ceux ayant peu d’expérience avec les outils numériques.</w:t>
      </w:r>
    </w:p>
    <w:p w14:paraId="46585949" w14:textId="77777777" w:rsidR="00D411EF" w:rsidRPr="00D411EF" w:rsidRDefault="00D411EF">
      <w:pPr>
        <w:pStyle w:val="Paragraphedeliste"/>
        <w:numPr>
          <w:ilvl w:val="0"/>
          <w:numId w:val="41"/>
        </w:numPr>
      </w:pPr>
      <w:r w:rsidRPr="00D411EF">
        <w:rPr>
          <w:b/>
          <w:bCs/>
        </w:rPr>
        <w:t>Performance</w:t>
      </w:r>
      <w:r w:rsidRPr="00D411EF">
        <w:t xml:space="preserve"> : les principales fonctionnalités, notamment la planification, le diagnostic et la prédiction, doivent fonctionner dans des délais satisfaisants.</w:t>
      </w:r>
    </w:p>
    <w:p w14:paraId="46661BC3" w14:textId="77777777" w:rsidR="00D411EF" w:rsidRPr="00D411EF" w:rsidRDefault="00D411EF">
      <w:pPr>
        <w:pStyle w:val="Paragraphedeliste"/>
        <w:numPr>
          <w:ilvl w:val="0"/>
          <w:numId w:val="41"/>
        </w:numPr>
      </w:pPr>
      <w:r w:rsidRPr="00D411EF">
        <w:rPr>
          <w:b/>
          <w:bCs/>
        </w:rPr>
        <w:t>Sécurité</w:t>
      </w:r>
      <w:r w:rsidRPr="00D411EF">
        <w:t xml:space="preserve"> : les comptes utilisateurs et les données agricoles doivent être protégés contre les accès non autorisés et les pertes de données.</w:t>
      </w:r>
    </w:p>
    <w:p w14:paraId="5643E44D" w14:textId="77777777" w:rsidR="00D411EF" w:rsidRDefault="00D411EF">
      <w:pPr>
        <w:pStyle w:val="Paragraphedeliste"/>
        <w:numPr>
          <w:ilvl w:val="0"/>
          <w:numId w:val="41"/>
        </w:numPr>
      </w:pPr>
      <w:r w:rsidRPr="00D411EF">
        <w:rPr>
          <w:b/>
          <w:bCs/>
        </w:rPr>
        <w:t>Évolutivité</w:t>
      </w:r>
      <w:r w:rsidRPr="00D411EF">
        <w:t xml:space="preserve"> : la plateforme doit pouvoir accueillir de nouvelles fonctionnalités, cultures et données sans nécessiter une refonte complète du système.</w:t>
      </w:r>
    </w:p>
    <w:p w14:paraId="45FDB789" w14:textId="77777777" w:rsidR="002F489D" w:rsidRPr="00D411EF" w:rsidRDefault="002F489D" w:rsidP="002F489D"/>
    <w:p w14:paraId="059A3D5C" w14:textId="05D313D3" w:rsidR="00D411EF" w:rsidRDefault="00D411EF" w:rsidP="0056113C">
      <w:pPr>
        <w:pStyle w:val="Titre4"/>
        <w:numPr>
          <w:ilvl w:val="2"/>
          <w:numId w:val="10"/>
        </w:numPr>
        <w:rPr>
          <w:rFonts w:eastAsia="Times New Roman"/>
        </w:rPr>
      </w:pPr>
      <w:bookmarkStart w:id="185" w:name="_Toc240908155"/>
      <w:r w:rsidRPr="00D411EF">
        <w:rPr>
          <w:rFonts w:eastAsia="Times New Roman"/>
        </w:rPr>
        <w:t>Délai</w:t>
      </w:r>
      <w:bookmarkEnd w:id="185"/>
    </w:p>
    <w:p w14:paraId="04A31477" w14:textId="77777777" w:rsidR="002F489D" w:rsidRPr="002F489D" w:rsidRDefault="002F489D" w:rsidP="002F489D">
      <w:pPr>
        <w:rPr>
          <w:sz w:val="2"/>
          <w:szCs w:val="2"/>
          <w:lang w:eastAsia="fr-FR"/>
        </w:rPr>
      </w:pPr>
    </w:p>
    <w:p w14:paraId="0930AEAB" w14:textId="77777777" w:rsidR="00D411EF" w:rsidRDefault="00D411EF" w:rsidP="002F489D">
      <w:pPr>
        <w:ind w:firstLine="708"/>
      </w:pPr>
      <w:r w:rsidRPr="00D411EF">
        <w:t xml:space="preserve">La réalisation du projet est prévue sur une durée de </w:t>
      </w:r>
      <w:r w:rsidRPr="00D411EF">
        <w:rPr>
          <w:b/>
          <w:bCs/>
        </w:rPr>
        <w:t>2 à 3 mois</w:t>
      </w:r>
      <w:r w:rsidRPr="00D411EF">
        <w:t>. Cette période comprend les différentes phases allant de l’analyse des besoins jusqu’aux tests, au déploiement et à la documentation de la solution.</w:t>
      </w:r>
    </w:p>
    <w:p w14:paraId="7083463F" w14:textId="77777777" w:rsidR="002F489D" w:rsidRPr="00D411EF" w:rsidRDefault="002F489D" w:rsidP="002F489D"/>
    <w:p w14:paraId="2BA98B19" w14:textId="429A8CB0" w:rsidR="00D411EF" w:rsidRDefault="00D411EF" w:rsidP="0056113C">
      <w:pPr>
        <w:pStyle w:val="Titre4"/>
        <w:numPr>
          <w:ilvl w:val="2"/>
          <w:numId w:val="10"/>
        </w:numPr>
      </w:pPr>
      <w:bookmarkStart w:id="186" w:name="_Toc240908156"/>
      <w:r w:rsidRPr="002F489D">
        <w:t>Coût</w:t>
      </w:r>
      <w:bookmarkEnd w:id="186"/>
    </w:p>
    <w:p w14:paraId="33B23B1A" w14:textId="77777777" w:rsidR="002F489D" w:rsidRPr="002F489D" w:rsidRDefault="002F489D" w:rsidP="002F489D">
      <w:pPr>
        <w:rPr>
          <w:sz w:val="2"/>
          <w:szCs w:val="2"/>
          <w:lang w:eastAsia="fr-FR"/>
        </w:rPr>
      </w:pPr>
    </w:p>
    <w:p w14:paraId="224A01AB" w14:textId="0F176BDF" w:rsidR="007A7E21" w:rsidRDefault="00D411EF" w:rsidP="002F489D">
      <w:pPr>
        <w:ind w:firstLine="329"/>
      </w:pPr>
      <w:r w:rsidRPr="00D411EF">
        <w:t xml:space="preserve">Le projet est soumis à une contrainte budgétaire visant à limiter les dépenses liées aux ressources nécessaires à sa réalisation. Le coût initial estimé est de </w:t>
      </w:r>
      <w:r w:rsidR="008B0B89">
        <w:rPr>
          <w:b/>
          <w:bCs/>
        </w:rPr>
        <w:t>2 180 040</w:t>
      </w:r>
      <w:r w:rsidRPr="00D411EF">
        <w:rPr>
          <w:b/>
          <w:bCs/>
        </w:rPr>
        <w:t xml:space="preserve"> FCFA</w:t>
      </w:r>
      <w:r w:rsidRPr="00D411EF">
        <w:t xml:space="preserve">. En ajoutant une marge de </w:t>
      </w:r>
      <w:r w:rsidR="008B0B89">
        <w:rPr>
          <w:b/>
          <w:bCs/>
        </w:rPr>
        <w:t>1</w:t>
      </w:r>
      <w:r w:rsidRPr="00D411EF">
        <w:rPr>
          <w:b/>
          <w:bCs/>
        </w:rPr>
        <w:t>0 %</w:t>
      </w:r>
      <w:r w:rsidRPr="00D411EF">
        <w:t xml:space="preserve"> destinée à couvrir les éventuels imprévus, le coût global du projet est estimé à </w:t>
      </w:r>
      <w:r w:rsidR="0048499D">
        <w:rPr>
          <w:b/>
          <w:bCs/>
        </w:rPr>
        <w:t>2 398 044</w:t>
      </w:r>
      <w:r w:rsidRPr="00D411EF">
        <w:rPr>
          <w:b/>
          <w:bCs/>
        </w:rPr>
        <w:t xml:space="preserve"> FCFA</w:t>
      </w:r>
      <w:r w:rsidRPr="00D411EF">
        <w:t>. Ce budget devra être maîtrisé tout au long de la réalisation du projet.</w:t>
      </w:r>
    </w:p>
    <w:p w14:paraId="15F176C5" w14:textId="77777777" w:rsidR="007A7E21" w:rsidRDefault="007A7E21">
      <w:pPr>
        <w:spacing w:line="259" w:lineRule="auto"/>
        <w:jc w:val="left"/>
      </w:pPr>
    </w:p>
    <w:p w14:paraId="4057AAFE" w14:textId="519524B2" w:rsidR="007A7E21" w:rsidRDefault="007A7E21" w:rsidP="0056113C">
      <w:pPr>
        <w:pStyle w:val="Titre3"/>
        <w:numPr>
          <w:ilvl w:val="1"/>
          <w:numId w:val="10"/>
        </w:numPr>
      </w:pPr>
      <w:bookmarkStart w:id="187" w:name="_Toc240908157"/>
      <w:r w:rsidRPr="007A7E21">
        <w:t>LES LIVRABLES</w:t>
      </w:r>
      <w:bookmarkEnd w:id="187"/>
    </w:p>
    <w:p w14:paraId="26601A6C" w14:textId="77777777" w:rsidR="007A7E21" w:rsidRPr="007A7E21" w:rsidRDefault="007A7E21" w:rsidP="007A7E21">
      <w:pPr>
        <w:rPr>
          <w:sz w:val="10"/>
          <w:szCs w:val="8"/>
          <w:lang w:eastAsia="fr-FR"/>
        </w:rPr>
      </w:pPr>
    </w:p>
    <w:p w14:paraId="7E47A896" w14:textId="77729AF5" w:rsidR="007A7E21" w:rsidRDefault="007A7E21" w:rsidP="007A7E21">
      <w:pPr>
        <w:spacing w:line="259" w:lineRule="auto"/>
        <w:jc w:val="left"/>
      </w:pPr>
      <w:r>
        <w:t xml:space="preserve">  </w:t>
      </w:r>
      <w:r w:rsidRPr="007A7E21">
        <w:t>À la fin de la réalisation du projet, les principaux livrables attendus sont :</w:t>
      </w:r>
    </w:p>
    <w:p w14:paraId="269BA761" w14:textId="096DB170" w:rsidR="009C5BF2" w:rsidRDefault="009C5BF2" w:rsidP="009C5BF2">
      <w:pPr>
        <w:numPr>
          <w:ilvl w:val="0"/>
          <w:numId w:val="42"/>
        </w:numPr>
        <w:spacing w:line="259" w:lineRule="auto"/>
        <w:jc w:val="left"/>
      </w:pPr>
      <w:r w:rsidRPr="007A7E21">
        <w:rPr>
          <w:b/>
          <w:bCs/>
        </w:rPr>
        <w:t xml:space="preserve">Rapport de </w:t>
      </w:r>
      <w:r>
        <w:rPr>
          <w:b/>
          <w:bCs/>
        </w:rPr>
        <w:t xml:space="preserve">stage </w:t>
      </w:r>
      <w:r>
        <w:t>contenant :</w:t>
      </w:r>
    </w:p>
    <w:p w14:paraId="5C33E9AC" w14:textId="101E5091" w:rsidR="0084516F" w:rsidRDefault="007A6BC3" w:rsidP="002669DB">
      <w:pPr>
        <w:pStyle w:val="Paragraphedeliste"/>
        <w:numPr>
          <w:ilvl w:val="0"/>
          <w:numId w:val="38"/>
        </w:numPr>
        <w:spacing w:line="259" w:lineRule="auto"/>
        <w:ind w:left="1134"/>
        <w:jc w:val="left"/>
        <w:rPr>
          <w:b/>
          <w:bCs/>
          <w:i/>
          <w:iCs/>
        </w:rPr>
      </w:pPr>
      <w:r>
        <w:rPr>
          <w:b/>
          <w:bCs/>
          <w:i/>
          <w:iCs/>
        </w:rPr>
        <w:t>Étude de l’existant</w:t>
      </w:r>
      <w:r w:rsidR="00CD19E0">
        <w:rPr>
          <w:b/>
          <w:bCs/>
          <w:i/>
          <w:iCs/>
        </w:rPr>
        <w:t> ;</w:t>
      </w:r>
    </w:p>
    <w:p w14:paraId="6BD3D093" w14:textId="44890551" w:rsidR="005D0364" w:rsidRPr="00043188" w:rsidRDefault="00043188" w:rsidP="00043188">
      <w:pPr>
        <w:pStyle w:val="Paragraphedeliste"/>
        <w:numPr>
          <w:ilvl w:val="0"/>
          <w:numId w:val="38"/>
        </w:numPr>
        <w:spacing w:line="259" w:lineRule="auto"/>
        <w:ind w:left="1134"/>
        <w:jc w:val="left"/>
        <w:rPr>
          <w:b/>
          <w:bCs/>
          <w:i/>
          <w:iCs/>
        </w:rPr>
      </w:pPr>
      <w:r w:rsidRPr="00CD19E0">
        <w:rPr>
          <w:b/>
          <w:bCs/>
          <w:i/>
          <w:iCs/>
        </w:rPr>
        <w:t>Cahier de charges</w:t>
      </w:r>
      <w:r>
        <w:rPr>
          <w:b/>
          <w:bCs/>
          <w:i/>
          <w:iCs/>
        </w:rPr>
        <w:t> ;</w:t>
      </w:r>
    </w:p>
    <w:p w14:paraId="5BD81E4D" w14:textId="17F2DF0C" w:rsidR="00CD19E0" w:rsidRPr="00CD19E0" w:rsidRDefault="00CD19E0" w:rsidP="002669DB">
      <w:pPr>
        <w:pStyle w:val="Paragraphedeliste"/>
        <w:numPr>
          <w:ilvl w:val="0"/>
          <w:numId w:val="38"/>
        </w:numPr>
        <w:spacing w:line="259" w:lineRule="auto"/>
        <w:ind w:left="1134"/>
        <w:jc w:val="left"/>
        <w:rPr>
          <w:b/>
          <w:bCs/>
          <w:i/>
          <w:iCs/>
        </w:rPr>
      </w:pPr>
      <w:r>
        <w:rPr>
          <w:b/>
          <w:bCs/>
          <w:i/>
          <w:iCs/>
        </w:rPr>
        <w:t xml:space="preserve">Diagrammes UML </w:t>
      </w:r>
      <w:r>
        <w:t>nécessaires à l’analyse et la conception du projet ;</w:t>
      </w:r>
    </w:p>
    <w:p w14:paraId="63958E25" w14:textId="6EA04E1E" w:rsidR="00CD19E0" w:rsidRPr="00CD19E0" w:rsidRDefault="00CD19E0" w:rsidP="002669DB">
      <w:pPr>
        <w:pStyle w:val="Paragraphedeliste"/>
        <w:numPr>
          <w:ilvl w:val="0"/>
          <w:numId w:val="38"/>
        </w:numPr>
        <w:spacing w:line="259" w:lineRule="auto"/>
        <w:ind w:left="1134"/>
        <w:jc w:val="left"/>
        <w:rPr>
          <w:b/>
          <w:bCs/>
          <w:i/>
          <w:iCs/>
        </w:rPr>
      </w:pPr>
      <w:r>
        <w:rPr>
          <w:b/>
          <w:bCs/>
          <w:i/>
          <w:iCs/>
        </w:rPr>
        <w:t>Documentation technique</w:t>
      </w:r>
      <w:r w:rsidR="005D0364">
        <w:rPr>
          <w:b/>
          <w:bCs/>
          <w:i/>
          <w:iCs/>
        </w:rPr>
        <w:t xml:space="preserve"> et guide utilisateur.</w:t>
      </w:r>
    </w:p>
    <w:p w14:paraId="4CA61307" w14:textId="5EAAE707" w:rsidR="0084516F" w:rsidRPr="007A7E21" w:rsidRDefault="0084516F" w:rsidP="009C5BF2">
      <w:pPr>
        <w:numPr>
          <w:ilvl w:val="0"/>
          <w:numId w:val="42"/>
        </w:numPr>
        <w:spacing w:line="259" w:lineRule="auto"/>
        <w:jc w:val="left"/>
      </w:pPr>
      <w:r>
        <w:rPr>
          <w:b/>
          <w:bCs/>
        </w:rPr>
        <w:t>Power Point de présentation du projet.</w:t>
      </w:r>
    </w:p>
    <w:p w14:paraId="7949234D" w14:textId="7AB0D1F4" w:rsidR="007A7E21" w:rsidRPr="007A7E21" w:rsidRDefault="009C5BF2">
      <w:pPr>
        <w:numPr>
          <w:ilvl w:val="0"/>
          <w:numId w:val="42"/>
        </w:numPr>
        <w:spacing w:line="259" w:lineRule="auto"/>
        <w:jc w:val="left"/>
      </w:pPr>
      <w:r>
        <w:rPr>
          <w:b/>
          <w:bCs/>
        </w:rPr>
        <w:t>Code source complet / application fonctionnelle</w:t>
      </w:r>
      <w:r w:rsidR="007A7E21" w:rsidRPr="007A7E21">
        <w:t xml:space="preserve"> ;</w:t>
      </w:r>
    </w:p>
    <w:p w14:paraId="25FE4B71" w14:textId="77777777" w:rsidR="00EA2E30" w:rsidRDefault="00EA2E30">
      <w:pPr>
        <w:spacing w:line="259" w:lineRule="auto"/>
        <w:jc w:val="left"/>
      </w:pPr>
    </w:p>
    <w:p w14:paraId="08C85450" w14:textId="77777777" w:rsidR="00732D3B" w:rsidRDefault="00732D3B">
      <w:pPr>
        <w:spacing w:line="259" w:lineRule="auto"/>
        <w:jc w:val="left"/>
      </w:pPr>
      <w:r>
        <w:br w:type="page"/>
      </w:r>
    </w:p>
    <w:p w14:paraId="6C635D7D" w14:textId="79714E32" w:rsidR="00732D3B" w:rsidRPr="00732D3B" w:rsidRDefault="00732D3B" w:rsidP="0056113C">
      <w:pPr>
        <w:pStyle w:val="Titre3"/>
        <w:numPr>
          <w:ilvl w:val="1"/>
          <w:numId w:val="10"/>
        </w:numPr>
      </w:pPr>
      <w:bookmarkStart w:id="188" w:name="_Toc240908158"/>
      <w:r w:rsidRPr="00732D3B">
        <w:lastRenderedPageBreak/>
        <w:t>LA MAQUETTE</w:t>
      </w:r>
      <w:bookmarkEnd w:id="188"/>
    </w:p>
    <w:p w14:paraId="3B0662D2" w14:textId="77777777" w:rsidR="00732D3B" w:rsidRPr="00732D3B" w:rsidRDefault="00732D3B" w:rsidP="00732D3B">
      <w:pPr>
        <w:ind w:firstLine="708"/>
      </w:pPr>
      <w:r w:rsidRPr="00732D3B">
        <w:t>La maquette présente l’organisation visuelle et fonctionnelle des principales interfaces de la plateforme avant leur réalisation. Elle permettra de définir la disposition des éléments, la navigation entre les différentes pages et l’expérience utilisateur.</w:t>
      </w:r>
    </w:p>
    <w:p w14:paraId="0F7C27C2" w14:textId="77777777" w:rsidR="00A20F0C" w:rsidRDefault="00A20F0C" w:rsidP="00A20F0C">
      <w:pPr>
        <w:keepNext/>
        <w:spacing w:line="259" w:lineRule="auto"/>
        <w:jc w:val="left"/>
      </w:pPr>
      <w:r w:rsidRPr="00A20F0C">
        <w:rPr>
          <w:rStyle w:val="Accentuation"/>
          <w:noProof/>
        </w:rPr>
        <w:drawing>
          <wp:inline distT="0" distB="0" distL="0" distR="0" wp14:anchorId="1163A3AA" wp14:editId="538C66E3">
            <wp:extent cx="5781675" cy="6379845"/>
            <wp:effectExtent l="0" t="0" r="9525" b="1905"/>
            <wp:docPr id="36870696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1675" cy="6379845"/>
                    </a:xfrm>
                    <a:prstGeom prst="rect">
                      <a:avLst/>
                    </a:prstGeom>
                    <a:noFill/>
                    <a:ln>
                      <a:noFill/>
                    </a:ln>
                  </pic:spPr>
                </pic:pic>
              </a:graphicData>
            </a:graphic>
          </wp:inline>
        </w:drawing>
      </w:r>
    </w:p>
    <w:p w14:paraId="290E0556" w14:textId="3DF303DC" w:rsidR="00A20F0C" w:rsidRPr="00A20F0C" w:rsidRDefault="00A20F0C" w:rsidP="00A20F0C">
      <w:pPr>
        <w:pStyle w:val="Lgende"/>
        <w:rPr>
          <w:rStyle w:val="Accentuation"/>
        </w:rPr>
      </w:pPr>
      <w:bookmarkStart w:id="189" w:name="_Toc240908020"/>
      <w:r w:rsidRPr="00A20F0C">
        <w:rPr>
          <w:rStyle w:val="Accentuation"/>
        </w:rPr>
        <w:t xml:space="preserve">Figure </w:t>
      </w:r>
      <w:r w:rsidRPr="00A20F0C">
        <w:rPr>
          <w:rStyle w:val="Accentuation"/>
        </w:rPr>
        <w:fldChar w:fldCharType="begin"/>
      </w:r>
      <w:r w:rsidRPr="00A20F0C">
        <w:rPr>
          <w:rStyle w:val="Accentuation"/>
        </w:rPr>
        <w:instrText xml:space="preserve"> SEQ Figure \* ARABIC </w:instrText>
      </w:r>
      <w:r w:rsidRPr="00A20F0C">
        <w:rPr>
          <w:rStyle w:val="Accentuation"/>
        </w:rPr>
        <w:fldChar w:fldCharType="separate"/>
      </w:r>
      <w:r w:rsidR="0088132C">
        <w:rPr>
          <w:rStyle w:val="Accentuation"/>
          <w:noProof/>
        </w:rPr>
        <w:t>5</w:t>
      </w:r>
      <w:r w:rsidRPr="00A20F0C">
        <w:rPr>
          <w:rStyle w:val="Accentuation"/>
        </w:rPr>
        <w:fldChar w:fldCharType="end"/>
      </w:r>
      <w:r w:rsidRPr="00A20F0C">
        <w:rPr>
          <w:rStyle w:val="Accentuation"/>
        </w:rPr>
        <w:t xml:space="preserve"> : Maquette de l’application</w:t>
      </w:r>
      <w:bookmarkEnd w:id="189"/>
    </w:p>
    <w:p w14:paraId="740BA77E" w14:textId="7850A03D" w:rsidR="007A3E1C" w:rsidRDefault="002C587F" w:rsidP="007A3E1C">
      <w:pPr>
        <w:pStyle w:val="Lgende"/>
      </w:pPr>
      <w:r>
        <w:t>Sources : ChatGPT, Stitch</w:t>
      </w:r>
    </w:p>
    <w:p w14:paraId="482045C9" w14:textId="77777777" w:rsidR="007A3E1C" w:rsidRDefault="007A3E1C">
      <w:pPr>
        <w:spacing w:line="259" w:lineRule="auto"/>
        <w:jc w:val="left"/>
        <w:rPr>
          <w:rFonts w:asciiTheme="minorHAnsi" w:eastAsia="SimSun" w:hAnsiTheme="minorHAnsi"/>
          <w:i/>
          <w:iCs/>
          <w:color w:val="44546A" w:themeColor="text2"/>
          <w:kern w:val="0"/>
          <w:sz w:val="18"/>
          <w:szCs w:val="18"/>
          <w14:ligatures w14:val="none"/>
        </w:rPr>
      </w:pPr>
      <w:r>
        <w:br w:type="page"/>
      </w:r>
    </w:p>
    <w:p w14:paraId="1EA34311" w14:textId="77777777" w:rsidR="005625AD" w:rsidRDefault="005625AD" w:rsidP="007A3E1C"/>
    <w:p w14:paraId="65D61D4A" w14:textId="1006E854" w:rsidR="00990AAF" w:rsidRDefault="00DA63FE" w:rsidP="00DA63FE">
      <w:pPr>
        <w:pStyle w:val="Titre2"/>
      </w:pPr>
      <w:bookmarkStart w:id="190" w:name="_Toc240908159"/>
      <w:r>
        <w:t>CONCLUSION</w:t>
      </w:r>
      <w:bookmarkEnd w:id="190"/>
    </w:p>
    <w:p w14:paraId="6143C2CA" w14:textId="77777777" w:rsidR="00990AAF" w:rsidRPr="00990AAF" w:rsidRDefault="00990AAF" w:rsidP="00990AAF">
      <w:pPr>
        <w:rPr>
          <w:sz w:val="10"/>
          <w:szCs w:val="8"/>
          <w:lang w:eastAsia="fr-FR"/>
        </w:rPr>
      </w:pPr>
    </w:p>
    <w:p w14:paraId="35E4EB2E" w14:textId="77777777" w:rsidR="00990AAF" w:rsidRPr="00990AAF" w:rsidRDefault="00990AAF" w:rsidP="00990AAF">
      <w:pPr>
        <w:ind w:firstLine="329"/>
      </w:pPr>
      <w:r w:rsidRPr="00990AAF">
        <w:t>Ce cahier des charges a permis de définir de manière structurée les besoins, les objectifs et les exigences liés à la réalisation de la plateforme numérique intelligente pour la planification agricole, le diagnostic phytosanitaire et la prédiction des récoltes. Il a également présenté les bénéficiaires, les fonctionnalités attendues, la charte graphique, les ressources nécessaires, la planification, les contraintes et les livrables du projet. Il constitue ainsi une référence pour orienter les différentes étapes de conception et de développement de la solution, tout en garantissant sa cohérence avec les besoins des agriculteurs et les objectifs fixés.</w:t>
      </w:r>
    </w:p>
    <w:p w14:paraId="61704196" w14:textId="0E080C8C" w:rsidR="007A7E21" w:rsidRDefault="007A7E21" w:rsidP="00990AAF">
      <w:r>
        <w:br w:type="page"/>
      </w:r>
    </w:p>
    <w:p w14:paraId="15E803E4" w14:textId="1DAAA001" w:rsidR="00184E7A" w:rsidRDefault="00184E7A" w:rsidP="00184E7A">
      <w:pPr>
        <w:tabs>
          <w:tab w:val="left" w:pos="3570"/>
          <w:tab w:val="center" w:pos="4536"/>
        </w:tabs>
        <w:spacing w:after="158"/>
      </w:pPr>
      <w:r>
        <w:rPr>
          <w:noProof/>
        </w:rPr>
        <w:lastRenderedPageBreak/>
        <mc:AlternateContent>
          <mc:Choice Requires="wps">
            <w:drawing>
              <wp:anchor distT="0" distB="0" distL="114300" distR="114300" simplePos="0" relativeHeight="251658270" behindDoc="0" locked="0" layoutInCell="1" allowOverlap="1" wp14:anchorId="499B846A" wp14:editId="30FB2171">
                <wp:simplePos x="0" y="0"/>
                <wp:positionH relativeFrom="margin">
                  <wp:posOffset>262255</wp:posOffset>
                </wp:positionH>
                <wp:positionV relativeFrom="paragraph">
                  <wp:posOffset>204470</wp:posOffset>
                </wp:positionV>
                <wp:extent cx="5156200" cy="800100"/>
                <wp:effectExtent l="0" t="0" r="25400" b="19050"/>
                <wp:wrapNone/>
                <wp:docPr id="134313371" name="Rectangle : coins arrondis 23"/>
                <wp:cNvGraphicFramePr/>
                <a:graphic xmlns:a="http://schemas.openxmlformats.org/drawingml/2006/main">
                  <a:graphicData uri="http://schemas.microsoft.com/office/word/2010/wordprocessingShape">
                    <wps:wsp>
                      <wps:cNvSpPr/>
                      <wps:spPr>
                        <a:xfrm>
                          <a:off x="0" y="0"/>
                          <a:ext cx="5156200" cy="80010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81CCD5" w14:textId="77777777" w:rsidR="00184E7A" w:rsidRPr="002D3F7C" w:rsidRDefault="00184E7A" w:rsidP="006D48C9">
                            <w:pPr>
                              <w:pStyle w:val="Titre2"/>
                            </w:pPr>
                            <w:bookmarkStart w:id="191" w:name="_Toc207274511"/>
                            <w:bookmarkStart w:id="192" w:name="_Toc207282310"/>
                            <w:bookmarkStart w:id="193" w:name="_Toc207282427"/>
                            <w:bookmarkStart w:id="194" w:name="_Toc240908160"/>
                            <w:r w:rsidRPr="002D3F7C">
                              <w:t xml:space="preserve">DOSSIER </w:t>
                            </w:r>
                            <w:r>
                              <w:t>3</w:t>
                            </w:r>
                            <w:r w:rsidRPr="002D3F7C">
                              <w:t> :</w:t>
                            </w:r>
                            <w:r>
                              <w:t xml:space="preserve"> Dossier d’analyse</w:t>
                            </w:r>
                            <w:bookmarkEnd w:id="191"/>
                            <w:bookmarkEnd w:id="192"/>
                            <w:bookmarkEnd w:id="193"/>
                            <w:bookmarkEnd w:id="194"/>
                          </w:p>
                          <w:p w14:paraId="1E9BEE68" w14:textId="77777777" w:rsidR="00184E7A" w:rsidRDefault="00184E7A" w:rsidP="00184E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9B846A" id="_x0000_s1048" style="position:absolute;left:0;text-align:left;margin-left:20.65pt;margin-top:16.1pt;width:406pt;height:63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" fillcolor="#4472c4 [3204]" strokecolor="#09101d [484]" strokeweight="1pt">
                <v:stroke joinstyle="miter"/>
                <v:textbox>
                  <w:txbxContent>
                    <w:p w14:paraId="5081CCD5" w14:textId="77777777" w:rsidR="00184E7A" w:rsidRPr="002D3F7C" w:rsidRDefault="00184E7A" w:rsidP="006D48C9">
                      <w:pPr>
                        <w:pStyle w:val="Titre2"/>
                      </w:pPr>
                      <w:bookmarkStart w:id="195" w:name="_Toc207274511"/>
                      <w:bookmarkStart w:id="196" w:name="_Toc207282310"/>
                      <w:bookmarkStart w:id="197" w:name="_Toc207282427"/>
                      <w:bookmarkStart w:id="198" w:name="_Toc240908160"/>
                      <w:r w:rsidRPr="002D3F7C">
                        <w:t xml:space="preserve">DOSSIER </w:t>
                      </w:r>
                      <w:r>
                        <w:t>3</w:t>
                      </w:r>
                      <w:r w:rsidRPr="002D3F7C">
                        <w:t> :</w:t>
                      </w:r>
                      <w:r>
                        <w:t xml:space="preserve"> Dossier d’analyse</w:t>
                      </w:r>
                      <w:bookmarkEnd w:id="195"/>
                      <w:bookmarkEnd w:id="196"/>
                      <w:bookmarkEnd w:id="197"/>
                      <w:bookmarkEnd w:id="198"/>
                    </w:p>
                    <w:p w14:paraId="1E9BEE68" w14:textId="77777777" w:rsidR="00184E7A" w:rsidRDefault="00184E7A" w:rsidP="00184E7A">
                      <w:pPr>
                        <w:jc w:val="center"/>
                      </w:pPr>
                    </w:p>
                  </w:txbxContent>
                </v:textbox>
                <w10:wrap anchorx="margin"/>
              </v:roundrect>
            </w:pict>
          </mc:Fallback>
        </mc:AlternateContent>
      </w:r>
    </w:p>
    <w:p w14:paraId="00E9F04A" w14:textId="77777777" w:rsidR="00184E7A" w:rsidRDefault="00184E7A" w:rsidP="00184E7A">
      <w:pPr>
        <w:spacing w:after="159"/>
      </w:pPr>
      <w:r>
        <w:t xml:space="preserve"> </w:t>
      </w:r>
    </w:p>
    <w:p w14:paraId="29B3EBAD" w14:textId="77777777" w:rsidR="00184E7A" w:rsidRDefault="00184E7A" w:rsidP="00184E7A">
      <w:pPr>
        <w:spacing w:after="158"/>
        <w:ind w:left="-5"/>
        <w:rPr>
          <w:u w:val="single" w:color="000000"/>
        </w:rPr>
      </w:pPr>
    </w:p>
    <w:p w14:paraId="1CB5040B" w14:textId="77777777" w:rsidR="00184E7A" w:rsidRDefault="00184E7A" w:rsidP="00184E7A">
      <w:pPr>
        <w:spacing w:after="158"/>
        <w:rPr>
          <w:u w:val="single" w:color="000000"/>
        </w:rPr>
      </w:pPr>
    </w:p>
    <w:p w14:paraId="6768D3EA" w14:textId="77777777" w:rsidR="00184E7A" w:rsidRDefault="00184E7A" w:rsidP="00184E7A">
      <w:pPr>
        <w:spacing w:after="158"/>
        <w:ind w:left="-5"/>
      </w:pPr>
      <w:r>
        <w:rPr>
          <w:u w:val="single" w:color="000000"/>
        </w:rPr>
        <w:t xml:space="preserve">Résumé </w:t>
      </w:r>
      <w:r>
        <w:t xml:space="preserve">: </w:t>
      </w:r>
    </w:p>
    <w:p w14:paraId="3B96A182" w14:textId="77777777" w:rsidR="00184E7A" w:rsidRDefault="00184E7A" w:rsidP="00184E7A">
      <w:pPr>
        <w:spacing w:after="158"/>
        <w:ind w:left="-5"/>
      </w:pPr>
      <w:r>
        <w:rPr>
          <w:noProof/>
        </w:rPr>
        <mc:AlternateContent>
          <mc:Choice Requires="wps">
            <w:drawing>
              <wp:anchor distT="0" distB="0" distL="114300" distR="114300" simplePos="0" relativeHeight="251658268" behindDoc="0" locked="0" layoutInCell="1" allowOverlap="1" wp14:anchorId="528ABAC7" wp14:editId="2F2C330B">
                <wp:simplePos x="0" y="0"/>
                <wp:positionH relativeFrom="margin">
                  <wp:posOffset>367690</wp:posOffset>
                </wp:positionH>
                <wp:positionV relativeFrom="paragraph">
                  <wp:posOffset>58879</wp:posOffset>
                </wp:positionV>
                <wp:extent cx="5257165" cy="1249378"/>
                <wp:effectExtent l="0" t="0" r="19685" b="27305"/>
                <wp:wrapNone/>
                <wp:docPr id="1412322782" name="Rectangle : coins arrondis 16"/>
                <wp:cNvGraphicFramePr/>
                <a:graphic xmlns:a="http://schemas.openxmlformats.org/drawingml/2006/main">
                  <a:graphicData uri="http://schemas.microsoft.com/office/word/2010/wordprocessingShape">
                    <wps:wsp>
                      <wps:cNvSpPr/>
                      <wps:spPr>
                        <a:xfrm>
                          <a:off x="0" y="0"/>
                          <a:ext cx="5257165" cy="124937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AF8699" w14:textId="77777777" w:rsidR="00184E7A" w:rsidRPr="003F44E8" w:rsidRDefault="00184E7A" w:rsidP="00184E7A">
                            <w:pPr>
                              <w:ind w:firstLine="709"/>
                              <w:rPr>
                                <w:color w:val="000000" w:themeColor="text1"/>
                              </w:rPr>
                            </w:pPr>
                            <w:r w:rsidRPr="00985A8A">
                              <w:rPr>
                                <w:color w:val="000000" w:themeColor="text1"/>
                              </w:rPr>
                              <w:t>Ce dossier d’analyse présente la méthodologie choisie à travers une étude comparative des approches (UML, Merise, processus unifiés), suivie de la modélisation fonctionnelle et dynamique du projet grâce aux différents diagrammes (cas d’utilisation, séquence, communication, activité).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ABAC7" id="_x0000_s1049" style="position:absolute;left:0;text-align:left;margin-left:28.95pt;margin-top:4.65pt;width:413.95pt;height:98.4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" filled="f" strokecolor="#09101d [484]" strokeweight="1pt">
                <v:stroke joinstyle="miter"/>
                <v:textbox>
                  <w:txbxContent>
                    <w:p w14:paraId="64AF8699" w14:textId="77777777" w:rsidR="00184E7A" w:rsidRPr="003F44E8" w:rsidRDefault="00184E7A" w:rsidP="00184E7A">
                      <w:pPr>
                        <w:ind w:firstLine="709"/>
                        <w:rPr>
                          <w:color w:val="000000" w:themeColor="text1"/>
                        </w:rPr>
                      </w:pPr>
                      <w:r w:rsidRPr="00985A8A">
                        <w:rPr>
                          <w:color w:val="000000" w:themeColor="text1"/>
                        </w:rPr>
                        <w:t>Ce dossier d’analyse présente la méthodologie choisie à travers une étude comparative des approches (UML, Merise, processus unifiés), suivie de la modélisation fonctionnelle et dynamique du projet grâce aux différents diagrammes (cas d’utilisation, séquence, communication, activité).</w:t>
                      </w:r>
                    </w:p>
                  </w:txbxContent>
                </v:textbox>
                <w10:wrap anchorx="margin"/>
              </v:roundrect>
            </w:pict>
          </mc:Fallback>
        </mc:AlternateContent>
      </w:r>
    </w:p>
    <w:p w14:paraId="1CBEC87A" w14:textId="77777777" w:rsidR="00184E7A" w:rsidRDefault="00184E7A" w:rsidP="00184E7A">
      <w:pPr>
        <w:spacing w:after="158"/>
        <w:ind w:left="-5"/>
      </w:pPr>
    </w:p>
    <w:p w14:paraId="5E1DB866" w14:textId="77777777" w:rsidR="00184E7A" w:rsidRDefault="00184E7A" w:rsidP="00184E7A">
      <w:pPr>
        <w:spacing w:after="156"/>
      </w:pPr>
    </w:p>
    <w:p w14:paraId="35381738" w14:textId="77777777" w:rsidR="00184E7A" w:rsidRDefault="00184E7A" w:rsidP="00184E7A">
      <w:pPr>
        <w:spacing w:after="158"/>
      </w:pPr>
      <w:r>
        <w:t xml:space="preserve"> </w:t>
      </w:r>
    </w:p>
    <w:p w14:paraId="43DF83FA" w14:textId="77777777" w:rsidR="00184E7A" w:rsidRDefault="00184E7A" w:rsidP="00184E7A">
      <w:pPr>
        <w:spacing w:after="158"/>
      </w:pPr>
    </w:p>
    <w:p w14:paraId="70D6F658" w14:textId="77777777" w:rsidR="00184E7A" w:rsidRDefault="00184E7A" w:rsidP="00184E7A">
      <w:pPr>
        <w:spacing w:after="158"/>
        <w:ind w:left="-5"/>
      </w:pPr>
      <w:r>
        <w:rPr>
          <w:u w:val="single" w:color="000000"/>
        </w:rPr>
        <w:t>Plan :</w:t>
      </w:r>
      <w:r>
        <w:t xml:space="preserve"> </w:t>
      </w:r>
    </w:p>
    <w:p w14:paraId="01B576B9" w14:textId="77777777" w:rsidR="00184E7A" w:rsidRDefault="00184E7A" w:rsidP="00184E7A">
      <w:pPr>
        <w:spacing w:after="158"/>
        <w:ind w:left="-5"/>
      </w:pPr>
      <w:r>
        <w:rPr>
          <w:noProof/>
        </w:rPr>
        <mc:AlternateContent>
          <mc:Choice Requires="wps">
            <w:drawing>
              <wp:anchor distT="0" distB="0" distL="114300" distR="114300" simplePos="0" relativeHeight="251658269" behindDoc="0" locked="0" layoutInCell="1" allowOverlap="1" wp14:anchorId="4DAF032A" wp14:editId="4E1937C0">
                <wp:simplePos x="0" y="0"/>
                <wp:positionH relativeFrom="column">
                  <wp:posOffset>471805</wp:posOffset>
                </wp:positionH>
                <wp:positionV relativeFrom="paragraph">
                  <wp:posOffset>6852</wp:posOffset>
                </wp:positionV>
                <wp:extent cx="4327556" cy="2240733"/>
                <wp:effectExtent l="0" t="0" r="0" b="7620"/>
                <wp:wrapNone/>
                <wp:docPr id="2055335760" name="Rectangle : en biseau 17"/>
                <wp:cNvGraphicFramePr/>
                <a:graphic xmlns:a="http://schemas.openxmlformats.org/drawingml/2006/main">
                  <a:graphicData uri="http://schemas.microsoft.com/office/word/2010/wordprocessingShape">
                    <wps:wsp>
                      <wps:cNvSpPr/>
                      <wps:spPr>
                        <a:xfrm>
                          <a:off x="0" y="0"/>
                          <a:ext cx="4327556" cy="2240733"/>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C8C65C" w14:textId="77777777" w:rsidR="00184E7A" w:rsidRPr="001C0242" w:rsidRDefault="00184E7A" w:rsidP="00184E7A">
                            <w:pPr>
                              <w:spacing w:before="120" w:after="0"/>
                              <w:rPr>
                                <w:sz w:val="40"/>
                                <w:szCs w:val="40"/>
                              </w:rPr>
                            </w:pPr>
                            <w:r w:rsidRPr="001C0242">
                              <w:rPr>
                                <w:sz w:val="40"/>
                                <w:szCs w:val="40"/>
                              </w:rPr>
                              <w:t>INTRODUCTION</w:t>
                            </w:r>
                          </w:p>
                          <w:p w14:paraId="3F6E9562" w14:textId="77777777" w:rsidR="00184E7A" w:rsidRPr="001C0242" w:rsidRDefault="00184E7A">
                            <w:pPr>
                              <w:pStyle w:val="Paragraphedeliste"/>
                              <w:numPr>
                                <w:ilvl w:val="0"/>
                                <w:numId w:val="43"/>
                              </w:numPr>
                              <w:spacing w:before="120" w:after="0"/>
                              <w:rPr>
                                <w:sz w:val="40"/>
                                <w:szCs w:val="40"/>
                              </w:rPr>
                            </w:pPr>
                            <w:r w:rsidRPr="001C0242">
                              <w:rPr>
                                <w:sz w:val="40"/>
                                <w:szCs w:val="40"/>
                              </w:rPr>
                              <w:t>Méthodologie</w:t>
                            </w:r>
                          </w:p>
                          <w:p w14:paraId="1065A1E7" w14:textId="77777777" w:rsidR="00184E7A" w:rsidRPr="001C0242" w:rsidRDefault="00184E7A">
                            <w:pPr>
                              <w:pStyle w:val="Paragraphedeliste"/>
                              <w:numPr>
                                <w:ilvl w:val="0"/>
                                <w:numId w:val="43"/>
                              </w:numPr>
                              <w:spacing w:before="120" w:after="0"/>
                              <w:rPr>
                                <w:sz w:val="40"/>
                                <w:szCs w:val="40"/>
                              </w:rPr>
                            </w:pPr>
                            <w:r w:rsidRPr="001C0242">
                              <w:rPr>
                                <w:sz w:val="40"/>
                                <w:szCs w:val="40"/>
                              </w:rPr>
                              <w:t>Modélisation</w:t>
                            </w:r>
                          </w:p>
                          <w:p w14:paraId="2600D178" w14:textId="77777777" w:rsidR="00184E7A" w:rsidRPr="001C0242" w:rsidRDefault="00184E7A" w:rsidP="00184E7A">
                            <w:pPr>
                              <w:spacing w:before="120" w:after="0"/>
                              <w:rPr>
                                <w:sz w:val="40"/>
                                <w:szCs w:val="40"/>
                              </w:rPr>
                            </w:pPr>
                            <w:r w:rsidRPr="001C0242">
                              <w:rPr>
                                <w:sz w:val="40"/>
                                <w:szCs w:val="40"/>
                              </w:rPr>
                              <w:t>CONCLUSION</w:t>
                            </w:r>
                          </w:p>
                          <w:p w14:paraId="0870A511" w14:textId="77777777" w:rsidR="00184E7A" w:rsidRDefault="00184E7A" w:rsidP="00184E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F032A" id="_x0000_s1050" type="#_x0000_t84" style="position:absolute;left:0;text-align:left;margin-left:37.15pt;margin-top:.55pt;width:340.75pt;height:176.4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" adj="1248" fillcolor="#4472c4 [3204]" stroked="f" strokeweight="1pt">
                <v:textbox>
                  <w:txbxContent>
                    <w:p w14:paraId="66C8C65C" w14:textId="77777777" w:rsidR="00184E7A" w:rsidRPr="001C0242" w:rsidRDefault="00184E7A" w:rsidP="00184E7A">
                      <w:pPr>
                        <w:spacing w:before="120" w:after="0"/>
                        <w:rPr>
                          <w:sz w:val="40"/>
                          <w:szCs w:val="40"/>
                        </w:rPr>
                      </w:pPr>
                      <w:r w:rsidRPr="001C0242">
                        <w:rPr>
                          <w:sz w:val="40"/>
                          <w:szCs w:val="40"/>
                        </w:rPr>
                        <w:t>INTRODUCTION</w:t>
                      </w:r>
                    </w:p>
                    <w:p w14:paraId="3F6E9562" w14:textId="77777777" w:rsidR="00184E7A" w:rsidRPr="001C0242" w:rsidRDefault="00184E7A">
                      <w:pPr>
                        <w:pStyle w:val="Paragraphedeliste"/>
                        <w:numPr>
                          <w:ilvl w:val="0"/>
                          <w:numId w:val="43"/>
                        </w:numPr>
                        <w:spacing w:before="120" w:after="0"/>
                        <w:rPr>
                          <w:sz w:val="40"/>
                          <w:szCs w:val="40"/>
                        </w:rPr>
                      </w:pPr>
                      <w:r w:rsidRPr="001C0242">
                        <w:rPr>
                          <w:sz w:val="40"/>
                          <w:szCs w:val="40"/>
                        </w:rPr>
                        <w:t>Méthodologie</w:t>
                      </w:r>
                    </w:p>
                    <w:p w14:paraId="1065A1E7" w14:textId="77777777" w:rsidR="00184E7A" w:rsidRPr="001C0242" w:rsidRDefault="00184E7A">
                      <w:pPr>
                        <w:pStyle w:val="Paragraphedeliste"/>
                        <w:numPr>
                          <w:ilvl w:val="0"/>
                          <w:numId w:val="43"/>
                        </w:numPr>
                        <w:spacing w:before="120" w:after="0"/>
                        <w:rPr>
                          <w:sz w:val="40"/>
                          <w:szCs w:val="40"/>
                        </w:rPr>
                      </w:pPr>
                      <w:r w:rsidRPr="001C0242">
                        <w:rPr>
                          <w:sz w:val="40"/>
                          <w:szCs w:val="40"/>
                        </w:rPr>
                        <w:t>Modélisation</w:t>
                      </w:r>
                    </w:p>
                    <w:p w14:paraId="2600D178" w14:textId="77777777" w:rsidR="00184E7A" w:rsidRPr="001C0242" w:rsidRDefault="00184E7A" w:rsidP="00184E7A">
                      <w:pPr>
                        <w:spacing w:before="120" w:after="0"/>
                        <w:rPr>
                          <w:sz w:val="40"/>
                          <w:szCs w:val="40"/>
                        </w:rPr>
                      </w:pPr>
                      <w:r w:rsidRPr="001C0242">
                        <w:rPr>
                          <w:sz w:val="40"/>
                          <w:szCs w:val="40"/>
                        </w:rPr>
                        <w:t>CONCLUSION</w:t>
                      </w:r>
                    </w:p>
                    <w:p w14:paraId="0870A511" w14:textId="77777777" w:rsidR="00184E7A" w:rsidRDefault="00184E7A" w:rsidP="00184E7A"/>
                  </w:txbxContent>
                </v:textbox>
              </v:shape>
            </w:pict>
          </mc:Fallback>
        </mc:AlternateContent>
      </w:r>
    </w:p>
    <w:p w14:paraId="29984849" w14:textId="77777777" w:rsidR="00184E7A" w:rsidRDefault="00184E7A" w:rsidP="00184E7A">
      <w:pPr>
        <w:spacing w:after="0"/>
      </w:pPr>
      <w:r>
        <w:t xml:space="preserve"> </w:t>
      </w:r>
    </w:p>
    <w:p w14:paraId="5219F163" w14:textId="77777777" w:rsidR="00184E7A" w:rsidRDefault="00184E7A" w:rsidP="00184E7A">
      <w:pPr>
        <w:spacing w:after="0"/>
      </w:pPr>
    </w:p>
    <w:p w14:paraId="484E3DC7" w14:textId="77777777" w:rsidR="00184E7A" w:rsidRDefault="00184E7A" w:rsidP="00184E7A">
      <w:pPr>
        <w:spacing w:after="156"/>
      </w:pPr>
      <w:r>
        <w:t xml:space="preserve"> </w:t>
      </w:r>
    </w:p>
    <w:p w14:paraId="7CA4DAD3" w14:textId="77777777" w:rsidR="00184E7A" w:rsidRDefault="00184E7A" w:rsidP="00184E7A">
      <w:pPr>
        <w:spacing w:after="0"/>
      </w:pPr>
      <w:r>
        <w:t xml:space="preserve"> </w:t>
      </w:r>
    </w:p>
    <w:p w14:paraId="293B2CEA" w14:textId="703E3600" w:rsidR="00496293" w:rsidRDefault="00184E7A" w:rsidP="008B2553">
      <w:pPr>
        <w:pStyle w:val="Titre1"/>
      </w:pPr>
      <w:r>
        <w:br w:type="page"/>
      </w:r>
    </w:p>
    <w:p w14:paraId="5EA76583" w14:textId="77777777" w:rsidR="009A73D6" w:rsidRDefault="009A73D6" w:rsidP="009A73D6">
      <w:bookmarkStart w:id="199" w:name="_Toc207282311"/>
    </w:p>
    <w:p w14:paraId="35491EDF" w14:textId="575B2500" w:rsidR="00496293" w:rsidRDefault="00496293" w:rsidP="009A73D6">
      <w:pPr>
        <w:pStyle w:val="Titre3"/>
      </w:pPr>
      <w:bookmarkStart w:id="200" w:name="_Toc240908161"/>
      <w:r>
        <w:t>INTRODUCTION</w:t>
      </w:r>
      <w:bookmarkEnd w:id="199"/>
      <w:bookmarkEnd w:id="200"/>
    </w:p>
    <w:p w14:paraId="140FA9AB" w14:textId="77777777" w:rsidR="009A73D6" w:rsidRPr="009A73D6" w:rsidRDefault="009A73D6" w:rsidP="009A73D6">
      <w:pPr>
        <w:rPr>
          <w:sz w:val="18"/>
          <w:szCs w:val="16"/>
          <w:lang w:eastAsia="fr-FR"/>
        </w:rPr>
      </w:pPr>
    </w:p>
    <w:p w14:paraId="0A529983" w14:textId="68D5863B" w:rsidR="00496293" w:rsidRDefault="0023555F" w:rsidP="0023555F">
      <w:pPr>
        <w:ind w:firstLine="426"/>
        <w:rPr>
          <w:lang w:val="fr" w:eastAsia="fr-FR"/>
        </w:rPr>
      </w:pPr>
      <w:r w:rsidRPr="0023555F">
        <w:rPr>
          <w:lang w:eastAsia="fr-FR"/>
        </w:rPr>
        <w:t>L’analyse constitue une étape essentielle dans le développement d’un système informatique, car elle permet de transformer les besoins exprimés dans le cahier des charges en une représentation structurée du futur système. Dans le cadre de ce projet, elle consiste à étudier les différentes méthodes de conception, à retenir une démarche adaptée et à modéliser les principales fonctionnalités de la plateforme numérique intelligente. Cette modélisation permettra de mieux comprendre les interactions entre les utilisateurs et le système, ainsi que le déroulement des différents processus liés à la planification agricole, au diagnostic phytosanitaire et à la prédiction des récoltes.</w:t>
      </w:r>
      <w:r w:rsidR="00496293">
        <w:rPr>
          <w:lang w:val="fr" w:eastAsia="fr-FR"/>
        </w:rPr>
        <w:br w:type="page"/>
      </w:r>
    </w:p>
    <w:p w14:paraId="1DD7EE90" w14:textId="5D391EC7" w:rsidR="00496293" w:rsidRDefault="00496293">
      <w:pPr>
        <w:pStyle w:val="Titre3"/>
        <w:numPr>
          <w:ilvl w:val="1"/>
          <w:numId w:val="42"/>
        </w:numPr>
      </w:pPr>
      <w:bookmarkStart w:id="201" w:name="_Toc207282312"/>
      <w:bookmarkStart w:id="202" w:name="_Toc240908162"/>
      <w:r>
        <w:lastRenderedPageBreak/>
        <w:t>MÉTHODOLOGIE</w:t>
      </w:r>
      <w:bookmarkEnd w:id="201"/>
      <w:bookmarkEnd w:id="202"/>
    </w:p>
    <w:p w14:paraId="6AE969F9" w14:textId="77777777" w:rsidR="00EB4DB8" w:rsidRPr="00EB4DB8" w:rsidRDefault="00EB4DB8" w:rsidP="00EB4DB8">
      <w:pPr>
        <w:rPr>
          <w:sz w:val="6"/>
          <w:szCs w:val="4"/>
          <w:lang w:eastAsia="fr-FR"/>
        </w:rPr>
      </w:pPr>
    </w:p>
    <w:p w14:paraId="7FE7D816" w14:textId="379A3035" w:rsidR="00496293" w:rsidRDefault="00496293" w:rsidP="00946D29">
      <w:pPr>
        <w:pStyle w:val="Titre4"/>
        <w:numPr>
          <w:ilvl w:val="2"/>
          <w:numId w:val="10"/>
        </w:numPr>
      </w:pPr>
      <w:bookmarkStart w:id="203" w:name="_Toc207282313"/>
      <w:bookmarkStart w:id="204" w:name="_Toc240908163"/>
      <w:r>
        <w:rPr>
          <w:rFonts w:cs="Times New Roman"/>
        </w:rPr>
        <w:t>É</w:t>
      </w:r>
      <w:r w:rsidRPr="00484EC9">
        <w:t>tude comparative UML et MERISE</w:t>
      </w:r>
      <w:bookmarkEnd w:id="203"/>
      <w:bookmarkEnd w:id="204"/>
      <w:r w:rsidRPr="00484EC9">
        <w:t xml:space="preserve"> </w:t>
      </w:r>
    </w:p>
    <w:p w14:paraId="38D47272" w14:textId="77777777" w:rsidR="00EB4DB8" w:rsidRPr="00EB4DB8" w:rsidRDefault="00EB4DB8" w:rsidP="00EB4DB8">
      <w:pPr>
        <w:rPr>
          <w:sz w:val="2"/>
          <w:szCs w:val="2"/>
          <w:lang w:eastAsia="fr-FR"/>
        </w:rPr>
      </w:pPr>
    </w:p>
    <w:p w14:paraId="1827E22D" w14:textId="02DC26B7" w:rsidR="00496293" w:rsidRDefault="00496293" w:rsidP="00233F82">
      <w:pPr>
        <w:ind w:firstLine="426"/>
        <w:rPr>
          <w:lang w:eastAsia="fr-FR"/>
        </w:rPr>
      </w:pPr>
      <w:r w:rsidRPr="0059182A">
        <w:rPr>
          <w:lang w:eastAsia="fr-FR"/>
        </w:rPr>
        <w:t>L'analyse est une étape cruciale dans la conception de logiciels, car elle constitue la base de tous les travaux de réalisation de systèmes d'information. Un système d'information est un ensemble organisé de ressources, de personnes et de structures qui interagissent au sein d'une organisation pour atteindre un objectif commun. Pour faciliter et normaliser l'analyse et la conception de ces systèmes, plusieurs méthodes et langages ont été développés, notamment UML et MERISE.</w:t>
      </w:r>
      <w:r>
        <w:rPr>
          <w:lang w:eastAsia="fr-FR"/>
        </w:rPr>
        <w:t xml:space="preserve"> </w:t>
      </w:r>
      <w:r w:rsidRPr="0059182A">
        <w:rPr>
          <w:lang w:eastAsia="fr-FR"/>
        </w:rPr>
        <w:t>MERISE est une méthode d'analyse, de conception et de réalisation de systèmes d'information qui sépare les données et les traitements en plusieurs modèles conceptuels et physiques. Elle est particulièrement utile dans les entreprises françaises et vise à concevoir un système d'information efficace en considérant le système réel sous deux angles : statique (données) et dynamique (traitement). UML, quant à lui, est un langage de modélisation standard qui utilise des diagrammes pour représenter chaque aspect d'un système en s'appuyant sur la notion d'orienté objet. Contrairement à MERISE, UML associe les données aux traitements, ce qui permet de centraliser les données et de limiter les points de maintenance dans le code. De plus, UML décrit la dynamique du système d'information comme un ensemble d'opérations attachées aux objets du système. En résumé, MERISE et UML sont deux méthodes complémentaires pour l'analyse et la conception de systèmes d'information, chacune avec ses avantages et ses particularités.</w:t>
      </w:r>
    </w:p>
    <w:p w14:paraId="3EDBC976" w14:textId="6376A3CC" w:rsidR="00233F82" w:rsidRDefault="00233F82" w:rsidP="00233F82">
      <w:pPr>
        <w:pStyle w:val="Titredestableaux"/>
      </w:pPr>
      <w:bookmarkStart w:id="205" w:name="_Toc240908070"/>
      <w:r>
        <w:t xml:space="preserve">Tableau </w:t>
      </w:r>
      <w:fldSimple w:instr=" SEQ Tableau \* ARABIC ">
        <w:r w:rsidR="00BB03BA">
          <w:rPr>
            <w:noProof/>
          </w:rPr>
          <w:t>10</w:t>
        </w:r>
      </w:fldSimple>
      <w:r>
        <w:t xml:space="preserve"> : Tableau comparatif UML / MERISE</w:t>
      </w:r>
      <w:bookmarkEnd w:id="205"/>
    </w:p>
    <w:tbl>
      <w:tblPr>
        <w:tblStyle w:val="TableauGrille4-Accentuation5"/>
        <w:tblW w:w="0" w:type="auto"/>
        <w:tblLook w:val="04A0" w:firstRow="1" w:lastRow="0" w:firstColumn="1" w:lastColumn="0" w:noHBand="0" w:noVBand="1"/>
      </w:tblPr>
      <w:tblGrid>
        <w:gridCol w:w="4673"/>
        <w:gridCol w:w="4389"/>
      </w:tblGrid>
      <w:tr w:rsidR="00496293" w14:paraId="755B7743"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D1C97A9" w14:textId="77777777" w:rsidR="00496293" w:rsidRDefault="00496293" w:rsidP="005407D7">
            <w:pPr>
              <w:pStyle w:val="Paragraphedeliste"/>
              <w:ind w:left="0"/>
              <w:jc w:val="center"/>
              <w:rPr>
                <w:lang w:val="fr" w:eastAsia="fr-FR"/>
              </w:rPr>
            </w:pPr>
            <w:r>
              <w:rPr>
                <w:lang w:val="fr" w:eastAsia="fr-FR"/>
              </w:rPr>
              <w:t>MERISE</w:t>
            </w:r>
          </w:p>
        </w:tc>
        <w:tc>
          <w:tcPr>
            <w:tcW w:w="4389" w:type="dxa"/>
          </w:tcPr>
          <w:p w14:paraId="5CF31AE4" w14:textId="77777777" w:rsidR="00496293" w:rsidRDefault="00496293" w:rsidP="005407D7">
            <w:pPr>
              <w:pStyle w:val="Paragraphedeliste"/>
              <w:ind w:left="0"/>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UML</w:t>
            </w:r>
          </w:p>
        </w:tc>
      </w:tr>
      <w:tr w:rsidR="00496293" w14:paraId="0305664F"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0FB4EC2" w14:textId="77777777" w:rsidR="00496293" w:rsidRPr="00682A94" w:rsidRDefault="00496293" w:rsidP="005407D7">
            <w:pPr>
              <w:pStyle w:val="Paragraphedeliste"/>
              <w:ind w:left="0"/>
              <w:rPr>
                <w:lang w:val="fr" w:eastAsia="fr-FR"/>
              </w:rPr>
            </w:pPr>
            <w:r w:rsidRPr="00682A94">
              <w:rPr>
                <w:lang w:eastAsia="fr-FR"/>
              </w:rPr>
              <w:t>Méthode d’étude et de réalisation informatique pour les systèmes d’entreprises</w:t>
            </w:r>
          </w:p>
        </w:tc>
        <w:tc>
          <w:tcPr>
            <w:tcW w:w="4389" w:type="dxa"/>
          </w:tcPr>
          <w:p w14:paraId="54094769" w14:textId="77777777" w:rsidR="00496293" w:rsidRPr="00682A94" w:rsidRDefault="00496293" w:rsidP="005407D7">
            <w:pPr>
              <w:pStyle w:val="Paragraphedeliste"/>
              <w:ind w:left="0"/>
              <w:cnfStyle w:val="000000100000" w:firstRow="0" w:lastRow="0" w:firstColumn="0" w:lastColumn="0" w:oddVBand="0" w:evenVBand="0" w:oddHBand="1" w:evenHBand="0" w:firstRowFirstColumn="0" w:firstRowLastColumn="0" w:lastRowFirstColumn="0" w:lastRowLastColumn="0"/>
              <w:rPr>
                <w:b/>
                <w:bCs/>
                <w:lang w:val="fr" w:eastAsia="fr-FR"/>
              </w:rPr>
            </w:pPr>
            <w:r w:rsidRPr="00682A94">
              <w:rPr>
                <w:b/>
                <w:bCs/>
                <w:lang w:eastAsia="fr-FR"/>
              </w:rPr>
              <w:t>Unified Modeling Language</w:t>
            </w:r>
            <w:r>
              <w:rPr>
                <w:b/>
                <w:bCs/>
                <w:lang w:eastAsia="fr-FR"/>
              </w:rPr>
              <w:t xml:space="preserve"> (Langage de modélisation unifié)</w:t>
            </w:r>
          </w:p>
        </w:tc>
      </w:tr>
      <w:tr w:rsidR="00496293" w14:paraId="42EB55EA" w14:textId="77777777" w:rsidTr="005407D7">
        <w:tc>
          <w:tcPr>
            <w:cnfStyle w:val="001000000000" w:firstRow="0" w:lastRow="0" w:firstColumn="1" w:lastColumn="0" w:oddVBand="0" w:evenVBand="0" w:oddHBand="0" w:evenHBand="0" w:firstRowFirstColumn="0" w:firstRowLastColumn="0" w:lastRowFirstColumn="0" w:lastRowLastColumn="0"/>
            <w:tcW w:w="4673" w:type="dxa"/>
          </w:tcPr>
          <w:p w14:paraId="01328C0A" w14:textId="77777777" w:rsidR="00496293" w:rsidRPr="008B7C48" w:rsidRDefault="00496293" w:rsidP="005407D7">
            <w:pPr>
              <w:pStyle w:val="Paragraphedeliste"/>
              <w:ind w:left="0"/>
              <w:rPr>
                <w:b w:val="0"/>
                <w:bCs w:val="0"/>
                <w:lang w:val="fr" w:eastAsia="fr-FR"/>
              </w:rPr>
            </w:pPr>
            <w:r>
              <w:rPr>
                <w:b w:val="0"/>
                <w:bCs w:val="0"/>
                <w:lang w:eastAsia="fr-FR"/>
              </w:rPr>
              <w:t>P</w:t>
            </w:r>
            <w:r w:rsidRPr="008B7C48">
              <w:rPr>
                <w:b w:val="0"/>
                <w:bCs w:val="0"/>
                <w:lang w:eastAsia="fr-FR"/>
              </w:rPr>
              <w:t>ropose de considérer le système réel selon deux points de vue</w:t>
            </w:r>
            <w:r>
              <w:rPr>
                <w:b w:val="0"/>
                <w:bCs w:val="0"/>
                <w:lang w:eastAsia="fr-FR"/>
              </w:rPr>
              <w:t> </w:t>
            </w:r>
            <w:r w:rsidRPr="008B7C48">
              <w:rPr>
                <w:b w:val="0"/>
                <w:bCs w:val="0"/>
                <w:lang w:eastAsia="fr-FR"/>
              </w:rPr>
              <w:t xml:space="preserve">: - Une vue statique (données) </w:t>
            </w:r>
            <w:r>
              <w:rPr>
                <w:b w:val="0"/>
                <w:bCs w:val="0"/>
                <w:lang w:eastAsia="fr-FR"/>
              </w:rPr>
              <w:t>–</w:t>
            </w:r>
            <w:r w:rsidRPr="008B7C48">
              <w:rPr>
                <w:b w:val="0"/>
                <w:bCs w:val="0"/>
                <w:lang w:eastAsia="fr-FR"/>
              </w:rPr>
              <w:t xml:space="preserve"> Une vue dynamique (traitements) Avec la méthode MERISE</w:t>
            </w:r>
            <w:r>
              <w:rPr>
                <w:b w:val="0"/>
                <w:bCs w:val="0"/>
                <w:lang w:eastAsia="fr-FR"/>
              </w:rPr>
              <w:t> </w:t>
            </w:r>
            <w:r w:rsidRPr="008B7C48">
              <w:rPr>
                <w:b w:val="0"/>
                <w:bCs w:val="0"/>
                <w:lang w:eastAsia="fr-FR"/>
              </w:rPr>
              <w:t>? nous avons une étude séparée des données et des traitements.</w:t>
            </w:r>
          </w:p>
        </w:tc>
        <w:tc>
          <w:tcPr>
            <w:tcW w:w="4389" w:type="dxa"/>
          </w:tcPr>
          <w:p w14:paraId="0B331CFA" w14:textId="77777777" w:rsidR="00496293" w:rsidRDefault="00496293" w:rsidP="005407D7">
            <w:pPr>
              <w:pStyle w:val="Paragraphedeliste"/>
              <w:ind w:left="0"/>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P</w:t>
            </w:r>
            <w:r w:rsidRPr="008B7C48">
              <w:rPr>
                <w:lang w:eastAsia="fr-FR"/>
              </w:rPr>
              <w:t xml:space="preserve">ropose une approche différente en ce sens qu’il associe les données et les traitements. Avec UML, centraliser les données d’un type et les traitements associés permet de limiter les points de maintenance dans le </w:t>
            </w:r>
            <w:r w:rsidRPr="008B7C48">
              <w:rPr>
                <w:lang w:eastAsia="fr-FR"/>
              </w:rPr>
              <w:lastRenderedPageBreak/>
              <w:t>code et faciliter l’accès à l’information en cas d’évolution.</w:t>
            </w:r>
          </w:p>
        </w:tc>
      </w:tr>
      <w:tr w:rsidR="00496293" w14:paraId="1FCF956E"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94BDA70" w14:textId="77777777" w:rsidR="00496293" w:rsidRPr="00A81B7A" w:rsidRDefault="00496293" w:rsidP="005407D7">
            <w:pPr>
              <w:rPr>
                <w:b w:val="0"/>
                <w:bCs w:val="0"/>
                <w:lang w:val="fr" w:eastAsia="fr-FR"/>
              </w:rPr>
            </w:pPr>
            <w:r w:rsidRPr="00A81B7A">
              <w:rPr>
                <w:b w:val="0"/>
                <w:bCs w:val="0"/>
                <w:lang w:eastAsia="fr-FR"/>
              </w:rPr>
              <w:lastRenderedPageBreak/>
              <w:t>Démarche « Bottom up »</w:t>
            </w:r>
            <w:r>
              <w:rPr>
                <w:b w:val="0"/>
                <w:bCs w:val="0"/>
                <w:lang w:eastAsia="fr-FR"/>
              </w:rPr>
              <w:t> </w:t>
            </w:r>
            <w:r w:rsidRPr="00A81B7A">
              <w:rPr>
                <w:b w:val="0"/>
                <w:bCs w:val="0"/>
                <w:lang w:eastAsia="fr-FR"/>
              </w:rPr>
              <w:t>: De la base de données vers le code</w:t>
            </w:r>
          </w:p>
        </w:tc>
        <w:tc>
          <w:tcPr>
            <w:tcW w:w="4389" w:type="dxa"/>
          </w:tcPr>
          <w:p w14:paraId="4E07E456" w14:textId="77777777" w:rsidR="00496293" w:rsidRDefault="00496293" w:rsidP="005407D7">
            <w:pPr>
              <w:pStyle w:val="Paragraphedeliste"/>
              <w:ind w:left="0"/>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D</w:t>
            </w:r>
            <w:r w:rsidRPr="00A81B7A">
              <w:rPr>
                <w:lang w:eastAsia="fr-FR"/>
              </w:rPr>
              <w:t>émarche « Top Down »</w:t>
            </w:r>
            <w:r>
              <w:rPr>
                <w:lang w:eastAsia="fr-FR"/>
              </w:rPr>
              <w:t> </w:t>
            </w:r>
            <w:r w:rsidRPr="00A81B7A">
              <w:rPr>
                <w:lang w:eastAsia="fr-FR"/>
              </w:rPr>
              <w:t>: Du modèle vers la base de données</w:t>
            </w:r>
          </w:p>
        </w:tc>
      </w:tr>
      <w:tr w:rsidR="00496293" w14:paraId="6E2CA4D8" w14:textId="77777777" w:rsidTr="005407D7">
        <w:tc>
          <w:tcPr>
            <w:cnfStyle w:val="001000000000" w:firstRow="0" w:lastRow="0" w:firstColumn="1" w:lastColumn="0" w:oddVBand="0" w:evenVBand="0" w:oddHBand="0" w:evenHBand="0" w:firstRowFirstColumn="0" w:firstRowLastColumn="0" w:lastRowFirstColumn="0" w:lastRowLastColumn="0"/>
            <w:tcW w:w="4673" w:type="dxa"/>
          </w:tcPr>
          <w:p w14:paraId="79A45CCC" w14:textId="77777777" w:rsidR="00496293" w:rsidRPr="00893991" w:rsidRDefault="00496293" w:rsidP="005407D7">
            <w:pPr>
              <w:pStyle w:val="Paragraphedeliste"/>
              <w:ind w:left="0"/>
              <w:rPr>
                <w:b w:val="0"/>
                <w:bCs w:val="0"/>
                <w:lang w:val="fr" w:eastAsia="fr-FR"/>
              </w:rPr>
            </w:pPr>
            <w:r>
              <w:rPr>
                <w:b w:val="0"/>
                <w:bCs w:val="0"/>
                <w:lang w:eastAsia="fr-FR"/>
              </w:rPr>
              <w:t>M</w:t>
            </w:r>
            <w:r w:rsidRPr="00893991">
              <w:rPr>
                <w:b w:val="0"/>
                <w:bCs w:val="0"/>
                <w:lang w:eastAsia="fr-FR"/>
              </w:rPr>
              <w:t>éthode systémique d’analyse et de conception de systèmes d’information. C’est-à</w:t>
            </w:r>
            <w:r>
              <w:rPr>
                <w:b w:val="0"/>
                <w:bCs w:val="0"/>
                <w:lang w:eastAsia="fr-FR"/>
              </w:rPr>
              <w:t>-</w:t>
            </w:r>
            <w:r w:rsidRPr="00893991">
              <w:rPr>
                <w:b w:val="0"/>
                <w:bCs w:val="0"/>
                <w:lang w:eastAsia="fr-FR"/>
              </w:rPr>
              <w:t>dire qu’elle utilise une approche systémique.</w:t>
            </w:r>
          </w:p>
        </w:tc>
        <w:tc>
          <w:tcPr>
            <w:tcW w:w="4389" w:type="dxa"/>
          </w:tcPr>
          <w:p w14:paraId="3188F506" w14:textId="77777777" w:rsidR="00496293" w:rsidRDefault="00496293" w:rsidP="005407D7">
            <w:pPr>
              <w:pStyle w:val="Paragraphedeliste"/>
              <w:ind w:left="0"/>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L</w:t>
            </w:r>
            <w:r w:rsidRPr="00893991">
              <w:rPr>
                <w:lang w:eastAsia="fr-FR"/>
              </w:rPr>
              <w:t xml:space="preserve">angage de modélisation objet </w:t>
            </w:r>
            <w:r>
              <w:rPr>
                <w:lang w:eastAsia="fr-FR"/>
              </w:rPr>
              <w:t>auquel</w:t>
            </w:r>
            <w:r w:rsidRPr="00893991">
              <w:rPr>
                <w:lang w:eastAsia="fr-FR"/>
              </w:rPr>
              <w:t xml:space="preserve"> il faut associer un processus (2TUP, RUP, XUP) pour en faire une méthode</w:t>
            </w:r>
            <w:r>
              <w:rPr>
                <w:lang w:eastAsia="fr-FR"/>
              </w:rPr>
              <w:t>.</w:t>
            </w:r>
          </w:p>
        </w:tc>
      </w:tr>
    </w:tbl>
    <w:p w14:paraId="41BCDF1D" w14:textId="77777777" w:rsidR="00496293" w:rsidRDefault="00496293" w:rsidP="00496293">
      <w:pPr>
        <w:pStyle w:val="Paragraphedeliste"/>
        <w:spacing w:after="0"/>
        <w:ind w:left="420" w:firstLine="269"/>
        <w:rPr>
          <w:lang w:val="fr" w:eastAsia="fr-FR"/>
        </w:rPr>
      </w:pPr>
    </w:p>
    <w:p w14:paraId="44C3F890" w14:textId="77777777" w:rsidR="000134B3" w:rsidRDefault="000134B3" w:rsidP="00496293">
      <w:pPr>
        <w:pStyle w:val="Paragraphedeliste"/>
        <w:spacing w:after="0"/>
        <w:ind w:left="420" w:firstLine="269"/>
        <w:rPr>
          <w:lang w:val="fr" w:eastAsia="fr-FR"/>
        </w:rPr>
      </w:pPr>
    </w:p>
    <w:p w14:paraId="05C84410" w14:textId="67156B1D" w:rsidR="00496293" w:rsidRDefault="00496293" w:rsidP="00946D29">
      <w:pPr>
        <w:pStyle w:val="Titre4"/>
        <w:numPr>
          <w:ilvl w:val="2"/>
          <w:numId w:val="10"/>
        </w:numPr>
        <w:rPr>
          <w:lang w:val="fr"/>
        </w:rPr>
      </w:pPr>
      <w:bookmarkStart w:id="206" w:name="_Toc207282314"/>
      <w:bookmarkStart w:id="207" w:name="_Toc240908164"/>
      <w:r w:rsidRPr="00484EC9">
        <w:rPr>
          <w:lang w:val="fr"/>
        </w:rPr>
        <w:t>Choix et présentation de la démarche du projet</w:t>
      </w:r>
      <w:bookmarkEnd w:id="206"/>
      <w:bookmarkEnd w:id="207"/>
    </w:p>
    <w:p w14:paraId="14947047" w14:textId="77777777" w:rsidR="00EB4DB8" w:rsidRPr="00EB4DB8" w:rsidRDefault="00EB4DB8" w:rsidP="00EB4DB8">
      <w:pPr>
        <w:rPr>
          <w:sz w:val="2"/>
          <w:szCs w:val="2"/>
          <w:lang w:val="fr" w:eastAsia="fr-FR"/>
        </w:rPr>
      </w:pPr>
    </w:p>
    <w:p w14:paraId="6EE7DC32" w14:textId="77777777" w:rsidR="00496293" w:rsidRDefault="00496293" w:rsidP="00496293">
      <w:pPr>
        <w:spacing w:before="120" w:after="0"/>
        <w:ind w:firstLine="709"/>
        <w:rPr>
          <w:lang w:eastAsia="fr-FR"/>
        </w:rPr>
      </w:pPr>
      <w:r w:rsidRPr="002E0B3A">
        <w:rPr>
          <w:lang w:eastAsia="fr-FR"/>
        </w:rPr>
        <w:t>UML (Unified Modeling Language) est un langage de modélisation standard pour les systèmes complexes, basé sur la notion d'orienté objet, qui utilise des diagrammes pour représenter les différents aspects d'un système, tels que les structures et les comportements, avec des éléments comme les classes, les objets, les attributs et les méthodes, et des diagrammes comme les diagrammes de classes, les diagrammes d'objets, les diagrammes de séquence, les diagrammes d'état, les diagrammes d'activité, etc., permettant de modéliser les systèmes de manière précise et détaillée, de faciliter la communication entre les membres d'une équipe de développement, de réduire les erreurs et les coûts de développement, et d'être compatible avec d'autres méthodes et outils de développement, tels que les langages de programmation, les bases de données, les réseaux, etc., ce qui en fait un outil puissant et polyvalent pour l'analyse, la conception, la mise en œuvre et la maintenance des systèmes d'information, permettant aux développeurs de créer des modèles précis et détaillés des systèmes, de les tester et de les valider, avant de les implémenter, ce qui réduit les risques d'erreurs et de coûts supplémentaires.</w:t>
      </w:r>
      <w:r>
        <w:rPr>
          <w:lang w:eastAsia="fr-FR"/>
        </w:rPr>
        <w:t xml:space="preserve"> </w:t>
      </w:r>
      <w:r w:rsidRPr="00405F55">
        <w:rPr>
          <w:lang w:eastAsia="fr-FR"/>
        </w:rPr>
        <w:t>Ces 14 diagrammes UML sont organisés de manière hiérarchique et se complètent mutuellement, permettant ainsi de modéliser un projet tout au long de son cycle de vie, de sa conception à sa mise en œuvre. Ils sont regroupés en trois grandes vues :</w:t>
      </w:r>
    </w:p>
    <w:p w14:paraId="4FF767D1" w14:textId="20154548" w:rsidR="00496293" w:rsidRDefault="00496293">
      <w:pPr>
        <w:pStyle w:val="Paragraphedeliste"/>
        <w:numPr>
          <w:ilvl w:val="0"/>
          <w:numId w:val="19"/>
        </w:numPr>
        <w:spacing w:after="0"/>
        <w:rPr>
          <w:lang w:eastAsia="fr-FR"/>
        </w:rPr>
      </w:pPr>
      <w:r w:rsidRPr="00455BBE">
        <w:rPr>
          <w:b/>
          <w:bCs/>
          <w:lang w:eastAsia="fr-FR"/>
        </w:rPr>
        <w:t>La vue structurell</w:t>
      </w:r>
      <w:r w:rsidR="00455BBE">
        <w:rPr>
          <w:b/>
          <w:bCs/>
          <w:lang w:eastAsia="fr-FR"/>
        </w:rPr>
        <w:t>e :</w:t>
      </w:r>
      <w:r w:rsidRPr="00405F55">
        <w:rPr>
          <w:lang w:eastAsia="fr-FR"/>
        </w:rPr>
        <w:t xml:space="preserve"> qui décrit les composants statiques du système</w:t>
      </w:r>
      <w:r>
        <w:rPr>
          <w:lang w:eastAsia="fr-FR"/>
        </w:rPr>
        <w:t> ;</w:t>
      </w:r>
    </w:p>
    <w:p w14:paraId="6156AE4A" w14:textId="1540F6B4" w:rsidR="00496293" w:rsidRDefault="00496293">
      <w:pPr>
        <w:pStyle w:val="Paragraphedeliste"/>
        <w:numPr>
          <w:ilvl w:val="0"/>
          <w:numId w:val="19"/>
        </w:numPr>
        <w:spacing w:after="0"/>
        <w:rPr>
          <w:lang w:eastAsia="fr-FR"/>
        </w:rPr>
      </w:pPr>
      <w:r w:rsidRPr="00455BBE">
        <w:rPr>
          <w:b/>
          <w:bCs/>
          <w:lang w:eastAsia="fr-FR"/>
        </w:rPr>
        <w:t>La vue comportementale</w:t>
      </w:r>
      <w:r w:rsidR="00455BBE">
        <w:rPr>
          <w:b/>
          <w:bCs/>
          <w:lang w:eastAsia="fr-FR"/>
        </w:rPr>
        <w:t> </w:t>
      </w:r>
      <w:r w:rsidR="00455BBE">
        <w:rPr>
          <w:lang w:eastAsia="fr-FR"/>
        </w:rPr>
        <w:t>:</w:t>
      </w:r>
      <w:r w:rsidRPr="00405F55">
        <w:rPr>
          <w:lang w:eastAsia="fr-FR"/>
        </w:rPr>
        <w:t xml:space="preserve"> qui décrit les interactions et les comportements dynamiques du système</w:t>
      </w:r>
      <w:r>
        <w:rPr>
          <w:lang w:eastAsia="fr-FR"/>
        </w:rPr>
        <w:t> ;</w:t>
      </w:r>
    </w:p>
    <w:p w14:paraId="55694644" w14:textId="7B2DE2C6" w:rsidR="00496293" w:rsidRDefault="00496293">
      <w:pPr>
        <w:pStyle w:val="Paragraphedeliste"/>
        <w:numPr>
          <w:ilvl w:val="0"/>
          <w:numId w:val="19"/>
        </w:numPr>
        <w:spacing w:after="0"/>
        <w:rPr>
          <w:lang w:eastAsia="fr-FR"/>
        </w:rPr>
      </w:pPr>
      <w:r w:rsidRPr="00455BBE">
        <w:rPr>
          <w:b/>
          <w:bCs/>
          <w:lang w:eastAsia="fr-FR"/>
        </w:rPr>
        <w:t>La vue d'interaction</w:t>
      </w:r>
      <w:r w:rsidR="00455BBE">
        <w:rPr>
          <w:b/>
          <w:bCs/>
          <w:lang w:eastAsia="fr-FR"/>
        </w:rPr>
        <w:t> </w:t>
      </w:r>
      <w:r w:rsidR="00455BBE">
        <w:rPr>
          <w:lang w:eastAsia="fr-FR"/>
        </w:rPr>
        <w:t>:</w:t>
      </w:r>
      <w:r w:rsidRPr="00405F55">
        <w:rPr>
          <w:lang w:eastAsia="fr-FR"/>
        </w:rPr>
        <w:t xml:space="preserve"> qui décrit les échanges et les flux de données entre les composants du système</w:t>
      </w:r>
      <w:r>
        <w:rPr>
          <w:lang w:eastAsia="fr-FR"/>
        </w:rPr>
        <w:t>.</w:t>
      </w:r>
    </w:p>
    <w:p w14:paraId="42B9826F" w14:textId="77777777" w:rsidR="00496293" w:rsidRDefault="00496293" w:rsidP="00496293">
      <w:pPr>
        <w:spacing w:before="120" w:after="0"/>
        <w:ind w:firstLine="709"/>
        <w:rPr>
          <w:lang w:eastAsia="fr-FR"/>
        </w:rPr>
      </w:pPr>
      <w:r w:rsidRPr="00405F55">
        <w:rPr>
          <w:lang w:eastAsia="fr-FR"/>
        </w:rPr>
        <w:lastRenderedPageBreak/>
        <w:t>Ces trois vues permettent de modéliser de manière exhaustive les différents aspects d'un projet, en utilisant les 14 diagrammes UML qui sont conçus pour se compléter et se renforcer mutuellement.</w:t>
      </w:r>
    </w:p>
    <w:p w14:paraId="61CDAD18" w14:textId="77777777" w:rsidR="00496293" w:rsidRPr="00405F55" w:rsidRDefault="00496293">
      <w:pPr>
        <w:pStyle w:val="Paragraphedeliste"/>
        <w:numPr>
          <w:ilvl w:val="0"/>
          <w:numId w:val="20"/>
        </w:numPr>
        <w:rPr>
          <w:b/>
          <w:bCs/>
          <w:lang w:eastAsia="fr-FR"/>
        </w:rPr>
      </w:pPr>
      <w:r w:rsidRPr="00405F55">
        <w:rPr>
          <w:b/>
          <w:bCs/>
          <w:lang w:eastAsia="fr-FR"/>
        </w:rPr>
        <w:t>Diagrammes structurels ou statiques</w:t>
      </w:r>
    </w:p>
    <w:p w14:paraId="2A766A94" w14:textId="77777777" w:rsidR="00496293" w:rsidRDefault="00496293">
      <w:pPr>
        <w:pStyle w:val="Paragraphedeliste"/>
        <w:numPr>
          <w:ilvl w:val="0"/>
          <w:numId w:val="21"/>
        </w:numPr>
        <w:rPr>
          <w:lang w:eastAsia="fr-FR"/>
        </w:rPr>
      </w:pPr>
      <w:r w:rsidRPr="00C52BD9">
        <w:rPr>
          <w:b/>
          <w:bCs/>
          <w:lang w:eastAsia="fr-FR"/>
        </w:rPr>
        <w:t>Diagramme de classes</w:t>
      </w:r>
      <w:r w:rsidRPr="00405F55">
        <w:rPr>
          <w:lang w:eastAsia="fr-FR"/>
        </w:rPr>
        <w:t xml:space="preserve"> : Il représente les classes intervenant dans le système ;</w:t>
      </w:r>
    </w:p>
    <w:p w14:paraId="1BE38915" w14:textId="77777777" w:rsidR="00496293" w:rsidRDefault="00496293">
      <w:pPr>
        <w:pStyle w:val="Paragraphedeliste"/>
        <w:numPr>
          <w:ilvl w:val="0"/>
          <w:numId w:val="21"/>
        </w:numPr>
        <w:rPr>
          <w:lang w:eastAsia="fr-FR"/>
        </w:rPr>
      </w:pPr>
      <w:r w:rsidRPr="00C95370">
        <w:rPr>
          <w:b/>
          <w:bCs/>
          <w:lang w:eastAsia="fr-FR"/>
        </w:rPr>
        <w:t>Diagramme d’objets</w:t>
      </w:r>
      <w:r w:rsidRPr="00405F55">
        <w:rPr>
          <w:lang w:eastAsia="fr-FR"/>
        </w:rPr>
        <w:t xml:space="preserve"> : </w:t>
      </w:r>
      <w:r>
        <w:rPr>
          <w:lang w:eastAsia="fr-FR"/>
        </w:rPr>
        <w:t>Il r</w:t>
      </w:r>
      <w:r w:rsidRPr="00405F55">
        <w:rPr>
          <w:lang w:eastAsia="fr-FR"/>
        </w:rPr>
        <w:t>eprésente les instances de classes (objets) utilisées dans le système ;</w:t>
      </w:r>
    </w:p>
    <w:p w14:paraId="030EB1E4" w14:textId="77777777" w:rsidR="00496293" w:rsidRDefault="00496293">
      <w:pPr>
        <w:pStyle w:val="Paragraphedeliste"/>
        <w:numPr>
          <w:ilvl w:val="0"/>
          <w:numId w:val="21"/>
        </w:numPr>
        <w:rPr>
          <w:lang w:eastAsia="fr-FR"/>
        </w:rPr>
      </w:pPr>
      <w:r w:rsidRPr="00C52BD9">
        <w:rPr>
          <w:b/>
          <w:bCs/>
          <w:lang w:eastAsia="fr-FR"/>
        </w:rPr>
        <w:t>Diagramme de composants</w:t>
      </w:r>
      <w:r w:rsidRPr="00C52BD9">
        <w:rPr>
          <w:lang w:eastAsia="fr-FR"/>
        </w:rPr>
        <w:t xml:space="preserve"> : </w:t>
      </w:r>
      <w:r>
        <w:rPr>
          <w:lang w:eastAsia="fr-FR"/>
        </w:rPr>
        <w:t>Il permet de m</w:t>
      </w:r>
      <w:r w:rsidRPr="00C52BD9">
        <w:rPr>
          <w:lang w:eastAsia="fr-FR"/>
        </w:rPr>
        <w:t>ontrer les composants du système d’un point de vue physique ;</w:t>
      </w:r>
    </w:p>
    <w:p w14:paraId="65CB2156" w14:textId="77777777" w:rsidR="00496293" w:rsidRDefault="00496293">
      <w:pPr>
        <w:pStyle w:val="Paragraphedeliste"/>
        <w:numPr>
          <w:ilvl w:val="0"/>
          <w:numId w:val="21"/>
        </w:numPr>
        <w:rPr>
          <w:lang w:eastAsia="fr-FR"/>
        </w:rPr>
      </w:pPr>
      <w:r w:rsidRPr="00C52BD9">
        <w:rPr>
          <w:b/>
          <w:bCs/>
          <w:lang w:eastAsia="fr-FR"/>
        </w:rPr>
        <w:t>Diagramme de déploiement</w:t>
      </w:r>
      <w:r w:rsidRPr="00C52BD9">
        <w:rPr>
          <w:lang w:eastAsia="fr-FR"/>
        </w:rPr>
        <w:t xml:space="preserve"> : Il sert à représenter les éléments matériels (ordinateurs, périphériques, réseaux, système de stockage…) et la manière dont les composants du système sont répartis sur ces éléments matériels et interagissent entre eux</w:t>
      </w:r>
      <w:r>
        <w:rPr>
          <w:lang w:eastAsia="fr-FR"/>
        </w:rPr>
        <w:t> ;</w:t>
      </w:r>
    </w:p>
    <w:p w14:paraId="3CCAD236" w14:textId="77777777" w:rsidR="00496293" w:rsidRDefault="00496293">
      <w:pPr>
        <w:pStyle w:val="Paragraphedeliste"/>
        <w:numPr>
          <w:ilvl w:val="0"/>
          <w:numId w:val="21"/>
        </w:numPr>
        <w:rPr>
          <w:lang w:eastAsia="fr-FR"/>
        </w:rPr>
      </w:pPr>
      <w:r w:rsidRPr="00C52BD9">
        <w:rPr>
          <w:b/>
          <w:bCs/>
          <w:lang w:eastAsia="fr-FR"/>
        </w:rPr>
        <w:t>Diagramme de paquetages</w:t>
      </w:r>
      <w:r w:rsidRPr="00C52BD9">
        <w:rPr>
          <w:lang w:eastAsia="fr-FR"/>
        </w:rPr>
        <w:t xml:space="preserve"> : Ce diagramme sert à représenter les dépendances entre les différents packages utilisés dans le système ;</w:t>
      </w:r>
    </w:p>
    <w:p w14:paraId="4BEF36A9" w14:textId="77777777" w:rsidR="00496293" w:rsidRDefault="00496293">
      <w:pPr>
        <w:pStyle w:val="Paragraphedeliste"/>
        <w:numPr>
          <w:ilvl w:val="0"/>
          <w:numId w:val="21"/>
        </w:numPr>
        <w:rPr>
          <w:lang w:eastAsia="fr-FR"/>
        </w:rPr>
      </w:pPr>
      <w:r w:rsidRPr="00C52BD9">
        <w:rPr>
          <w:b/>
          <w:bCs/>
          <w:lang w:eastAsia="fr-FR"/>
        </w:rPr>
        <w:t>Diagramme de structure composite</w:t>
      </w:r>
      <w:r w:rsidRPr="00C52BD9">
        <w:rPr>
          <w:lang w:eastAsia="fr-FR"/>
        </w:rPr>
        <w:t xml:space="preserve"> : Depuis UML 2.x permet de décrire les relations entre composants d’une classe ;</w:t>
      </w:r>
    </w:p>
    <w:p w14:paraId="3310D174" w14:textId="77777777" w:rsidR="00496293" w:rsidRPr="00405F55" w:rsidRDefault="00496293">
      <w:pPr>
        <w:pStyle w:val="Paragraphedeliste"/>
        <w:numPr>
          <w:ilvl w:val="0"/>
          <w:numId w:val="21"/>
        </w:numPr>
        <w:rPr>
          <w:lang w:eastAsia="fr-FR"/>
        </w:rPr>
      </w:pPr>
      <w:r w:rsidRPr="00C52BD9">
        <w:rPr>
          <w:b/>
          <w:bCs/>
          <w:lang w:eastAsia="fr-FR"/>
        </w:rPr>
        <w:t>Diagramme de profils :</w:t>
      </w:r>
      <w:r w:rsidRPr="00C52BD9">
        <w:rPr>
          <w:lang w:eastAsia="fr-FR"/>
        </w:rPr>
        <w:t xml:space="preserve"> Depuis UML 2.2 permet de spécialiser, de personnaliser pour un domaine particulier un méta modèle de référence d’UML.</w:t>
      </w:r>
    </w:p>
    <w:p w14:paraId="274023BD" w14:textId="77777777" w:rsidR="00496293" w:rsidRDefault="00496293">
      <w:pPr>
        <w:pStyle w:val="Paragraphedeliste"/>
        <w:numPr>
          <w:ilvl w:val="0"/>
          <w:numId w:val="20"/>
        </w:numPr>
        <w:rPr>
          <w:b/>
          <w:bCs/>
          <w:lang w:eastAsia="fr-FR"/>
        </w:rPr>
      </w:pPr>
      <w:r w:rsidRPr="00405F55">
        <w:rPr>
          <w:b/>
          <w:bCs/>
          <w:lang w:eastAsia="fr-FR"/>
        </w:rPr>
        <w:t>Diagrammes comportementaux</w:t>
      </w:r>
    </w:p>
    <w:p w14:paraId="62A7BFE8" w14:textId="77777777" w:rsidR="00496293" w:rsidRDefault="00496293">
      <w:pPr>
        <w:pStyle w:val="Paragraphedeliste"/>
        <w:numPr>
          <w:ilvl w:val="0"/>
          <w:numId w:val="22"/>
        </w:numPr>
        <w:rPr>
          <w:lang w:eastAsia="fr-FR"/>
        </w:rPr>
      </w:pPr>
      <w:r w:rsidRPr="00C52BD9">
        <w:rPr>
          <w:b/>
          <w:bCs/>
          <w:lang w:eastAsia="fr-FR"/>
        </w:rPr>
        <w:t>Diagramme des cas d’utilisation</w:t>
      </w:r>
      <w:r w:rsidRPr="00C52BD9">
        <w:rPr>
          <w:lang w:eastAsia="fr-FR"/>
        </w:rPr>
        <w:t xml:space="preserve"> : Il permet d’identifier toutes les fonctionnalités que doit fournir le système</w:t>
      </w:r>
      <w:r>
        <w:rPr>
          <w:lang w:eastAsia="fr-FR"/>
        </w:rPr>
        <w:t> ;</w:t>
      </w:r>
    </w:p>
    <w:p w14:paraId="587A149A" w14:textId="77777777" w:rsidR="00496293" w:rsidRDefault="00496293">
      <w:pPr>
        <w:pStyle w:val="Paragraphedeliste"/>
        <w:numPr>
          <w:ilvl w:val="0"/>
          <w:numId w:val="22"/>
        </w:numPr>
        <w:rPr>
          <w:lang w:eastAsia="fr-FR"/>
        </w:rPr>
      </w:pPr>
      <w:r w:rsidRPr="00C52BD9">
        <w:rPr>
          <w:b/>
          <w:bCs/>
          <w:lang w:eastAsia="fr-FR"/>
        </w:rPr>
        <w:t>Diagramme état-transition</w:t>
      </w:r>
      <w:r w:rsidRPr="00C52BD9">
        <w:rPr>
          <w:lang w:eastAsia="fr-FR"/>
        </w:rPr>
        <w:t xml:space="preserve"> : </w:t>
      </w:r>
      <w:r>
        <w:rPr>
          <w:lang w:eastAsia="fr-FR"/>
        </w:rPr>
        <w:t>Il p</w:t>
      </w:r>
      <w:r w:rsidRPr="00C52BD9">
        <w:rPr>
          <w:lang w:eastAsia="fr-FR"/>
        </w:rPr>
        <w:t>ermet de décrire sous forme de machine à états finis le comportement du système ou de ses composants ;</w:t>
      </w:r>
    </w:p>
    <w:p w14:paraId="5E75324F" w14:textId="77777777" w:rsidR="00496293" w:rsidRDefault="00496293">
      <w:pPr>
        <w:pStyle w:val="Paragraphedeliste"/>
        <w:numPr>
          <w:ilvl w:val="0"/>
          <w:numId w:val="22"/>
        </w:numPr>
        <w:rPr>
          <w:lang w:eastAsia="fr-FR"/>
        </w:rPr>
      </w:pPr>
      <w:r w:rsidRPr="00C52BD9">
        <w:rPr>
          <w:b/>
          <w:bCs/>
          <w:lang w:eastAsia="fr-FR"/>
        </w:rPr>
        <w:t>Diagramme d’activité</w:t>
      </w:r>
      <w:r w:rsidRPr="00C52BD9">
        <w:rPr>
          <w:lang w:eastAsia="fr-FR"/>
        </w:rPr>
        <w:t xml:space="preserve"> : Il décrit sous forme de flux ou d’enchainement d’activités le comportement du système ou de ses composants.</w:t>
      </w:r>
    </w:p>
    <w:p w14:paraId="5117DCC9" w14:textId="77777777" w:rsidR="00496293" w:rsidRDefault="00496293">
      <w:pPr>
        <w:pStyle w:val="Paragraphedeliste"/>
        <w:numPr>
          <w:ilvl w:val="0"/>
          <w:numId w:val="20"/>
        </w:numPr>
        <w:rPr>
          <w:b/>
          <w:bCs/>
          <w:lang w:eastAsia="fr-FR"/>
        </w:rPr>
      </w:pPr>
      <w:r w:rsidRPr="00C52BD9">
        <w:rPr>
          <w:b/>
          <w:bCs/>
          <w:lang w:eastAsia="fr-FR"/>
        </w:rPr>
        <w:t>Diagramme</w:t>
      </w:r>
      <w:r>
        <w:rPr>
          <w:b/>
          <w:bCs/>
          <w:lang w:eastAsia="fr-FR"/>
        </w:rPr>
        <w:t>s</w:t>
      </w:r>
      <w:r w:rsidRPr="00C52BD9">
        <w:rPr>
          <w:b/>
          <w:bCs/>
          <w:lang w:eastAsia="fr-FR"/>
        </w:rPr>
        <w:t xml:space="preserve"> d’interaction ou dynamique</w:t>
      </w:r>
      <w:r>
        <w:rPr>
          <w:b/>
          <w:bCs/>
          <w:lang w:eastAsia="fr-FR"/>
        </w:rPr>
        <w:t>s</w:t>
      </w:r>
    </w:p>
    <w:p w14:paraId="1B7DEDED" w14:textId="77777777" w:rsidR="00496293" w:rsidRDefault="00496293">
      <w:pPr>
        <w:pStyle w:val="Paragraphedeliste"/>
        <w:numPr>
          <w:ilvl w:val="0"/>
          <w:numId w:val="23"/>
        </w:numPr>
        <w:rPr>
          <w:lang w:eastAsia="fr-FR"/>
        </w:rPr>
      </w:pPr>
      <w:r w:rsidRPr="00C52BD9">
        <w:rPr>
          <w:b/>
          <w:bCs/>
          <w:lang w:eastAsia="fr-FR"/>
        </w:rPr>
        <w:t>Diagramme de séquence</w:t>
      </w:r>
      <w:r w:rsidRPr="00C52BD9">
        <w:rPr>
          <w:lang w:eastAsia="fr-FR"/>
        </w:rPr>
        <w:t xml:space="preserve"> : </w:t>
      </w:r>
      <w:r>
        <w:rPr>
          <w:lang w:eastAsia="fr-FR"/>
        </w:rPr>
        <w:t xml:space="preserve">Il </w:t>
      </w:r>
      <w:r w:rsidRPr="00C52BD9">
        <w:rPr>
          <w:lang w:eastAsia="fr-FR"/>
        </w:rPr>
        <w:t xml:space="preserve">représente séquentiellement le déroulement des traitements et des interactions entre les éléments du système et/ou de ses </w:t>
      </w:r>
      <w:proofErr w:type="gramStart"/>
      <w:r w:rsidRPr="00C52BD9">
        <w:rPr>
          <w:lang w:eastAsia="fr-FR"/>
        </w:rPr>
        <w:t>acteurs;</w:t>
      </w:r>
      <w:proofErr w:type="gramEnd"/>
    </w:p>
    <w:p w14:paraId="491D6DF2" w14:textId="77777777" w:rsidR="00496293" w:rsidRDefault="00496293">
      <w:pPr>
        <w:pStyle w:val="Paragraphedeliste"/>
        <w:numPr>
          <w:ilvl w:val="0"/>
          <w:numId w:val="23"/>
        </w:numPr>
        <w:rPr>
          <w:lang w:eastAsia="fr-FR"/>
        </w:rPr>
      </w:pPr>
      <w:r w:rsidRPr="00C52BD9">
        <w:rPr>
          <w:b/>
          <w:bCs/>
          <w:lang w:eastAsia="fr-FR"/>
        </w:rPr>
        <w:t>Diagramme de communication :</w:t>
      </w:r>
      <w:r>
        <w:rPr>
          <w:lang w:eastAsia="fr-FR"/>
        </w:rPr>
        <w:t xml:space="preserve"> </w:t>
      </w:r>
      <w:r w:rsidRPr="00C52BD9">
        <w:rPr>
          <w:lang w:eastAsia="fr-FR"/>
        </w:rPr>
        <w:t>disponible depuis UML 2.2, c’est une représentation simplifiée d’un diagramme de séquence qui se concentre sur les échanges de messages entre objets ;</w:t>
      </w:r>
    </w:p>
    <w:p w14:paraId="090FB662" w14:textId="77777777" w:rsidR="00496293" w:rsidRDefault="00496293">
      <w:pPr>
        <w:pStyle w:val="Paragraphedeliste"/>
        <w:numPr>
          <w:ilvl w:val="0"/>
          <w:numId w:val="23"/>
        </w:numPr>
        <w:rPr>
          <w:lang w:eastAsia="fr-FR"/>
        </w:rPr>
      </w:pPr>
      <w:r w:rsidRPr="00C52BD9">
        <w:rPr>
          <w:b/>
          <w:bCs/>
          <w:lang w:eastAsia="fr-FR"/>
        </w:rPr>
        <w:lastRenderedPageBreak/>
        <w:t>Diagramme global d’interaction</w:t>
      </w:r>
      <w:r w:rsidRPr="00C52BD9">
        <w:rPr>
          <w:lang w:eastAsia="fr-FR"/>
        </w:rPr>
        <w:t xml:space="preserve"> : Depuis UML 2.x, ce diagramme permet de décrire les enchainements possibles entre les scénarios préalablement identifiés sous forme de diagrammes de séquences.</w:t>
      </w:r>
    </w:p>
    <w:p w14:paraId="3AD47C6F" w14:textId="77777777" w:rsidR="00496293" w:rsidRDefault="00496293">
      <w:pPr>
        <w:pStyle w:val="Paragraphedeliste"/>
        <w:numPr>
          <w:ilvl w:val="0"/>
          <w:numId w:val="23"/>
        </w:numPr>
        <w:rPr>
          <w:lang w:eastAsia="fr-FR"/>
        </w:rPr>
      </w:pPr>
      <w:r w:rsidRPr="00C52BD9">
        <w:rPr>
          <w:b/>
          <w:bCs/>
          <w:lang w:eastAsia="fr-FR"/>
        </w:rPr>
        <w:t>Diagramme de temps</w:t>
      </w:r>
      <w:r w:rsidRPr="00C52BD9">
        <w:rPr>
          <w:lang w:eastAsia="fr-FR"/>
        </w:rPr>
        <w:t xml:space="preserve"> : Depuis UML 2.3, permet de décrire les variations d’une donnée à court du temps.</w:t>
      </w:r>
    </w:p>
    <w:p w14:paraId="13F08217" w14:textId="77777777" w:rsidR="00CD3C69" w:rsidRPr="00C52BD9" w:rsidRDefault="00CD3C69" w:rsidP="00CD3C69">
      <w:pPr>
        <w:rPr>
          <w:lang w:eastAsia="fr-FR"/>
        </w:rPr>
      </w:pPr>
    </w:p>
    <w:p w14:paraId="04B675F6" w14:textId="3246D04C" w:rsidR="00496293" w:rsidRDefault="00496293" w:rsidP="00FA62C6">
      <w:pPr>
        <w:pStyle w:val="Titre4"/>
        <w:numPr>
          <w:ilvl w:val="2"/>
          <w:numId w:val="10"/>
        </w:numPr>
        <w:rPr>
          <w:lang w:val="fr"/>
        </w:rPr>
      </w:pPr>
      <w:bookmarkStart w:id="208" w:name="_Toc207282315"/>
      <w:bookmarkStart w:id="209" w:name="_Toc240908165"/>
      <w:r>
        <w:rPr>
          <w:rFonts w:cs="Times New Roman"/>
          <w:lang w:val="fr"/>
        </w:rPr>
        <w:t>É</w:t>
      </w:r>
      <w:r w:rsidRPr="00484EC9">
        <w:rPr>
          <w:lang w:val="fr"/>
        </w:rPr>
        <w:t>tude comparative des processus unifiés</w:t>
      </w:r>
      <w:bookmarkEnd w:id="208"/>
      <w:bookmarkEnd w:id="209"/>
    </w:p>
    <w:p w14:paraId="28DAB06B" w14:textId="77777777" w:rsidR="00EB4DB8" w:rsidRPr="00EB4DB8" w:rsidRDefault="00EB4DB8" w:rsidP="00EB4DB8">
      <w:pPr>
        <w:rPr>
          <w:sz w:val="2"/>
          <w:szCs w:val="2"/>
          <w:lang w:val="fr" w:eastAsia="fr-FR"/>
        </w:rPr>
      </w:pPr>
    </w:p>
    <w:p w14:paraId="082BF46C" w14:textId="06CFA8B0" w:rsidR="00496293" w:rsidRDefault="00496293" w:rsidP="00233F82">
      <w:pPr>
        <w:spacing w:before="120" w:after="0"/>
        <w:ind w:firstLine="709"/>
        <w:rPr>
          <w:lang w:eastAsia="fr-FR"/>
        </w:rPr>
      </w:pPr>
      <w:r w:rsidRPr="001B68B4">
        <w:rPr>
          <w:lang w:eastAsia="fr-FR"/>
        </w:rPr>
        <w:t>Le tableau ci-dessous présente quelques processus unifiés utilisant UML</w:t>
      </w:r>
      <w:r>
        <w:rPr>
          <w:lang w:eastAsia="fr-FR"/>
        </w:rPr>
        <w:t>.</w:t>
      </w:r>
    </w:p>
    <w:p w14:paraId="2B5B1BB3" w14:textId="09737B16" w:rsidR="00233F82" w:rsidRDefault="00233F82" w:rsidP="00233F82">
      <w:pPr>
        <w:pStyle w:val="Titredestableaux"/>
      </w:pPr>
      <w:bookmarkStart w:id="210" w:name="_Toc240908071"/>
      <w:r>
        <w:t xml:space="preserve">Tableau </w:t>
      </w:r>
      <w:fldSimple w:instr=" SEQ Tableau \* ARABIC ">
        <w:r w:rsidR="00BB03BA">
          <w:rPr>
            <w:noProof/>
          </w:rPr>
          <w:t>11</w:t>
        </w:r>
      </w:fldSimple>
      <w:r>
        <w:t xml:space="preserve"> : Présentation de quelques processus unifiés</w:t>
      </w:r>
      <w:bookmarkEnd w:id="210"/>
    </w:p>
    <w:tbl>
      <w:tblPr>
        <w:tblStyle w:val="TableauGrille4-Accentuation5"/>
        <w:tblW w:w="0" w:type="auto"/>
        <w:tblLook w:val="04A0" w:firstRow="1" w:lastRow="0" w:firstColumn="1" w:lastColumn="0" w:noHBand="0" w:noVBand="1"/>
      </w:tblPr>
      <w:tblGrid>
        <w:gridCol w:w="3397"/>
        <w:gridCol w:w="5665"/>
      </w:tblGrid>
      <w:tr w:rsidR="00496293" w14:paraId="43D1599F"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94C9327" w14:textId="77777777" w:rsidR="00496293" w:rsidRDefault="00496293" w:rsidP="005407D7">
            <w:pPr>
              <w:jc w:val="center"/>
              <w:rPr>
                <w:lang w:eastAsia="fr-FR"/>
              </w:rPr>
            </w:pPr>
            <w:r>
              <w:rPr>
                <w:lang w:eastAsia="fr-FR"/>
              </w:rPr>
              <w:t>Processus</w:t>
            </w:r>
          </w:p>
        </w:tc>
        <w:tc>
          <w:tcPr>
            <w:tcW w:w="5665" w:type="dxa"/>
          </w:tcPr>
          <w:p w14:paraId="29B5F053"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Description</w:t>
            </w:r>
          </w:p>
        </w:tc>
      </w:tr>
      <w:tr w:rsidR="00496293" w14:paraId="3425B5F8"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1680ED0" w14:textId="77777777" w:rsidR="00496293" w:rsidRDefault="00496293" w:rsidP="005407D7">
            <w:pPr>
              <w:rPr>
                <w:lang w:eastAsia="fr-FR"/>
              </w:rPr>
            </w:pPr>
            <w:r w:rsidRPr="008C50AB">
              <w:rPr>
                <w:lang w:eastAsia="fr-FR"/>
              </w:rPr>
              <w:t>RUP (Rational Unified Process, 1998)</w:t>
            </w:r>
          </w:p>
        </w:tc>
        <w:tc>
          <w:tcPr>
            <w:tcW w:w="5665" w:type="dxa"/>
          </w:tcPr>
          <w:p w14:paraId="200D2A8A"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eastAsia="fr-FR"/>
              </w:rPr>
            </w:pPr>
            <w:r w:rsidRPr="008C50AB">
              <w:rPr>
                <w:lang w:eastAsia="fr-FR"/>
              </w:rPr>
              <w:t xml:space="preserve">Conçu par Rational Software puis popularisé après son rachat par IBM, le RUP s’appuie sur des phases itératives (Inception, </w:t>
            </w:r>
            <w:r>
              <w:rPr>
                <w:rFonts w:cs="Times New Roman"/>
                <w:lang w:eastAsia="fr-FR"/>
              </w:rPr>
              <w:t>É</w:t>
            </w:r>
            <w:r w:rsidRPr="008C50AB">
              <w:rPr>
                <w:lang w:eastAsia="fr-FR"/>
              </w:rPr>
              <w:t>laboration, Construction, Transition). Basé sur UML et les cas d’utilisation, il vise une gestion rigoureuse des projets logiciels complexes. Sa complétude est utile mais le rend parfois lourd et bureaucratique</w:t>
            </w:r>
            <w:r>
              <w:rPr>
                <w:lang w:eastAsia="fr-FR"/>
              </w:rPr>
              <w:t>.</w:t>
            </w:r>
          </w:p>
        </w:tc>
      </w:tr>
      <w:tr w:rsidR="00496293" w14:paraId="14580F54" w14:textId="77777777" w:rsidTr="005407D7">
        <w:tc>
          <w:tcPr>
            <w:cnfStyle w:val="001000000000" w:firstRow="0" w:lastRow="0" w:firstColumn="1" w:lastColumn="0" w:oddVBand="0" w:evenVBand="0" w:oddHBand="0" w:evenHBand="0" w:firstRowFirstColumn="0" w:firstRowLastColumn="0" w:lastRowFirstColumn="0" w:lastRowLastColumn="0"/>
            <w:tcW w:w="3397" w:type="dxa"/>
          </w:tcPr>
          <w:p w14:paraId="25C2A9A9" w14:textId="77777777" w:rsidR="00496293" w:rsidRDefault="00496293" w:rsidP="005407D7">
            <w:pPr>
              <w:rPr>
                <w:lang w:eastAsia="fr-FR"/>
              </w:rPr>
            </w:pPr>
            <w:r w:rsidRPr="008C50AB">
              <w:rPr>
                <w:lang w:eastAsia="fr-FR"/>
              </w:rPr>
              <w:t>2TUP (Two-Track Unified Process, début des années 2000)</w:t>
            </w:r>
          </w:p>
        </w:tc>
        <w:tc>
          <w:tcPr>
            <w:tcW w:w="5665" w:type="dxa"/>
          </w:tcPr>
          <w:p w14:paraId="37F38592"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eastAsia="fr-FR"/>
              </w:rPr>
            </w:pPr>
            <w:r w:rsidRPr="008C50AB">
              <w:rPr>
                <w:lang w:eastAsia="fr-FR"/>
              </w:rPr>
              <w:t>Méthode française développée à Sophia Antipolis, le 2TUP introduit une double piste : la piste système (modélisation métier et architecture) et la piste logiciel (implémentation incrémentale). Cette approche cherche à mieux aligner besoins métier et développement logiciel.</w:t>
            </w:r>
          </w:p>
        </w:tc>
      </w:tr>
      <w:tr w:rsidR="00496293" w14:paraId="7356A852"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150C277" w14:textId="77777777" w:rsidR="00496293" w:rsidRDefault="00496293" w:rsidP="005407D7">
            <w:pPr>
              <w:rPr>
                <w:lang w:eastAsia="fr-FR"/>
              </w:rPr>
            </w:pPr>
            <w:r w:rsidRPr="008C50AB">
              <w:rPr>
                <w:lang w:eastAsia="fr-FR"/>
              </w:rPr>
              <w:t>EssUP (Essential Unified Process, 2005)</w:t>
            </w:r>
          </w:p>
        </w:tc>
        <w:tc>
          <w:tcPr>
            <w:tcW w:w="5665" w:type="dxa"/>
          </w:tcPr>
          <w:p w14:paraId="62410481"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eastAsia="fr-FR"/>
              </w:rPr>
            </w:pPr>
            <w:r w:rsidRPr="008C50AB">
              <w:rPr>
                <w:lang w:eastAsia="fr-FR"/>
              </w:rPr>
              <w:t>Proposé par Ivar Jacobson, cocréateur d’UML, l’EssUP est une version plus légère du RUP. Il repose sur des pratiques essentielles présentées comme des « cartes » que l’on assemble selon les besoins du projet. L’objectif est de garder la rigueur sans la lourdeur méthodologique.</w:t>
            </w:r>
          </w:p>
        </w:tc>
      </w:tr>
      <w:tr w:rsidR="00496293" w14:paraId="47B56832" w14:textId="77777777" w:rsidTr="005407D7">
        <w:tc>
          <w:tcPr>
            <w:cnfStyle w:val="001000000000" w:firstRow="0" w:lastRow="0" w:firstColumn="1" w:lastColumn="0" w:oddVBand="0" w:evenVBand="0" w:oddHBand="0" w:evenHBand="0" w:firstRowFirstColumn="0" w:firstRowLastColumn="0" w:lastRowFirstColumn="0" w:lastRowLastColumn="0"/>
            <w:tcW w:w="3397" w:type="dxa"/>
          </w:tcPr>
          <w:p w14:paraId="5E843B5D" w14:textId="77777777" w:rsidR="00496293" w:rsidRDefault="00496293" w:rsidP="005407D7">
            <w:pPr>
              <w:rPr>
                <w:lang w:eastAsia="fr-FR"/>
              </w:rPr>
            </w:pPr>
            <w:r w:rsidRPr="008C50AB">
              <w:rPr>
                <w:lang w:eastAsia="fr-FR"/>
              </w:rPr>
              <w:t>AUP (Agile Unified Process, 2005)</w:t>
            </w:r>
          </w:p>
        </w:tc>
        <w:tc>
          <w:tcPr>
            <w:tcW w:w="5665" w:type="dxa"/>
          </w:tcPr>
          <w:p w14:paraId="11E63614"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eastAsia="fr-FR"/>
              </w:rPr>
            </w:pPr>
            <w:r w:rsidRPr="008C50AB">
              <w:rPr>
                <w:lang w:eastAsia="fr-FR"/>
              </w:rPr>
              <w:t xml:space="preserve">Développé par Scott Ambler, l’AUP adapte le RUP aux principes agiles. Il conserve les phases fondamentales mais les rend plus simples, flexibles et centrées sur la </w:t>
            </w:r>
            <w:r w:rsidRPr="008C50AB">
              <w:rPr>
                <w:lang w:eastAsia="fr-FR"/>
              </w:rPr>
              <w:lastRenderedPageBreak/>
              <w:t>communication et le feedback rapide. C’est un compromis entre la discipline du RUP et la souplesse de l’Agile.</w:t>
            </w:r>
          </w:p>
        </w:tc>
      </w:tr>
    </w:tbl>
    <w:p w14:paraId="156B1238" w14:textId="77777777" w:rsidR="00496293" w:rsidRDefault="00496293" w:rsidP="00496293">
      <w:pPr>
        <w:rPr>
          <w:lang w:eastAsia="fr-FR"/>
        </w:rPr>
      </w:pPr>
    </w:p>
    <w:p w14:paraId="0C37AE38" w14:textId="77777777" w:rsidR="00CD3C69" w:rsidRPr="001B68B4" w:rsidRDefault="00CD3C69" w:rsidP="00496293">
      <w:pPr>
        <w:rPr>
          <w:lang w:eastAsia="fr-FR"/>
        </w:rPr>
      </w:pPr>
    </w:p>
    <w:p w14:paraId="47A6AFD5" w14:textId="58C68411" w:rsidR="00496293" w:rsidRDefault="00496293" w:rsidP="00FA62C6">
      <w:pPr>
        <w:pStyle w:val="Titre4"/>
        <w:numPr>
          <w:ilvl w:val="2"/>
          <w:numId w:val="10"/>
        </w:numPr>
        <w:rPr>
          <w:lang w:val="fr"/>
        </w:rPr>
      </w:pPr>
      <w:bookmarkStart w:id="211" w:name="_Toc207282316"/>
      <w:bookmarkStart w:id="212" w:name="_Toc240908166"/>
      <w:r w:rsidRPr="00484EC9">
        <w:rPr>
          <w:lang w:val="fr"/>
        </w:rPr>
        <w:t>Choix et présentation du processus unifié du projet</w:t>
      </w:r>
      <w:bookmarkEnd w:id="211"/>
      <w:bookmarkEnd w:id="212"/>
    </w:p>
    <w:p w14:paraId="6CF43529" w14:textId="77777777" w:rsidR="00EB4DB8" w:rsidRPr="00EB4DB8" w:rsidRDefault="00EB4DB8" w:rsidP="00255ACD">
      <w:pPr>
        <w:spacing w:before="120" w:after="0"/>
        <w:rPr>
          <w:sz w:val="2"/>
          <w:szCs w:val="2"/>
          <w:lang w:eastAsia="fr-FR"/>
        </w:rPr>
      </w:pPr>
    </w:p>
    <w:p w14:paraId="0A250704" w14:textId="13C7A43B" w:rsidR="00EB4DB8" w:rsidRPr="00EB4DB8" w:rsidRDefault="00EB4DB8" w:rsidP="00EB4DB8">
      <w:pPr>
        <w:spacing w:before="120" w:after="0"/>
        <w:ind w:firstLine="709"/>
        <w:rPr>
          <w:lang w:eastAsia="fr-FR"/>
        </w:rPr>
      </w:pPr>
      <w:r w:rsidRPr="00EB4DB8">
        <w:rPr>
          <w:lang w:eastAsia="fr-FR"/>
        </w:rPr>
        <w:t>L’</w:t>
      </w:r>
      <w:r w:rsidRPr="00EB4DB8">
        <w:rPr>
          <w:b/>
          <w:bCs/>
          <w:lang w:eastAsia="fr-FR"/>
        </w:rPr>
        <w:t>Agile Unified Process (AUP)</w:t>
      </w:r>
      <w:r w:rsidRPr="00EB4DB8">
        <w:rPr>
          <w:lang w:eastAsia="fr-FR"/>
        </w:rPr>
        <w:t xml:space="preserve"> est retenu pour la réalisation du projet. Il conserve les principales phases du processus unifié tout en intégrant les principes agiles. Son fonctionnement itératif et incrémental permet de développer progressivement les différentes fonctionnalités de la plateforme tout en intégrant les retours et les éventuelles évolutions des besoins.</w:t>
      </w:r>
    </w:p>
    <w:p w14:paraId="498AD1EF" w14:textId="77777777" w:rsidR="00EB4DB8" w:rsidRPr="00EB4DB8" w:rsidRDefault="00EB4DB8" w:rsidP="00EB4DB8">
      <w:pPr>
        <w:spacing w:before="120" w:after="0"/>
        <w:ind w:firstLine="709"/>
        <w:rPr>
          <w:lang w:eastAsia="fr-FR"/>
        </w:rPr>
      </w:pPr>
      <w:r w:rsidRPr="00EB4DB8">
        <w:rPr>
          <w:lang w:eastAsia="fr-FR"/>
        </w:rPr>
        <w:t>Dans le cadre du projet, les différentes phases sont définies comme suit :</w:t>
      </w:r>
    </w:p>
    <w:p w14:paraId="6DA4A17A" w14:textId="77777777" w:rsidR="00EB4DB8" w:rsidRPr="00EB4DB8" w:rsidRDefault="00EB4DB8">
      <w:pPr>
        <w:numPr>
          <w:ilvl w:val="0"/>
          <w:numId w:val="33"/>
        </w:numPr>
        <w:spacing w:before="120" w:after="0"/>
        <w:rPr>
          <w:lang w:eastAsia="fr-FR"/>
        </w:rPr>
      </w:pPr>
      <w:r w:rsidRPr="00EB4DB8">
        <w:rPr>
          <w:b/>
          <w:bCs/>
          <w:lang w:eastAsia="fr-FR"/>
        </w:rPr>
        <w:t>Inception</w:t>
      </w:r>
      <w:r w:rsidRPr="00EB4DB8">
        <w:rPr>
          <w:lang w:eastAsia="fr-FR"/>
        </w:rPr>
        <w:t xml:space="preserve"> : définition de la vision de la plateforme, identification des acteurs et détermination des principales fonctionnalités.</w:t>
      </w:r>
    </w:p>
    <w:p w14:paraId="5FD3B57D" w14:textId="77777777" w:rsidR="00EB4DB8" w:rsidRPr="00EB4DB8" w:rsidRDefault="00EB4DB8">
      <w:pPr>
        <w:numPr>
          <w:ilvl w:val="0"/>
          <w:numId w:val="33"/>
        </w:numPr>
        <w:spacing w:before="120" w:after="0"/>
        <w:rPr>
          <w:lang w:eastAsia="fr-FR"/>
        </w:rPr>
      </w:pPr>
      <w:r w:rsidRPr="00EB4DB8">
        <w:rPr>
          <w:b/>
          <w:bCs/>
          <w:lang w:eastAsia="fr-FR"/>
        </w:rPr>
        <w:t>Élaboration</w:t>
      </w:r>
      <w:r w:rsidRPr="00EB4DB8">
        <w:rPr>
          <w:lang w:eastAsia="fr-FR"/>
        </w:rPr>
        <w:t xml:space="preserve"> : analyse des besoins, conception de l’architecture et identification des risques techniques liés notamment aux données agricoles et à l’intégration de l’intelligence artificielle.</w:t>
      </w:r>
    </w:p>
    <w:p w14:paraId="57E6531A" w14:textId="77777777" w:rsidR="00EB4DB8" w:rsidRPr="00EB4DB8" w:rsidRDefault="00EB4DB8">
      <w:pPr>
        <w:numPr>
          <w:ilvl w:val="0"/>
          <w:numId w:val="33"/>
        </w:numPr>
        <w:spacing w:before="120" w:after="0"/>
        <w:rPr>
          <w:lang w:eastAsia="fr-FR"/>
        </w:rPr>
      </w:pPr>
      <w:r w:rsidRPr="00EB4DB8">
        <w:rPr>
          <w:b/>
          <w:bCs/>
          <w:lang w:eastAsia="fr-FR"/>
        </w:rPr>
        <w:t>Construction</w:t>
      </w:r>
      <w:r w:rsidRPr="00EB4DB8">
        <w:rPr>
          <w:lang w:eastAsia="fr-FR"/>
        </w:rPr>
        <w:t xml:space="preserve"> : développement progressif des fonctionnalités telles que la gestion des cultures, la planification agricole, le diagnostic phytosanitaire et la prédiction des récoltes.</w:t>
      </w:r>
    </w:p>
    <w:p w14:paraId="3A0EEC5B" w14:textId="77777777" w:rsidR="00EB4DB8" w:rsidRPr="00EB4DB8" w:rsidRDefault="00EB4DB8">
      <w:pPr>
        <w:numPr>
          <w:ilvl w:val="0"/>
          <w:numId w:val="33"/>
        </w:numPr>
        <w:spacing w:before="120" w:after="0"/>
        <w:rPr>
          <w:lang w:eastAsia="fr-FR"/>
        </w:rPr>
      </w:pPr>
      <w:r w:rsidRPr="00EB4DB8">
        <w:rPr>
          <w:b/>
          <w:bCs/>
          <w:lang w:eastAsia="fr-FR"/>
        </w:rPr>
        <w:t>Transition</w:t>
      </w:r>
      <w:r w:rsidRPr="00EB4DB8">
        <w:rPr>
          <w:lang w:eastAsia="fr-FR"/>
        </w:rPr>
        <w:t xml:space="preserve"> : déploiement de la plateforme, tests, correction des anomalies, formation des utilisateurs et amélioration selon les retours.</w:t>
      </w:r>
    </w:p>
    <w:p w14:paraId="11B5CAE3" w14:textId="0A0242C1" w:rsidR="00496293" w:rsidRPr="00EB4DB8" w:rsidRDefault="00EB4DB8" w:rsidP="00EB4DB8">
      <w:pPr>
        <w:spacing w:before="120" w:after="0"/>
        <w:ind w:firstLine="709"/>
        <w:rPr>
          <w:lang w:eastAsia="fr-FR"/>
        </w:rPr>
      </w:pPr>
      <w:r w:rsidRPr="00EB4DB8">
        <w:rPr>
          <w:lang w:eastAsia="fr-FR"/>
        </w:rPr>
        <w:t>L’AUP permettra ainsi de construire progressivement la plateforme, de limiter les risques et de garantir une meilleure adaptation aux besoins des producteurs agricoles.</w:t>
      </w:r>
    </w:p>
    <w:p w14:paraId="441C9B2F" w14:textId="4E3C4E36" w:rsidR="00CD3C69" w:rsidRDefault="00CD3C69">
      <w:pPr>
        <w:spacing w:line="259" w:lineRule="auto"/>
        <w:jc w:val="left"/>
        <w:rPr>
          <w:lang w:val="fr" w:eastAsia="fr-FR"/>
        </w:rPr>
      </w:pPr>
      <w:r>
        <w:rPr>
          <w:lang w:val="fr" w:eastAsia="fr-FR"/>
        </w:rPr>
        <w:br w:type="page"/>
      </w:r>
    </w:p>
    <w:p w14:paraId="7A9154B7" w14:textId="77777777" w:rsidR="00CD3C69" w:rsidRDefault="00CD3C69" w:rsidP="00496293">
      <w:pPr>
        <w:spacing w:line="259" w:lineRule="auto"/>
        <w:jc w:val="left"/>
        <w:rPr>
          <w:lang w:val="fr" w:eastAsia="fr-FR"/>
        </w:rPr>
      </w:pPr>
    </w:p>
    <w:p w14:paraId="063532F8" w14:textId="6AA41E3A" w:rsidR="00496293" w:rsidRDefault="00496293">
      <w:pPr>
        <w:pStyle w:val="Titre3"/>
        <w:numPr>
          <w:ilvl w:val="1"/>
          <w:numId w:val="33"/>
        </w:numPr>
      </w:pPr>
      <w:bookmarkStart w:id="213" w:name="_Toc207282317"/>
      <w:bookmarkStart w:id="214" w:name="_Toc240908167"/>
      <w:r>
        <w:t>MODÉLISATION</w:t>
      </w:r>
      <w:bookmarkEnd w:id="213"/>
      <w:bookmarkEnd w:id="214"/>
    </w:p>
    <w:p w14:paraId="078DBFE2" w14:textId="77777777" w:rsidR="006C3127" w:rsidRPr="006C3127" w:rsidRDefault="006C3127" w:rsidP="006C3127">
      <w:pPr>
        <w:rPr>
          <w:sz w:val="6"/>
          <w:szCs w:val="4"/>
          <w:lang w:eastAsia="fr-FR"/>
        </w:rPr>
      </w:pPr>
    </w:p>
    <w:p w14:paraId="41F11907" w14:textId="7B286440" w:rsidR="00496293" w:rsidRDefault="00496293" w:rsidP="00FA62C6">
      <w:pPr>
        <w:pStyle w:val="Titre4"/>
        <w:numPr>
          <w:ilvl w:val="0"/>
          <w:numId w:val="14"/>
        </w:numPr>
        <w:ind w:left="2268" w:hanging="425"/>
      </w:pPr>
      <w:bookmarkStart w:id="215" w:name="_Toc207282318"/>
      <w:bookmarkStart w:id="216" w:name="_Toc240908168"/>
      <w:r w:rsidRPr="004C2F82">
        <w:t>Diagrammes de cas d’utilisation</w:t>
      </w:r>
      <w:bookmarkEnd w:id="215"/>
      <w:bookmarkEnd w:id="216"/>
    </w:p>
    <w:p w14:paraId="78D92F55" w14:textId="77777777" w:rsidR="006C3127" w:rsidRPr="006C3127" w:rsidRDefault="006C3127" w:rsidP="006C3127">
      <w:pPr>
        <w:rPr>
          <w:sz w:val="4"/>
          <w:szCs w:val="4"/>
          <w:lang w:eastAsia="fr-FR"/>
        </w:rPr>
      </w:pPr>
    </w:p>
    <w:p w14:paraId="5959FF94" w14:textId="6259DE21" w:rsidR="00496293" w:rsidRDefault="00496293" w:rsidP="002E6E30">
      <w:pPr>
        <w:pStyle w:val="Titre5"/>
      </w:pPr>
      <w:bookmarkStart w:id="217" w:name="_Toc240908169"/>
      <w:r w:rsidRPr="00484EC9">
        <w:t>Présentation</w:t>
      </w:r>
      <w:bookmarkEnd w:id="217"/>
    </w:p>
    <w:p w14:paraId="0FF2CFEA" w14:textId="77777777" w:rsidR="006C3127" w:rsidRPr="006C3127" w:rsidRDefault="006C3127" w:rsidP="006C3127">
      <w:pPr>
        <w:rPr>
          <w:sz w:val="2"/>
          <w:szCs w:val="2"/>
          <w:lang w:val="fr"/>
        </w:rPr>
      </w:pPr>
    </w:p>
    <w:p w14:paraId="6CAEA907" w14:textId="77777777" w:rsidR="00496293" w:rsidRPr="003831AA" w:rsidRDefault="00496293" w:rsidP="00496293">
      <w:pPr>
        <w:ind w:firstLine="708"/>
        <w:rPr>
          <w:lang w:val="fr" w:eastAsia="fr-FR"/>
        </w:rPr>
      </w:pPr>
      <w:r w:rsidRPr="003831AA">
        <w:rPr>
          <w:lang w:eastAsia="fr-FR"/>
        </w:rPr>
        <w:t>Les diagrammes de cas d’utilisation identifient les fonctionnalités fournies par le système, ces fonctionnalités sont appelées ici cas d’utilisations, les utilisateurs qui interagissent</w:t>
      </w:r>
      <w:r>
        <w:rPr>
          <w:lang w:eastAsia="fr-FR"/>
        </w:rPr>
        <w:t xml:space="preserve"> </w:t>
      </w:r>
      <w:r w:rsidRPr="003831AA">
        <w:rPr>
          <w:lang w:eastAsia="fr-FR"/>
        </w:rPr>
        <w:t>avec le système (acteurs), et les interactions entre ces derniers. C’est une description de l’ensemble des opérations que l’utilisateur pourra effectuer dans le système. Les cas d’utilisation sont représentés par une ellipse contenant le nom du cas d’utilisation. Un acteur et un cas d’utilisation sont mis en relation par une association représentée par une ligne.</w:t>
      </w:r>
    </w:p>
    <w:p w14:paraId="63CB3FF1" w14:textId="5C46B5FF" w:rsidR="00496293" w:rsidRDefault="00496293" w:rsidP="00496293">
      <w:pPr>
        <w:pStyle w:val="Titre5"/>
      </w:pPr>
      <w:bookmarkStart w:id="218" w:name="_Toc240908170"/>
      <w:r>
        <w:t>Formalisme</w:t>
      </w:r>
      <w:bookmarkEnd w:id="218"/>
    </w:p>
    <w:p w14:paraId="2CDB1CCB" w14:textId="76ECF0F4" w:rsidR="00CE5D20" w:rsidRDefault="00CE5D20" w:rsidP="00CE5D20">
      <w:pPr>
        <w:pStyle w:val="Titredestableaux"/>
      </w:pPr>
      <w:bookmarkStart w:id="219" w:name="_Toc240908072"/>
      <w:r>
        <w:t xml:space="preserve">Tableau </w:t>
      </w:r>
      <w:fldSimple w:instr=" SEQ Tableau \* ARABIC ">
        <w:r w:rsidR="00BB03BA">
          <w:rPr>
            <w:noProof/>
          </w:rPr>
          <w:t>12</w:t>
        </w:r>
      </w:fldSimple>
      <w:r>
        <w:t xml:space="preserve"> : Formalisme diagramme de cas d’utilisation</w:t>
      </w:r>
      <w:bookmarkEnd w:id="219"/>
    </w:p>
    <w:tbl>
      <w:tblPr>
        <w:tblStyle w:val="TableauGrille4-Accentuation5"/>
        <w:tblW w:w="0" w:type="auto"/>
        <w:tblLook w:val="04A0" w:firstRow="1" w:lastRow="0" w:firstColumn="1" w:lastColumn="0" w:noHBand="0" w:noVBand="1"/>
      </w:tblPr>
      <w:tblGrid>
        <w:gridCol w:w="4256"/>
        <w:gridCol w:w="4806"/>
      </w:tblGrid>
      <w:tr w:rsidR="00496293" w14:paraId="239C8DAC"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760F43E" w14:textId="77777777" w:rsidR="00496293" w:rsidRDefault="00496293" w:rsidP="005407D7">
            <w:pPr>
              <w:jc w:val="center"/>
              <w:rPr>
                <w:lang w:val="fr" w:eastAsia="fr-FR"/>
              </w:rPr>
            </w:pPr>
            <w:r>
              <w:rPr>
                <w:lang w:val="fr" w:eastAsia="fr-FR"/>
              </w:rPr>
              <w:t>Description</w:t>
            </w:r>
          </w:p>
        </w:tc>
        <w:tc>
          <w:tcPr>
            <w:tcW w:w="4672" w:type="dxa"/>
          </w:tcPr>
          <w:p w14:paraId="2D86B362"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Formalisme</w:t>
            </w:r>
          </w:p>
        </w:tc>
      </w:tr>
      <w:tr w:rsidR="00496293" w14:paraId="382FBE4E"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7F3B582" w14:textId="77777777" w:rsidR="00496293" w:rsidRPr="005D19A8" w:rsidRDefault="00496293" w:rsidP="005407D7">
            <w:pPr>
              <w:rPr>
                <w:b w:val="0"/>
                <w:bCs w:val="0"/>
                <w:lang w:val="fr" w:eastAsia="fr-FR"/>
              </w:rPr>
            </w:pPr>
            <w:r w:rsidRPr="00862D87">
              <w:rPr>
                <w:lang w:eastAsia="fr-FR"/>
              </w:rPr>
              <w:t>Un acteur</w:t>
            </w:r>
            <w:r w:rsidRPr="005D19A8">
              <w:rPr>
                <w:b w:val="0"/>
                <w:bCs w:val="0"/>
                <w:lang w:eastAsia="fr-FR"/>
              </w:rPr>
              <w:t xml:space="preserve"> : Représente un rôle ou une entité externe qui interagit directement avec le système étudié.</w:t>
            </w:r>
          </w:p>
        </w:tc>
        <w:tc>
          <w:tcPr>
            <w:tcW w:w="4672" w:type="dxa"/>
          </w:tcPr>
          <w:p w14:paraId="6B8714A4"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5D19A8">
              <w:rPr>
                <w:noProof/>
                <w:lang w:val="fr" w:eastAsia="fr-FR"/>
              </w:rPr>
              <w:drawing>
                <wp:inline distT="0" distB="0" distL="0" distR="0" wp14:anchorId="68664777" wp14:editId="36D09FD6">
                  <wp:extent cx="814812" cy="803382"/>
                  <wp:effectExtent l="0" t="0" r="0" b="0"/>
                  <wp:docPr id="196344561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7028" cy="815427"/>
                          </a:xfrm>
                          <a:prstGeom prst="rect">
                            <a:avLst/>
                          </a:prstGeom>
                          <a:noFill/>
                          <a:ln>
                            <a:noFill/>
                          </a:ln>
                        </pic:spPr>
                      </pic:pic>
                    </a:graphicData>
                  </a:graphic>
                </wp:inline>
              </w:drawing>
            </w:r>
          </w:p>
        </w:tc>
      </w:tr>
      <w:tr w:rsidR="00496293" w14:paraId="16749776" w14:textId="77777777" w:rsidTr="005407D7">
        <w:tc>
          <w:tcPr>
            <w:cnfStyle w:val="001000000000" w:firstRow="0" w:lastRow="0" w:firstColumn="1" w:lastColumn="0" w:oddVBand="0" w:evenVBand="0" w:oddHBand="0" w:evenHBand="0" w:firstRowFirstColumn="0" w:firstRowLastColumn="0" w:lastRowFirstColumn="0" w:lastRowLastColumn="0"/>
            <w:tcW w:w="4390" w:type="dxa"/>
          </w:tcPr>
          <w:p w14:paraId="1AA49160" w14:textId="77777777" w:rsidR="00496293" w:rsidRPr="00862D87" w:rsidRDefault="00496293" w:rsidP="005407D7">
            <w:pPr>
              <w:rPr>
                <w:b w:val="0"/>
                <w:bCs w:val="0"/>
                <w:lang w:val="fr" w:eastAsia="fr-FR"/>
              </w:rPr>
            </w:pPr>
            <w:r w:rsidRPr="00862D87">
              <w:rPr>
                <w:lang w:eastAsia="fr-FR"/>
              </w:rPr>
              <w:t>Un cas d’utilisation</w:t>
            </w:r>
            <w:r w:rsidRPr="00862D87">
              <w:rPr>
                <w:b w:val="0"/>
                <w:bCs w:val="0"/>
                <w:lang w:eastAsia="fr-FR"/>
              </w:rPr>
              <w:t xml:space="preserve"> : Représente une fonctionnalité ou une tâche que le système doit accomplir pour un acteur</w:t>
            </w:r>
          </w:p>
        </w:tc>
        <w:tc>
          <w:tcPr>
            <w:tcW w:w="4672" w:type="dxa"/>
          </w:tcPr>
          <w:p w14:paraId="3669DDF4"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 xml:space="preserve">       </w:t>
            </w:r>
            <w:r w:rsidRPr="0000534B">
              <w:rPr>
                <w:noProof/>
                <w:lang w:val="fr" w:eastAsia="fr-FR"/>
              </w:rPr>
              <w:drawing>
                <wp:inline distT="0" distB="0" distL="0" distR="0" wp14:anchorId="7C909507" wp14:editId="51B227E6">
                  <wp:extent cx="1095469" cy="730313"/>
                  <wp:effectExtent l="0" t="0" r="0" b="0"/>
                  <wp:docPr id="30591898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95973" cy="730649"/>
                          </a:xfrm>
                          <a:prstGeom prst="rect">
                            <a:avLst/>
                          </a:prstGeom>
                          <a:noFill/>
                          <a:ln>
                            <a:noFill/>
                          </a:ln>
                        </pic:spPr>
                      </pic:pic>
                    </a:graphicData>
                  </a:graphic>
                </wp:inline>
              </w:drawing>
            </w:r>
          </w:p>
        </w:tc>
      </w:tr>
      <w:tr w:rsidR="00496293" w14:paraId="5390A92B"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1E337BA" w14:textId="77777777" w:rsidR="00496293" w:rsidRPr="00862D87" w:rsidRDefault="00496293" w:rsidP="005407D7">
            <w:pPr>
              <w:rPr>
                <w:b w:val="0"/>
                <w:bCs w:val="0"/>
                <w:lang w:val="fr" w:eastAsia="fr-FR"/>
              </w:rPr>
            </w:pPr>
            <w:r w:rsidRPr="00862D87">
              <w:rPr>
                <w:lang w:eastAsia="fr-FR"/>
              </w:rPr>
              <w:t>Une relation d’association</w:t>
            </w:r>
            <w:r w:rsidRPr="00862D87">
              <w:rPr>
                <w:b w:val="0"/>
                <w:bCs w:val="0"/>
                <w:lang w:eastAsia="fr-FR"/>
              </w:rPr>
              <w:t xml:space="preserve"> : </w:t>
            </w:r>
            <w:r>
              <w:rPr>
                <w:b w:val="0"/>
                <w:bCs w:val="0"/>
                <w:lang w:eastAsia="fr-FR"/>
              </w:rPr>
              <w:t>R</w:t>
            </w:r>
            <w:r w:rsidRPr="00862D87">
              <w:rPr>
                <w:b w:val="0"/>
                <w:bCs w:val="0"/>
                <w:lang w:eastAsia="fr-FR"/>
              </w:rPr>
              <w:t>eprésente une association unique entre un acteur et un cas d’utilisation.</w:t>
            </w:r>
          </w:p>
        </w:tc>
        <w:tc>
          <w:tcPr>
            <w:tcW w:w="4672" w:type="dxa"/>
          </w:tcPr>
          <w:p w14:paraId="54DD9457"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E627C8">
              <w:rPr>
                <w:noProof/>
                <w:lang w:val="fr" w:eastAsia="fr-FR"/>
              </w:rPr>
              <w:drawing>
                <wp:inline distT="0" distB="0" distL="0" distR="0" wp14:anchorId="3AB19439" wp14:editId="4990173D">
                  <wp:extent cx="2910041" cy="651849"/>
                  <wp:effectExtent l="0" t="0" r="5080" b="0"/>
                  <wp:docPr id="183949733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a:extLst>
                              <a:ext uri="{28A0092B-C50C-407E-A947-70E740481C1C}">
                                <a14:useLocalDpi xmlns:a14="http://schemas.microsoft.com/office/drawing/2010/main" val="0"/>
                              </a:ext>
                            </a:extLst>
                          </a:blip>
                          <a:srcRect r="33278" b="17987"/>
                          <a:stretch>
                            <a:fillRect/>
                          </a:stretch>
                        </pic:blipFill>
                        <pic:spPr bwMode="auto">
                          <a:xfrm>
                            <a:off x="0" y="0"/>
                            <a:ext cx="3056318" cy="6846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7C7F3A40" w14:textId="77777777" w:rsidTr="005407D7">
        <w:tc>
          <w:tcPr>
            <w:cnfStyle w:val="001000000000" w:firstRow="0" w:lastRow="0" w:firstColumn="1" w:lastColumn="0" w:oddVBand="0" w:evenVBand="0" w:oddHBand="0" w:evenHBand="0" w:firstRowFirstColumn="0" w:firstRowLastColumn="0" w:lastRowFirstColumn="0" w:lastRowLastColumn="0"/>
            <w:tcW w:w="4390" w:type="dxa"/>
          </w:tcPr>
          <w:p w14:paraId="6FB6AF1C" w14:textId="77777777" w:rsidR="00496293" w:rsidRPr="00931B01" w:rsidRDefault="00496293" w:rsidP="005407D7">
            <w:pPr>
              <w:rPr>
                <w:b w:val="0"/>
                <w:bCs w:val="0"/>
                <w:lang w:val="fr" w:eastAsia="fr-FR"/>
              </w:rPr>
            </w:pPr>
            <w:r w:rsidRPr="00931B01">
              <w:rPr>
                <w:lang w:eastAsia="fr-FR"/>
              </w:rPr>
              <w:t>Une relation d’inclusion</w:t>
            </w:r>
            <w:r w:rsidRPr="00931B01">
              <w:rPr>
                <w:b w:val="0"/>
                <w:bCs w:val="0"/>
                <w:lang w:eastAsia="fr-FR"/>
              </w:rPr>
              <w:t xml:space="preserve"> : Représente une relation entre deux cas d'utilisation, où un cas d'utilisation inclut les fonctionnalités d'un autre cas d'utilisation</w:t>
            </w:r>
          </w:p>
        </w:tc>
        <w:tc>
          <w:tcPr>
            <w:tcW w:w="4672" w:type="dxa"/>
          </w:tcPr>
          <w:p w14:paraId="4E68B2DE"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p>
          <w:p w14:paraId="21A2C57E"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931B01">
              <w:rPr>
                <w:noProof/>
                <w:lang w:val="fr" w:eastAsia="fr-FR"/>
              </w:rPr>
              <w:drawing>
                <wp:inline distT="0" distB="0" distL="0" distR="0" wp14:anchorId="37D85268" wp14:editId="00DE320F">
                  <wp:extent cx="2383060" cy="371192"/>
                  <wp:effectExtent l="0" t="0" r="0" b="0"/>
                  <wp:docPr id="150491774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r="28035"/>
                          <a:stretch>
                            <a:fillRect/>
                          </a:stretch>
                        </pic:blipFill>
                        <pic:spPr bwMode="auto">
                          <a:xfrm>
                            <a:off x="0" y="0"/>
                            <a:ext cx="2383060" cy="3711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2C8D525D"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7EAB465" w14:textId="77777777" w:rsidR="00496293" w:rsidRPr="00001C7F" w:rsidRDefault="00496293" w:rsidP="005407D7">
            <w:pPr>
              <w:rPr>
                <w:b w:val="0"/>
                <w:bCs w:val="0"/>
                <w:lang w:eastAsia="fr-FR"/>
              </w:rPr>
            </w:pPr>
            <w:r w:rsidRPr="00001C7F">
              <w:rPr>
                <w:lang w:eastAsia="fr-FR"/>
              </w:rPr>
              <w:t>Une relation d’extension</w:t>
            </w:r>
            <w:r w:rsidRPr="00001C7F">
              <w:rPr>
                <w:b w:val="0"/>
                <w:bCs w:val="0"/>
                <w:lang w:eastAsia="fr-FR"/>
              </w:rPr>
              <w:t xml:space="preserve"> : Représente une relation entre deux cas d'utilisation, où </w:t>
            </w:r>
            <w:r w:rsidRPr="00001C7F">
              <w:rPr>
                <w:b w:val="0"/>
                <w:bCs w:val="0"/>
                <w:lang w:eastAsia="fr-FR"/>
              </w:rPr>
              <w:lastRenderedPageBreak/>
              <w:t>un cas d'utilisation étend les fonctionnalités d'un autre cas d'utilisation</w:t>
            </w:r>
          </w:p>
        </w:tc>
        <w:tc>
          <w:tcPr>
            <w:tcW w:w="4672" w:type="dxa"/>
          </w:tcPr>
          <w:p w14:paraId="42174602"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11E580DD"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001C7F">
              <w:rPr>
                <w:noProof/>
                <w:lang w:val="fr" w:eastAsia="fr-FR"/>
              </w:rPr>
              <w:lastRenderedPageBreak/>
              <w:drawing>
                <wp:inline distT="0" distB="0" distL="0" distR="0" wp14:anchorId="6733077E" wp14:editId="2BB366C2">
                  <wp:extent cx="2272420" cy="370815"/>
                  <wp:effectExtent l="0" t="0" r="0" b="0"/>
                  <wp:docPr id="211192559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a:extLst>
                              <a:ext uri="{28A0092B-C50C-407E-A947-70E740481C1C}">
                                <a14:useLocalDpi xmlns:a14="http://schemas.microsoft.com/office/drawing/2010/main" val="0"/>
                              </a:ext>
                            </a:extLst>
                          </a:blip>
                          <a:srcRect r="31306"/>
                          <a:stretch>
                            <a:fillRect/>
                          </a:stretch>
                        </pic:blipFill>
                        <pic:spPr bwMode="auto">
                          <a:xfrm>
                            <a:off x="0" y="0"/>
                            <a:ext cx="2519473" cy="4111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3EEBAE08" w14:textId="77777777" w:rsidTr="005407D7">
        <w:tc>
          <w:tcPr>
            <w:cnfStyle w:val="001000000000" w:firstRow="0" w:lastRow="0" w:firstColumn="1" w:lastColumn="0" w:oddVBand="0" w:evenVBand="0" w:oddHBand="0" w:evenHBand="0" w:firstRowFirstColumn="0" w:firstRowLastColumn="0" w:lastRowFirstColumn="0" w:lastRowLastColumn="0"/>
            <w:tcW w:w="4390" w:type="dxa"/>
          </w:tcPr>
          <w:p w14:paraId="449D767A" w14:textId="77777777" w:rsidR="00496293" w:rsidRPr="00EA0097" w:rsidRDefault="00496293" w:rsidP="005407D7">
            <w:pPr>
              <w:rPr>
                <w:b w:val="0"/>
                <w:bCs w:val="0"/>
                <w:lang w:eastAsia="fr-FR"/>
              </w:rPr>
            </w:pPr>
            <w:r w:rsidRPr="00EA0097">
              <w:rPr>
                <w:lang w:eastAsia="fr-FR"/>
              </w:rPr>
              <w:lastRenderedPageBreak/>
              <w:t>Une relation de généralisation ou héritage</w:t>
            </w:r>
            <w:r w:rsidRPr="00EA0097">
              <w:rPr>
                <w:b w:val="0"/>
                <w:bCs w:val="0"/>
                <w:lang w:eastAsia="fr-FR"/>
              </w:rPr>
              <w:t xml:space="preserve"> : présente dans un cas d’utilisation</w:t>
            </w:r>
            <w:r>
              <w:rPr>
                <w:b w:val="0"/>
                <w:bCs w:val="0"/>
                <w:lang w:eastAsia="fr-FR"/>
              </w:rPr>
              <w:t>,</w:t>
            </w:r>
            <w:r w:rsidRPr="00EA0097">
              <w:rPr>
                <w:b w:val="0"/>
                <w:bCs w:val="0"/>
                <w:lang w:eastAsia="fr-FR"/>
              </w:rPr>
              <w:t xml:space="preserve"> signifie que si un cas d’utilisation A hérite du cas d’utilisation B alors A est spécificité de B. Présente chez des acteurs veut dire que si un acteur B hérite d’un acteur A</w:t>
            </w:r>
            <w:r>
              <w:rPr>
                <w:b w:val="0"/>
                <w:bCs w:val="0"/>
                <w:lang w:eastAsia="fr-FR"/>
              </w:rPr>
              <w:t>,</w:t>
            </w:r>
            <w:r w:rsidRPr="00EA0097">
              <w:rPr>
                <w:b w:val="0"/>
                <w:bCs w:val="0"/>
                <w:lang w:eastAsia="fr-FR"/>
              </w:rPr>
              <w:t xml:space="preserve"> alors l’acteur B peut effectuer les tâches de l’acteur A en ayant ses propres tâches.</w:t>
            </w:r>
          </w:p>
        </w:tc>
        <w:tc>
          <w:tcPr>
            <w:tcW w:w="4672" w:type="dxa"/>
          </w:tcPr>
          <w:p w14:paraId="67D7051A"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EA0097">
              <w:rPr>
                <w:noProof/>
                <w:lang w:val="fr" w:eastAsia="fr-FR"/>
              </w:rPr>
              <w:drawing>
                <wp:inline distT="0" distB="0" distL="0" distR="0" wp14:anchorId="1C79FAB1" wp14:editId="0E932674">
                  <wp:extent cx="216755" cy="2167557"/>
                  <wp:effectExtent l="0" t="0" r="0" b="0"/>
                  <wp:docPr id="100926325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t="-1" r="30936" b="30966"/>
                          <a:stretch>
                            <a:fillRect/>
                          </a:stretch>
                        </pic:blipFill>
                        <pic:spPr bwMode="auto">
                          <a:xfrm>
                            <a:off x="0" y="0"/>
                            <a:ext cx="241290" cy="24129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803ED9" w14:textId="77777777" w:rsidR="00496293" w:rsidRDefault="00496293" w:rsidP="00496293">
      <w:pPr>
        <w:rPr>
          <w:lang w:val="fr" w:eastAsia="fr-FR"/>
        </w:rPr>
      </w:pPr>
    </w:p>
    <w:p w14:paraId="3CF3C7CA" w14:textId="77777777" w:rsidR="0003040E" w:rsidRDefault="0003040E" w:rsidP="00496293">
      <w:pPr>
        <w:rPr>
          <w:lang w:val="fr" w:eastAsia="fr-FR"/>
        </w:rPr>
      </w:pPr>
    </w:p>
    <w:p w14:paraId="3CF7F1C9" w14:textId="169D77D7" w:rsidR="00496293" w:rsidRPr="00245A9B" w:rsidRDefault="00496293" w:rsidP="00144F64">
      <w:pPr>
        <w:pStyle w:val="Titre5"/>
      </w:pPr>
      <w:bookmarkStart w:id="220" w:name="_Toc240908171"/>
      <w:r>
        <w:t>Exemple de digramme de cas d’utilisation</w:t>
      </w:r>
      <w:bookmarkEnd w:id="220"/>
    </w:p>
    <w:p w14:paraId="5147DC21" w14:textId="77777777" w:rsidR="00FD6021" w:rsidRDefault="00496293" w:rsidP="00FD6021">
      <w:pPr>
        <w:pStyle w:val="Lgende"/>
        <w:keepNext/>
        <w:spacing w:line="360" w:lineRule="auto"/>
      </w:pPr>
      <w:r w:rsidRPr="003A63BD">
        <w:rPr>
          <w:noProof/>
          <w:lang w:val="fr" w:eastAsia="fr-FR"/>
        </w:rPr>
        <w:drawing>
          <wp:inline distT="0" distB="0" distL="0" distR="0" wp14:anchorId="3E36F4ED" wp14:editId="5D5EF832">
            <wp:extent cx="5739717" cy="2951430"/>
            <wp:effectExtent l="0" t="0" r="0" b="0"/>
            <wp:docPr id="15353781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a:extLst>
                        <a:ext uri="{28A0092B-C50C-407E-A947-70E740481C1C}">
                          <a14:useLocalDpi xmlns:a14="http://schemas.microsoft.com/office/drawing/2010/main" val="0"/>
                        </a:ext>
                      </a:extLst>
                    </a:blip>
                    <a:srcRect r="30015" b="28425"/>
                    <a:stretch>
                      <a:fillRect/>
                    </a:stretch>
                  </pic:blipFill>
                  <pic:spPr bwMode="auto">
                    <a:xfrm>
                      <a:off x="0" y="0"/>
                      <a:ext cx="5810116" cy="2987630"/>
                    </a:xfrm>
                    <a:prstGeom prst="rect">
                      <a:avLst/>
                    </a:prstGeom>
                    <a:noFill/>
                    <a:ln>
                      <a:noFill/>
                    </a:ln>
                    <a:extLst>
                      <a:ext uri="{53640926-AAD7-44D8-BBD7-CCE9431645EC}">
                        <a14:shadowObscured xmlns:a14="http://schemas.microsoft.com/office/drawing/2010/main"/>
                      </a:ext>
                    </a:extLst>
                  </pic:spPr>
                </pic:pic>
              </a:graphicData>
            </a:graphic>
          </wp:inline>
        </w:drawing>
      </w:r>
    </w:p>
    <w:p w14:paraId="0F0375AD" w14:textId="3BD94CC1" w:rsidR="00496293" w:rsidRDefault="00FD6021" w:rsidP="00FD6021">
      <w:pPr>
        <w:pStyle w:val="Lgende"/>
        <w:rPr>
          <w:rStyle w:val="Accentuation"/>
        </w:rPr>
      </w:pPr>
      <w:bookmarkStart w:id="221" w:name="_Toc240908021"/>
      <w:r w:rsidRPr="00196CCD">
        <w:rPr>
          <w:rStyle w:val="Accentuation"/>
        </w:rPr>
        <w:t xml:space="preserve">Figure </w:t>
      </w:r>
      <w:r w:rsidR="00547AD5" w:rsidRPr="00196CCD">
        <w:rPr>
          <w:rStyle w:val="Accentuation"/>
        </w:rPr>
        <w:fldChar w:fldCharType="begin"/>
      </w:r>
      <w:r w:rsidR="00547AD5" w:rsidRPr="00196CCD">
        <w:rPr>
          <w:rStyle w:val="Accentuation"/>
        </w:rPr>
        <w:instrText xml:space="preserve"> SEQ Figure \* ARABIC </w:instrText>
      </w:r>
      <w:r w:rsidR="00547AD5" w:rsidRPr="00196CCD">
        <w:rPr>
          <w:rStyle w:val="Accentuation"/>
        </w:rPr>
        <w:fldChar w:fldCharType="separate"/>
      </w:r>
      <w:r w:rsidR="0088132C">
        <w:rPr>
          <w:rStyle w:val="Accentuation"/>
          <w:noProof/>
        </w:rPr>
        <w:t>6</w:t>
      </w:r>
      <w:r w:rsidR="00547AD5" w:rsidRPr="00196CCD">
        <w:rPr>
          <w:rStyle w:val="Accentuation"/>
        </w:rPr>
        <w:fldChar w:fldCharType="end"/>
      </w:r>
      <w:r w:rsidRPr="00196CCD">
        <w:rPr>
          <w:rStyle w:val="Accentuation"/>
        </w:rPr>
        <w:t xml:space="preserve"> : Exemple de diagramme de cas d’utilisation</w:t>
      </w:r>
      <w:bookmarkEnd w:id="221"/>
    </w:p>
    <w:p w14:paraId="101CCF86" w14:textId="4E6D4C00" w:rsidR="00196CCD" w:rsidRPr="00196CCD" w:rsidRDefault="00196CCD" w:rsidP="00196CCD">
      <w:pPr>
        <w:pStyle w:val="Lgende"/>
      </w:pPr>
      <w:r>
        <w:t>Sources : PowerAMC</w:t>
      </w:r>
    </w:p>
    <w:p w14:paraId="5926BA39" w14:textId="77777777" w:rsidR="00496293" w:rsidRDefault="00496293" w:rsidP="00496293">
      <w:pPr>
        <w:rPr>
          <w:lang w:val="fr" w:eastAsia="fr-FR"/>
        </w:rPr>
      </w:pPr>
    </w:p>
    <w:p w14:paraId="3DC30D1A" w14:textId="77777777" w:rsidR="00496293" w:rsidRDefault="00496293" w:rsidP="00144F64">
      <w:pPr>
        <w:pStyle w:val="Titre5"/>
      </w:pPr>
      <w:bookmarkStart w:id="222" w:name="_Toc240908172"/>
      <w:r>
        <w:lastRenderedPageBreak/>
        <w:t>Quelques diagrammes de cas d’utilisation du projet</w:t>
      </w:r>
      <w:bookmarkEnd w:id="222"/>
    </w:p>
    <w:p w14:paraId="7EDA639A" w14:textId="61A10A9F" w:rsidR="00496293" w:rsidRPr="007734E2" w:rsidRDefault="00496293">
      <w:pPr>
        <w:pStyle w:val="Titre6"/>
        <w:numPr>
          <w:ilvl w:val="2"/>
          <w:numId w:val="40"/>
        </w:numPr>
        <w:rPr>
          <w:lang w:val="fr" w:eastAsia="fr-FR"/>
        </w:rPr>
      </w:pPr>
      <w:r w:rsidRPr="007734E2">
        <w:rPr>
          <w:lang w:val="fr" w:eastAsia="fr-FR"/>
        </w:rPr>
        <w:t>Cas d’utilisation global</w:t>
      </w:r>
    </w:p>
    <w:p w14:paraId="4E27382A" w14:textId="24EFF433" w:rsidR="000172CD" w:rsidRDefault="00833A89" w:rsidP="000172CD">
      <w:pPr>
        <w:keepNext/>
        <w:jc w:val="center"/>
      </w:pPr>
      <w:r w:rsidRPr="00833A89">
        <w:rPr>
          <w:noProof/>
        </w:rPr>
        <w:drawing>
          <wp:inline distT="0" distB="0" distL="0" distR="0" wp14:anchorId="7ED7FB9D" wp14:editId="66FF8901">
            <wp:extent cx="5352757" cy="7115049"/>
            <wp:effectExtent l="0" t="0" r="635" b="0"/>
            <wp:docPr id="200993383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a:extLst>
                        <a:ext uri="{28A0092B-C50C-407E-A947-70E740481C1C}">
                          <a14:useLocalDpi xmlns:a14="http://schemas.microsoft.com/office/drawing/2010/main" val="0"/>
                        </a:ext>
                      </a:extLst>
                    </a:blip>
                    <a:srcRect r="33578" b="33219"/>
                    <a:stretch>
                      <a:fillRect/>
                    </a:stretch>
                  </pic:blipFill>
                  <pic:spPr bwMode="auto">
                    <a:xfrm>
                      <a:off x="0" y="0"/>
                      <a:ext cx="5360681" cy="7125582"/>
                    </a:xfrm>
                    <a:prstGeom prst="rect">
                      <a:avLst/>
                    </a:prstGeom>
                    <a:noFill/>
                    <a:ln>
                      <a:noFill/>
                    </a:ln>
                    <a:extLst>
                      <a:ext uri="{53640926-AAD7-44D8-BBD7-CCE9431645EC}">
                        <a14:shadowObscured xmlns:a14="http://schemas.microsoft.com/office/drawing/2010/main"/>
                      </a:ext>
                    </a:extLst>
                  </pic:spPr>
                </pic:pic>
              </a:graphicData>
            </a:graphic>
          </wp:inline>
        </w:drawing>
      </w:r>
    </w:p>
    <w:p w14:paraId="1ED7624F" w14:textId="66A84D79" w:rsidR="00222671" w:rsidRDefault="000172CD" w:rsidP="000172CD">
      <w:pPr>
        <w:pStyle w:val="Lgende"/>
        <w:rPr>
          <w:rStyle w:val="Accentuation"/>
        </w:rPr>
      </w:pPr>
      <w:bookmarkStart w:id="223" w:name="_Toc240908022"/>
      <w:r w:rsidRPr="000172CD">
        <w:rPr>
          <w:rStyle w:val="Accentuation"/>
        </w:rPr>
        <w:t xml:space="preserve">Figure </w:t>
      </w:r>
      <w:r w:rsidRPr="000172CD">
        <w:rPr>
          <w:rStyle w:val="Accentuation"/>
        </w:rPr>
        <w:fldChar w:fldCharType="begin"/>
      </w:r>
      <w:r w:rsidRPr="000172CD">
        <w:rPr>
          <w:rStyle w:val="Accentuation"/>
        </w:rPr>
        <w:instrText xml:space="preserve"> SEQ Figure \* ARABIC </w:instrText>
      </w:r>
      <w:r w:rsidRPr="000172CD">
        <w:rPr>
          <w:rStyle w:val="Accentuation"/>
        </w:rPr>
        <w:fldChar w:fldCharType="separate"/>
      </w:r>
      <w:r w:rsidR="0088132C">
        <w:rPr>
          <w:rStyle w:val="Accentuation"/>
          <w:noProof/>
        </w:rPr>
        <w:t>7</w:t>
      </w:r>
      <w:r w:rsidRPr="000172CD">
        <w:rPr>
          <w:rStyle w:val="Accentuation"/>
        </w:rPr>
        <w:fldChar w:fldCharType="end"/>
      </w:r>
      <w:r w:rsidRPr="000172CD">
        <w:rPr>
          <w:rStyle w:val="Accentuation"/>
        </w:rPr>
        <w:t xml:space="preserve"> : Cas d’utilisation global</w:t>
      </w:r>
      <w:bookmarkEnd w:id="223"/>
    </w:p>
    <w:p w14:paraId="48C0DC85" w14:textId="298568CA" w:rsidR="003F755F" w:rsidRPr="003F755F" w:rsidRDefault="003F755F" w:rsidP="003F755F">
      <w:pPr>
        <w:pStyle w:val="Lgende"/>
      </w:pPr>
      <w:r>
        <w:t xml:space="preserve">Source : PowerAMC </w:t>
      </w:r>
    </w:p>
    <w:p w14:paraId="3A8633F3" w14:textId="77777777" w:rsidR="00C51446" w:rsidRDefault="00C51446" w:rsidP="00222671">
      <w:pPr>
        <w:keepNext/>
        <w:jc w:val="center"/>
      </w:pPr>
    </w:p>
    <w:p w14:paraId="1925DD29" w14:textId="16B07812" w:rsidR="00496293" w:rsidRPr="00885E5F" w:rsidRDefault="00496293">
      <w:pPr>
        <w:pStyle w:val="Titre6"/>
        <w:numPr>
          <w:ilvl w:val="2"/>
          <w:numId w:val="40"/>
        </w:numPr>
        <w:ind w:left="1418"/>
        <w:rPr>
          <w:lang w:val="fr" w:eastAsia="fr-FR"/>
        </w:rPr>
      </w:pPr>
      <w:r w:rsidRPr="00885E5F">
        <w:rPr>
          <w:lang w:val="fr" w:eastAsia="fr-FR"/>
        </w:rPr>
        <w:t>Diagramme</w:t>
      </w:r>
      <w:r w:rsidR="00C7366F">
        <w:rPr>
          <w:lang w:val="fr" w:eastAsia="fr-FR"/>
        </w:rPr>
        <w:t xml:space="preserve"> de cas d’utilisation spécifique</w:t>
      </w:r>
      <w:r w:rsidRPr="00885E5F">
        <w:rPr>
          <w:lang w:val="fr" w:eastAsia="fr-FR"/>
        </w:rPr>
        <w:t xml:space="preserve"> d</w:t>
      </w:r>
      <w:r w:rsidR="00C7366F">
        <w:rPr>
          <w:lang w:val="fr" w:eastAsia="fr-FR"/>
        </w:rPr>
        <w:t>e</w:t>
      </w:r>
      <w:r w:rsidRPr="00885E5F">
        <w:rPr>
          <w:lang w:val="fr" w:eastAsia="fr-FR"/>
        </w:rPr>
        <w:t xml:space="preserve"> « Gérer</w:t>
      </w:r>
      <w:r w:rsidR="00A262A3">
        <w:rPr>
          <w:lang w:val="fr" w:eastAsia="fr-FR"/>
        </w:rPr>
        <w:t xml:space="preserve"> exploitation</w:t>
      </w:r>
      <w:r w:rsidR="00C7366F">
        <w:rPr>
          <w:lang w:val="fr" w:eastAsia="fr-FR"/>
        </w:rPr>
        <w:t>(</w:t>
      </w:r>
      <w:r w:rsidR="00A262A3">
        <w:rPr>
          <w:lang w:val="fr" w:eastAsia="fr-FR"/>
        </w:rPr>
        <w:t>s</w:t>
      </w:r>
      <w:r w:rsidR="00C7366F">
        <w:rPr>
          <w:lang w:val="fr" w:eastAsia="fr-FR"/>
        </w:rPr>
        <w:t>)</w:t>
      </w:r>
      <w:r w:rsidR="00DB73BE">
        <w:rPr>
          <w:lang w:val="fr" w:eastAsia="fr-FR"/>
        </w:rPr>
        <w:t xml:space="preserve"> </w:t>
      </w:r>
      <w:r w:rsidRPr="00885E5F">
        <w:rPr>
          <w:lang w:val="fr" w:eastAsia="fr-FR"/>
        </w:rPr>
        <w:t>»</w:t>
      </w:r>
    </w:p>
    <w:p w14:paraId="36645123" w14:textId="77777777" w:rsidR="00C7366F" w:rsidRDefault="00C7366F" w:rsidP="00DB73BE">
      <w:pPr>
        <w:keepNext/>
        <w:jc w:val="center"/>
      </w:pPr>
      <w:r w:rsidRPr="00C7366F">
        <w:rPr>
          <w:noProof/>
        </w:rPr>
        <w:drawing>
          <wp:inline distT="0" distB="0" distL="0" distR="0" wp14:anchorId="0915C397" wp14:editId="2607F901">
            <wp:extent cx="5772751" cy="4762831"/>
            <wp:effectExtent l="0" t="0" r="0" b="0"/>
            <wp:docPr id="37307365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7">
                      <a:extLst>
                        <a:ext uri="{28A0092B-C50C-407E-A947-70E740481C1C}">
                          <a14:useLocalDpi xmlns:a14="http://schemas.microsoft.com/office/drawing/2010/main" val="0"/>
                        </a:ext>
                      </a:extLst>
                    </a:blip>
                    <a:srcRect r="33092" b="32979"/>
                    <a:stretch>
                      <a:fillRect/>
                    </a:stretch>
                  </pic:blipFill>
                  <pic:spPr bwMode="auto">
                    <a:xfrm>
                      <a:off x="0" y="0"/>
                      <a:ext cx="5829769" cy="4809874"/>
                    </a:xfrm>
                    <a:prstGeom prst="rect">
                      <a:avLst/>
                    </a:prstGeom>
                    <a:noFill/>
                    <a:ln>
                      <a:noFill/>
                    </a:ln>
                    <a:extLst>
                      <a:ext uri="{53640926-AAD7-44D8-BBD7-CCE9431645EC}">
                        <a14:shadowObscured xmlns:a14="http://schemas.microsoft.com/office/drawing/2010/main"/>
                      </a:ext>
                    </a:extLst>
                  </pic:spPr>
                </pic:pic>
              </a:graphicData>
            </a:graphic>
          </wp:inline>
        </w:drawing>
      </w:r>
    </w:p>
    <w:p w14:paraId="189CCA59" w14:textId="28AF8759" w:rsidR="00CF121D" w:rsidRPr="00AF08D2" w:rsidRDefault="00C7366F" w:rsidP="00471A51">
      <w:pPr>
        <w:pStyle w:val="Lgende"/>
        <w:rPr>
          <w:rStyle w:val="Accentuation"/>
          <w:i/>
          <w:iCs/>
        </w:rPr>
      </w:pPr>
      <w:bookmarkStart w:id="224" w:name="_Toc240908023"/>
      <w:r w:rsidRPr="00AF08D2">
        <w:rPr>
          <w:rStyle w:val="Accentuation"/>
          <w:i/>
          <w:iCs/>
        </w:rPr>
        <w:t xml:space="preserve">Figure </w:t>
      </w:r>
      <w:r w:rsidR="00547AD5" w:rsidRPr="00AF08D2">
        <w:rPr>
          <w:rStyle w:val="Accentuation"/>
          <w:i/>
          <w:iCs/>
        </w:rPr>
        <w:fldChar w:fldCharType="begin"/>
      </w:r>
      <w:r w:rsidR="00547AD5" w:rsidRPr="00AF08D2">
        <w:rPr>
          <w:rStyle w:val="Accentuation"/>
          <w:i/>
          <w:iCs/>
        </w:rPr>
        <w:instrText xml:space="preserve"> SEQ Figure \* ARABIC </w:instrText>
      </w:r>
      <w:r w:rsidR="00547AD5" w:rsidRPr="00AF08D2">
        <w:rPr>
          <w:rStyle w:val="Accentuation"/>
          <w:i/>
          <w:iCs/>
        </w:rPr>
        <w:fldChar w:fldCharType="separate"/>
      </w:r>
      <w:r w:rsidR="0088132C">
        <w:rPr>
          <w:rStyle w:val="Accentuation"/>
          <w:i/>
          <w:iCs/>
          <w:noProof/>
        </w:rPr>
        <w:t>8</w:t>
      </w:r>
      <w:r w:rsidR="00547AD5" w:rsidRPr="00AF08D2">
        <w:rPr>
          <w:rStyle w:val="Accentuation"/>
          <w:i/>
          <w:iCs/>
        </w:rPr>
        <w:fldChar w:fldCharType="end"/>
      </w:r>
      <w:r w:rsidRPr="00AF08D2">
        <w:rPr>
          <w:rStyle w:val="Accentuation"/>
          <w:i/>
          <w:iCs/>
        </w:rPr>
        <w:t xml:space="preserve"> : Diagramme de cas d’utilisation spécifique de "Gérer exploitation(s)"</w:t>
      </w:r>
      <w:bookmarkEnd w:id="224"/>
      <w:r w:rsidR="00EF5B8F" w:rsidRPr="00AF08D2">
        <w:rPr>
          <w:rStyle w:val="Accentuation"/>
          <w:i/>
          <w:iCs/>
        </w:rPr>
        <w:t xml:space="preserve"> </w:t>
      </w:r>
    </w:p>
    <w:p w14:paraId="768B6D9A" w14:textId="71355B1D" w:rsidR="00496293" w:rsidRPr="00A47E33" w:rsidRDefault="00A47E33" w:rsidP="00A47E33">
      <w:pPr>
        <w:pStyle w:val="Lgende"/>
        <w:rPr>
          <w:rStyle w:val="Accentuation"/>
          <w:i/>
          <w:iCs/>
          <w:color w:val="44546A" w:themeColor="text2"/>
        </w:rPr>
      </w:pPr>
      <w:r>
        <w:rPr>
          <w:rStyle w:val="Accentuation"/>
          <w:i/>
          <w:iCs/>
          <w:color w:val="44546A" w:themeColor="text2"/>
        </w:rPr>
        <w:t>Source : PowerAMC</w:t>
      </w:r>
    </w:p>
    <w:p w14:paraId="5DF8A01C" w14:textId="4939C0F2" w:rsidR="00496293" w:rsidRPr="00AD1F1C" w:rsidRDefault="00496293">
      <w:pPr>
        <w:pStyle w:val="Titre6"/>
        <w:numPr>
          <w:ilvl w:val="2"/>
          <w:numId w:val="40"/>
        </w:numPr>
        <w:ind w:left="1134" w:hanging="425"/>
        <w:rPr>
          <w:lang w:val="fr" w:eastAsia="fr-FR"/>
        </w:rPr>
      </w:pPr>
      <w:r w:rsidRPr="00AD1F1C">
        <w:rPr>
          <w:lang w:val="fr" w:eastAsia="fr-FR"/>
        </w:rPr>
        <w:lastRenderedPageBreak/>
        <w:t xml:space="preserve">Diagramme </w:t>
      </w:r>
      <w:r w:rsidR="00471A51">
        <w:rPr>
          <w:lang w:val="fr" w:eastAsia="fr-FR"/>
        </w:rPr>
        <w:t xml:space="preserve">de cas d’utilisation spécifique </w:t>
      </w:r>
      <w:r w:rsidRPr="00AD1F1C">
        <w:rPr>
          <w:lang w:val="fr" w:eastAsia="fr-FR"/>
        </w:rPr>
        <w:t>d</w:t>
      </w:r>
      <w:r w:rsidR="00471A51">
        <w:rPr>
          <w:lang w:val="fr" w:eastAsia="fr-FR"/>
        </w:rPr>
        <w:t>e</w:t>
      </w:r>
      <w:r w:rsidRPr="00AD1F1C">
        <w:rPr>
          <w:lang w:val="fr" w:eastAsia="fr-FR"/>
        </w:rPr>
        <w:t xml:space="preserve"> « Gérer comptes utilisateurs »</w:t>
      </w:r>
    </w:p>
    <w:p w14:paraId="01B18DC0" w14:textId="77777777" w:rsidR="00547AD5" w:rsidRDefault="00547AD5" w:rsidP="00547AD5">
      <w:pPr>
        <w:pStyle w:val="Lgende"/>
        <w:keepNext/>
        <w:ind w:left="-284"/>
      </w:pPr>
      <w:r w:rsidRPr="00547AD5">
        <w:rPr>
          <w:rFonts w:eastAsiaTheme="minorHAnsi"/>
          <w:i w:val="0"/>
          <w:iCs w:val="0"/>
          <w:noProof/>
          <w:color w:val="auto"/>
          <w:kern w:val="2"/>
          <w:sz w:val="24"/>
          <w:szCs w:val="22"/>
          <w:lang w:val="fr" w:eastAsia="fr-FR"/>
          <w14:ligatures w14:val="standardContextual"/>
        </w:rPr>
        <w:drawing>
          <wp:inline distT="0" distB="0" distL="0" distR="0" wp14:anchorId="70A224FE" wp14:editId="1FB90526">
            <wp:extent cx="6246429" cy="4397071"/>
            <wp:effectExtent l="0" t="0" r="2540" b="3810"/>
            <wp:docPr id="102637557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8">
                      <a:extLst>
                        <a:ext uri="{28A0092B-C50C-407E-A947-70E740481C1C}">
                          <a14:useLocalDpi xmlns:a14="http://schemas.microsoft.com/office/drawing/2010/main" val="0"/>
                        </a:ext>
                      </a:extLst>
                    </a:blip>
                    <a:srcRect r="33333" b="33186"/>
                    <a:stretch>
                      <a:fillRect/>
                    </a:stretch>
                  </pic:blipFill>
                  <pic:spPr bwMode="auto">
                    <a:xfrm>
                      <a:off x="0" y="0"/>
                      <a:ext cx="6277167" cy="4418708"/>
                    </a:xfrm>
                    <a:prstGeom prst="rect">
                      <a:avLst/>
                    </a:prstGeom>
                    <a:noFill/>
                    <a:ln>
                      <a:noFill/>
                    </a:ln>
                    <a:extLst>
                      <a:ext uri="{53640926-AAD7-44D8-BBD7-CCE9431645EC}">
                        <a14:shadowObscured xmlns:a14="http://schemas.microsoft.com/office/drawing/2010/main"/>
                      </a:ext>
                    </a:extLst>
                  </pic:spPr>
                </pic:pic>
              </a:graphicData>
            </a:graphic>
          </wp:inline>
        </w:drawing>
      </w:r>
    </w:p>
    <w:p w14:paraId="2623330E" w14:textId="4D254C0C" w:rsidR="00496293" w:rsidRPr="002F2E52" w:rsidRDefault="00547AD5" w:rsidP="00547AD5">
      <w:pPr>
        <w:pStyle w:val="Lgende"/>
        <w:rPr>
          <w:rStyle w:val="Accentuation"/>
          <w:i/>
          <w:iCs/>
        </w:rPr>
      </w:pPr>
      <w:bookmarkStart w:id="225" w:name="_Toc240908024"/>
      <w:r w:rsidRPr="002F2E52">
        <w:rPr>
          <w:rStyle w:val="Accentuation"/>
          <w:i/>
          <w:iCs/>
        </w:rPr>
        <w:t xml:space="preserve">Figure </w:t>
      </w:r>
      <w:r w:rsidRPr="002F2E52">
        <w:rPr>
          <w:rStyle w:val="Accentuation"/>
          <w:i/>
          <w:iCs/>
        </w:rPr>
        <w:fldChar w:fldCharType="begin"/>
      </w:r>
      <w:r w:rsidRPr="002F2E52">
        <w:rPr>
          <w:rStyle w:val="Accentuation"/>
          <w:i/>
          <w:iCs/>
        </w:rPr>
        <w:instrText xml:space="preserve"> SEQ Figure \* ARABIC </w:instrText>
      </w:r>
      <w:r w:rsidRPr="002F2E52">
        <w:rPr>
          <w:rStyle w:val="Accentuation"/>
          <w:i/>
          <w:iCs/>
        </w:rPr>
        <w:fldChar w:fldCharType="separate"/>
      </w:r>
      <w:r w:rsidR="0088132C">
        <w:rPr>
          <w:rStyle w:val="Accentuation"/>
          <w:i/>
          <w:iCs/>
          <w:noProof/>
        </w:rPr>
        <w:t>9</w:t>
      </w:r>
      <w:r w:rsidRPr="002F2E52">
        <w:rPr>
          <w:rStyle w:val="Accentuation"/>
          <w:i/>
          <w:iCs/>
        </w:rPr>
        <w:fldChar w:fldCharType="end"/>
      </w:r>
      <w:r w:rsidRPr="002F2E52">
        <w:rPr>
          <w:rStyle w:val="Accentuation"/>
          <w:i/>
          <w:iCs/>
        </w:rPr>
        <w:t xml:space="preserve"> : Diagramme de cas d’utilisation spécifique de "Gérer comptes utilisateurs"</w:t>
      </w:r>
      <w:bookmarkEnd w:id="225"/>
    </w:p>
    <w:p w14:paraId="702DCE71" w14:textId="71B820D9" w:rsidR="002F2E52" w:rsidRPr="002F2E52" w:rsidRDefault="002F2E52" w:rsidP="002F2E52">
      <w:pPr>
        <w:pStyle w:val="Lgende"/>
      </w:pPr>
      <w:r>
        <w:t xml:space="preserve">Source : </w:t>
      </w:r>
      <w:r w:rsidR="005051F1">
        <w:t>PowerAMC</w:t>
      </w:r>
    </w:p>
    <w:p w14:paraId="220833F4" w14:textId="1DEAEF89" w:rsidR="00496293" w:rsidRPr="00B456B6" w:rsidRDefault="00496293" w:rsidP="00496293">
      <w:pPr>
        <w:rPr>
          <w:rStyle w:val="Accentuation"/>
          <w:b/>
          <w:i w:val="0"/>
          <w:iCs w:val="0"/>
          <w:color w:val="auto"/>
          <w:szCs w:val="16"/>
          <w:lang w:val="fr" w:eastAsia="fr-FR"/>
        </w:rPr>
      </w:pPr>
    </w:p>
    <w:p w14:paraId="6797BB61" w14:textId="77777777" w:rsidR="00547AD5" w:rsidRPr="00144ABF" w:rsidRDefault="00547AD5" w:rsidP="00496293">
      <w:pPr>
        <w:rPr>
          <w:rStyle w:val="Accentuation"/>
          <w:b/>
          <w:i w:val="0"/>
          <w:iCs w:val="0"/>
          <w:color w:val="auto"/>
          <w:sz w:val="24"/>
          <w:lang w:val="fr" w:eastAsia="fr-FR"/>
        </w:rPr>
      </w:pPr>
    </w:p>
    <w:p w14:paraId="2FBDE2B8" w14:textId="25D1A301" w:rsidR="00496293" w:rsidRDefault="00496293" w:rsidP="00DB73BE">
      <w:pPr>
        <w:pStyle w:val="Titre4"/>
        <w:numPr>
          <w:ilvl w:val="0"/>
          <w:numId w:val="14"/>
        </w:numPr>
        <w:ind w:left="2268"/>
        <w:rPr>
          <w:lang w:val="fr"/>
        </w:rPr>
      </w:pPr>
      <w:bookmarkStart w:id="226" w:name="_Toc207282319"/>
      <w:bookmarkStart w:id="227" w:name="_Toc240908173"/>
      <w:r>
        <w:rPr>
          <w:lang w:val="fr"/>
        </w:rPr>
        <w:t>Description textuelle des cas d’utilisation</w:t>
      </w:r>
      <w:bookmarkEnd w:id="226"/>
      <w:bookmarkEnd w:id="227"/>
    </w:p>
    <w:p w14:paraId="22AF86D6" w14:textId="77777777" w:rsidR="00496293" w:rsidRDefault="00496293" w:rsidP="00496293">
      <w:pPr>
        <w:spacing w:before="120" w:after="0"/>
        <w:ind w:firstLine="709"/>
        <w:rPr>
          <w:lang w:eastAsia="fr-FR"/>
        </w:rPr>
      </w:pPr>
      <w:r w:rsidRPr="005C733F">
        <w:rPr>
          <w:lang w:eastAsia="fr-FR"/>
        </w:rPr>
        <w:t>Une description textuelle d'un cas d'utilisation en UML est une explication détaillée de la fonction ou de la tâche que le système doit réaliser pour un acteur. Elle comprend le nom du cas d'utilisation, l'acteur concerné, l'objectif visé, les conditions préalables, le déclencheur, les étapes ou actions à suivre, les post conditions, et les éventuelles exceptions. Cette description est rédigée en langage naturel, selon une structure définie, afin de permettre une compréhension claire des exigences et du comportement attendu du système. Par exemple : "Le cas d'utilisation 'Se connecter' permet à un utilisateur de s'authentifier sur le système</w:t>
      </w:r>
      <w:r>
        <w:rPr>
          <w:lang w:eastAsia="fr-FR"/>
        </w:rPr>
        <w:t xml:space="preserve"> </w:t>
      </w:r>
      <w:r w:rsidRPr="00EC622C">
        <w:rPr>
          <w:lang w:eastAsia="fr-FR"/>
        </w:rPr>
        <w:t xml:space="preserve">en saisissant son nom d'utilisateur et son mot de passe. Après avoir cliqué sur le bouton 'Se connecter', le système </w:t>
      </w:r>
      <w:r w:rsidRPr="00EC622C">
        <w:rPr>
          <w:lang w:eastAsia="fr-FR"/>
        </w:rPr>
        <w:lastRenderedPageBreak/>
        <w:t>vérifie les informations fournies et autorise l'accès si elles sont correctes ; sinon, un message d'erreur est affiché. Cette opération est réalisable uniquement si l'utilisateur possède un compte valide et est nécessaire pour accéder aux fonctionnalités du système."</w:t>
      </w:r>
    </w:p>
    <w:p w14:paraId="34D8148D" w14:textId="77777777" w:rsidR="000A1EEC" w:rsidRDefault="000A1EEC" w:rsidP="00496293">
      <w:pPr>
        <w:spacing w:before="120" w:after="0"/>
        <w:ind w:firstLine="709"/>
        <w:rPr>
          <w:lang w:eastAsia="fr-FR"/>
        </w:rPr>
      </w:pPr>
    </w:p>
    <w:p w14:paraId="42D478FD" w14:textId="77777777" w:rsidR="00496293" w:rsidRPr="00CA3B7A" w:rsidRDefault="00496293" w:rsidP="00DB73BE">
      <w:pPr>
        <w:pStyle w:val="Titre5"/>
      </w:pPr>
      <w:bookmarkStart w:id="228" w:name="_Toc240908174"/>
      <w:r w:rsidRPr="00165FB5">
        <w:t>Description textuelle du cas d’utilisation « S’authentifier »</w:t>
      </w:r>
      <w:bookmarkEnd w:id="228"/>
    </w:p>
    <w:p w14:paraId="5FE2BA4C" w14:textId="279C3BF2" w:rsidR="00510511" w:rsidRDefault="00510511" w:rsidP="00611BF9">
      <w:pPr>
        <w:pStyle w:val="Titredestableaux"/>
      </w:pPr>
      <w:bookmarkStart w:id="229" w:name="_Toc240908073"/>
      <w:r>
        <w:t xml:space="preserve">Tableau </w:t>
      </w:r>
      <w:fldSimple w:instr=" SEQ Tableau \* ARABIC ">
        <w:r w:rsidR="00BB03BA">
          <w:rPr>
            <w:noProof/>
          </w:rPr>
          <w:t>13</w:t>
        </w:r>
      </w:fldSimple>
      <w:r>
        <w:t xml:space="preserve"> : Description textuelle du cas "S’authentifier"</w:t>
      </w:r>
      <w:bookmarkEnd w:id="229"/>
    </w:p>
    <w:tbl>
      <w:tblPr>
        <w:tblStyle w:val="TableauGrille4-Accentuation5"/>
        <w:tblW w:w="0" w:type="auto"/>
        <w:tblLook w:val="04A0" w:firstRow="1" w:lastRow="0" w:firstColumn="1" w:lastColumn="0" w:noHBand="0" w:noVBand="1"/>
      </w:tblPr>
      <w:tblGrid>
        <w:gridCol w:w="9062"/>
      </w:tblGrid>
      <w:tr w:rsidR="00496293" w14:paraId="33735B75"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1A9356C" w14:textId="77777777" w:rsidR="00496293" w:rsidRDefault="00496293" w:rsidP="005407D7">
            <w:pPr>
              <w:jc w:val="center"/>
              <w:rPr>
                <w:lang w:val="fr" w:eastAsia="fr-FR"/>
              </w:rPr>
            </w:pPr>
            <w:r>
              <w:rPr>
                <w:lang w:val="fr" w:eastAsia="fr-FR"/>
              </w:rPr>
              <w:t>Sommaire d’identification</w:t>
            </w:r>
          </w:p>
        </w:tc>
      </w:tr>
      <w:tr w:rsidR="00496293" w14:paraId="19E77AC4"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B886E91" w14:textId="77777777" w:rsidR="00496293" w:rsidRDefault="00496293" w:rsidP="005407D7">
            <w:pPr>
              <w:rPr>
                <w:b w:val="0"/>
                <w:bCs w:val="0"/>
                <w:lang w:val="fr" w:eastAsia="fr-FR"/>
              </w:rPr>
            </w:pPr>
            <w:r>
              <w:rPr>
                <w:lang w:val="fr" w:eastAsia="fr-FR"/>
              </w:rPr>
              <w:t>Titre :     S’authentifier</w:t>
            </w:r>
          </w:p>
          <w:p w14:paraId="6C06B36C" w14:textId="77777777" w:rsidR="00496293" w:rsidRDefault="00496293" w:rsidP="005407D7">
            <w:pPr>
              <w:rPr>
                <w:b w:val="0"/>
                <w:bCs w:val="0"/>
                <w:lang w:val="fr" w:eastAsia="fr-FR"/>
              </w:rPr>
            </w:pPr>
            <w:r>
              <w:rPr>
                <w:lang w:val="fr" w:eastAsia="fr-FR"/>
              </w:rPr>
              <w:t>Résumé :     Permet à tous les utilisateurs d’accéder aux fonctionnalités du système auxquelles ils ont droit</w:t>
            </w:r>
          </w:p>
          <w:p w14:paraId="581E3516" w14:textId="72B12E02" w:rsidR="00496293" w:rsidRDefault="00496293" w:rsidP="005407D7">
            <w:pPr>
              <w:rPr>
                <w:lang w:val="fr" w:eastAsia="fr-FR"/>
              </w:rPr>
            </w:pPr>
            <w:r>
              <w:rPr>
                <w:lang w:val="fr" w:eastAsia="fr-FR"/>
              </w:rPr>
              <w:t xml:space="preserve">Acteurs : </w:t>
            </w:r>
            <w:r w:rsidR="0071091F">
              <w:rPr>
                <w:lang w:val="fr" w:eastAsia="fr-FR"/>
              </w:rPr>
              <w:t>Producteur, Administrateur</w:t>
            </w:r>
          </w:p>
        </w:tc>
      </w:tr>
      <w:tr w:rsidR="00496293" w14:paraId="7A849206"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605D68A6" w14:textId="77777777" w:rsidR="00496293" w:rsidRDefault="00496293" w:rsidP="005407D7">
            <w:pPr>
              <w:jc w:val="center"/>
              <w:rPr>
                <w:lang w:val="fr" w:eastAsia="fr-FR"/>
              </w:rPr>
            </w:pPr>
            <w:r>
              <w:rPr>
                <w:lang w:val="fr" w:eastAsia="fr-FR"/>
              </w:rPr>
              <w:t>Description des scénarios</w:t>
            </w:r>
          </w:p>
        </w:tc>
      </w:tr>
      <w:tr w:rsidR="00496293" w14:paraId="00DEBDE6"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AE2FBB2" w14:textId="77777777" w:rsidR="00496293" w:rsidRDefault="00496293" w:rsidP="005407D7">
            <w:pPr>
              <w:rPr>
                <w:lang w:val="fr" w:eastAsia="fr-FR"/>
              </w:rPr>
            </w:pPr>
            <w:r>
              <w:rPr>
                <w:lang w:val="fr" w:eastAsia="fr-FR"/>
              </w:rPr>
              <w:t>Pré conditions :</w:t>
            </w:r>
          </w:p>
        </w:tc>
      </w:tr>
      <w:tr w:rsidR="00496293" w14:paraId="61E9294B"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7C27D90C" w14:textId="77777777" w:rsidR="00496293" w:rsidRPr="00DE2A52" w:rsidRDefault="00496293">
            <w:pPr>
              <w:pStyle w:val="Paragraphedeliste"/>
              <w:numPr>
                <w:ilvl w:val="0"/>
                <w:numId w:val="15"/>
              </w:numPr>
              <w:rPr>
                <w:lang w:val="fr" w:eastAsia="fr-FR"/>
              </w:rPr>
            </w:pPr>
            <w:r>
              <w:rPr>
                <w:lang w:val="fr" w:eastAsia="fr-FR"/>
              </w:rPr>
              <w:t>Le système doit être fonctionnel :</w:t>
            </w:r>
          </w:p>
          <w:p w14:paraId="1FBE9FEB" w14:textId="77777777" w:rsidR="00496293" w:rsidRPr="00DE2A52" w:rsidRDefault="00496293">
            <w:pPr>
              <w:pStyle w:val="Paragraphedeliste"/>
              <w:numPr>
                <w:ilvl w:val="0"/>
                <w:numId w:val="16"/>
              </w:numPr>
              <w:rPr>
                <w:lang w:val="fr" w:eastAsia="fr-FR"/>
              </w:rPr>
            </w:pPr>
            <w:r>
              <w:rPr>
                <w:lang w:val="fr" w:eastAsia="fr-FR"/>
              </w:rPr>
              <w:t>La page d’authentification est accessible ;</w:t>
            </w:r>
          </w:p>
          <w:p w14:paraId="6F09B171" w14:textId="77777777" w:rsidR="00496293" w:rsidRPr="00DE2A52" w:rsidRDefault="00496293">
            <w:pPr>
              <w:pStyle w:val="Paragraphedeliste"/>
              <w:numPr>
                <w:ilvl w:val="0"/>
                <w:numId w:val="16"/>
              </w:numPr>
              <w:rPr>
                <w:lang w:val="fr" w:eastAsia="fr-FR"/>
              </w:rPr>
            </w:pPr>
            <w:r>
              <w:rPr>
                <w:lang w:val="fr" w:eastAsia="fr-FR"/>
              </w:rPr>
              <w:t>L’utilisateur doit avoir un compte utilisateur déjà crée.</w:t>
            </w:r>
          </w:p>
        </w:tc>
      </w:tr>
      <w:tr w:rsidR="00496293" w14:paraId="255EF251"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8E21C27" w14:textId="77777777" w:rsidR="00496293" w:rsidRPr="00DE2A52" w:rsidRDefault="00496293" w:rsidP="005407D7">
            <w:pPr>
              <w:rPr>
                <w:lang w:val="fr" w:eastAsia="fr-FR"/>
              </w:rPr>
            </w:pPr>
            <w:r>
              <w:rPr>
                <w:lang w:val="fr" w:eastAsia="fr-FR"/>
              </w:rPr>
              <w:t>Scénario nominal :</w:t>
            </w:r>
          </w:p>
        </w:tc>
      </w:tr>
      <w:tr w:rsidR="00496293" w14:paraId="348560A4"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4682C15A" w14:textId="77777777" w:rsidR="00496293" w:rsidRPr="00DE2A52" w:rsidRDefault="00496293">
            <w:pPr>
              <w:pStyle w:val="Paragraphedeliste"/>
              <w:numPr>
                <w:ilvl w:val="0"/>
                <w:numId w:val="17"/>
              </w:numPr>
              <w:rPr>
                <w:lang w:val="fr" w:eastAsia="fr-FR"/>
              </w:rPr>
            </w:pPr>
            <w:r>
              <w:rPr>
                <w:lang w:val="fr" w:eastAsia="fr-FR"/>
              </w:rPr>
              <w:t>L’utilisateur saisit l’URL ;</w:t>
            </w:r>
          </w:p>
          <w:p w14:paraId="21406ED1" w14:textId="77777777" w:rsidR="00496293" w:rsidRPr="00DE2A52" w:rsidRDefault="00496293">
            <w:pPr>
              <w:pStyle w:val="Paragraphedeliste"/>
              <w:numPr>
                <w:ilvl w:val="0"/>
                <w:numId w:val="17"/>
              </w:numPr>
              <w:rPr>
                <w:lang w:val="fr" w:eastAsia="fr-FR"/>
              </w:rPr>
            </w:pPr>
            <w:r>
              <w:rPr>
                <w:lang w:val="fr" w:eastAsia="fr-FR"/>
              </w:rPr>
              <w:t>Le système affiche la page d’accueil ;</w:t>
            </w:r>
          </w:p>
          <w:p w14:paraId="3FE80897" w14:textId="77777777" w:rsidR="00496293" w:rsidRPr="00DE2A52" w:rsidRDefault="00496293">
            <w:pPr>
              <w:pStyle w:val="Paragraphedeliste"/>
              <w:numPr>
                <w:ilvl w:val="0"/>
                <w:numId w:val="17"/>
              </w:numPr>
              <w:rPr>
                <w:lang w:val="fr" w:eastAsia="fr-FR"/>
              </w:rPr>
            </w:pPr>
            <w:r>
              <w:rPr>
                <w:lang w:val="fr" w:eastAsia="fr-FR"/>
              </w:rPr>
              <w:t>L’utilisateur clique sur le bouton connexion ;</w:t>
            </w:r>
          </w:p>
          <w:p w14:paraId="439E5954" w14:textId="77777777" w:rsidR="00496293" w:rsidRPr="00DE2A52" w:rsidRDefault="00496293">
            <w:pPr>
              <w:pStyle w:val="Paragraphedeliste"/>
              <w:numPr>
                <w:ilvl w:val="0"/>
                <w:numId w:val="17"/>
              </w:numPr>
              <w:rPr>
                <w:lang w:val="fr" w:eastAsia="fr-FR"/>
              </w:rPr>
            </w:pPr>
            <w:r>
              <w:rPr>
                <w:lang w:val="fr" w:eastAsia="fr-FR"/>
              </w:rPr>
              <w:t>Le système affiche un formulaire d’authentification ;</w:t>
            </w:r>
          </w:p>
          <w:p w14:paraId="2CD5C881" w14:textId="77777777" w:rsidR="00496293" w:rsidRPr="00DE2A52" w:rsidRDefault="00496293">
            <w:pPr>
              <w:pStyle w:val="Paragraphedeliste"/>
              <w:numPr>
                <w:ilvl w:val="0"/>
                <w:numId w:val="17"/>
              </w:numPr>
              <w:rPr>
                <w:lang w:val="fr" w:eastAsia="fr-FR"/>
              </w:rPr>
            </w:pPr>
            <w:r>
              <w:rPr>
                <w:lang w:val="fr" w:eastAsia="fr-FR"/>
              </w:rPr>
              <w:t>L’utilisateur remplit les champs du formulaire puis valide ;</w:t>
            </w:r>
          </w:p>
          <w:p w14:paraId="2079C04D" w14:textId="77777777" w:rsidR="00496293" w:rsidRPr="00DE2A52" w:rsidRDefault="00496293">
            <w:pPr>
              <w:pStyle w:val="Paragraphedeliste"/>
              <w:numPr>
                <w:ilvl w:val="0"/>
                <w:numId w:val="17"/>
              </w:numPr>
              <w:rPr>
                <w:lang w:val="fr" w:eastAsia="fr-FR"/>
              </w:rPr>
            </w:pPr>
            <w:r>
              <w:rPr>
                <w:lang w:val="fr" w:eastAsia="fr-FR"/>
              </w:rPr>
              <w:t>Le système contrôle la conformité des informations saisies par l’utilisateur ;</w:t>
            </w:r>
          </w:p>
          <w:p w14:paraId="79D30FBA" w14:textId="77777777" w:rsidR="00496293" w:rsidRPr="00DE2A52" w:rsidRDefault="00496293">
            <w:pPr>
              <w:pStyle w:val="Paragraphedeliste"/>
              <w:numPr>
                <w:ilvl w:val="0"/>
                <w:numId w:val="17"/>
              </w:numPr>
              <w:rPr>
                <w:lang w:val="fr" w:eastAsia="fr-FR"/>
              </w:rPr>
            </w:pPr>
            <w:r>
              <w:rPr>
                <w:lang w:val="fr" w:eastAsia="fr-FR"/>
              </w:rPr>
              <w:t>Le système vérifie dans la base de données la validité des informations entrées par l’utilisateur ;</w:t>
            </w:r>
          </w:p>
          <w:p w14:paraId="310F56E5" w14:textId="4E99F41A" w:rsidR="00496293" w:rsidRPr="00DE2A52" w:rsidRDefault="00496293">
            <w:pPr>
              <w:pStyle w:val="Paragraphedeliste"/>
              <w:numPr>
                <w:ilvl w:val="0"/>
                <w:numId w:val="17"/>
              </w:numPr>
              <w:rPr>
                <w:lang w:val="fr" w:eastAsia="fr-FR"/>
              </w:rPr>
            </w:pPr>
            <w:r>
              <w:rPr>
                <w:lang w:val="fr" w:eastAsia="fr-FR"/>
              </w:rPr>
              <w:t>Le système affiche le Dashboard correspondant au profil de l’utilisateur</w:t>
            </w:r>
            <w:r w:rsidR="00703FC7">
              <w:rPr>
                <w:lang w:val="fr" w:eastAsia="fr-FR"/>
              </w:rPr>
              <w:t xml:space="preserve"> + un message de succès « Login et password correct »</w:t>
            </w:r>
          </w:p>
        </w:tc>
      </w:tr>
      <w:tr w:rsidR="00496293" w14:paraId="57489866"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BD9380F" w14:textId="77777777" w:rsidR="00496293" w:rsidRPr="00692356" w:rsidRDefault="00496293" w:rsidP="005407D7">
            <w:pPr>
              <w:rPr>
                <w:lang w:val="fr" w:eastAsia="fr-FR"/>
              </w:rPr>
            </w:pPr>
            <w:r w:rsidRPr="00692356">
              <w:rPr>
                <w:lang w:val="fr" w:eastAsia="fr-FR"/>
              </w:rPr>
              <w:t>Scénario alternatif</w:t>
            </w:r>
            <w:r>
              <w:rPr>
                <w:lang w:val="fr" w:eastAsia="fr-FR"/>
              </w:rPr>
              <w:t> :</w:t>
            </w:r>
          </w:p>
        </w:tc>
      </w:tr>
      <w:tr w:rsidR="00496293" w14:paraId="5010730B"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170B7220" w14:textId="77777777" w:rsidR="00496293" w:rsidRPr="00692356" w:rsidRDefault="00496293">
            <w:pPr>
              <w:pStyle w:val="Paragraphedeliste"/>
              <w:numPr>
                <w:ilvl w:val="0"/>
                <w:numId w:val="15"/>
              </w:numPr>
              <w:rPr>
                <w:lang w:val="fr" w:eastAsia="fr-FR"/>
              </w:rPr>
            </w:pPr>
            <w:r>
              <w:rPr>
                <w:lang w:val="fr" w:eastAsia="fr-FR"/>
              </w:rPr>
              <w:t xml:space="preserve">A1 : Le format des informations saisies est incorrect </w:t>
            </w:r>
          </w:p>
          <w:p w14:paraId="2D25ECC6" w14:textId="77777777" w:rsidR="00496293" w:rsidRDefault="00496293" w:rsidP="005407D7">
            <w:pPr>
              <w:ind w:firstLine="737"/>
              <w:rPr>
                <w:b w:val="0"/>
                <w:bCs w:val="0"/>
                <w:lang w:val="fr" w:eastAsia="fr-FR"/>
              </w:rPr>
            </w:pPr>
            <w:r>
              <w:rPr>
                <w:lang w:val="fr" w:eastAsia="fr-FR"/>
              </w:rPr>
              <w:lastRenderedPageBreak/>
              <w:t xml:space="preserve">Ce scénario se déclenche au point 6 du scénario nominal lorsque l’utilisateur saisit des informations non conformes aux contraintes du système. </w:t>
            </w:r>
          </w:p>
          <w:p w14:paraId="22F935C8" w14:textId="77777777" w:rsidR="00496293" w:rsidRPr="00692356" w:rsidRDefault="00496293">
            <w:pPr>
              <w:pStyle w:val="Paragraphedeliste"/>
              <w:numPr>
                <w:ilvl w:val="1"/>
                <w:numId w:val="31"/>
              </w:numPr>
              <w:rPr>
                <w:lang w:val="fr" w:eastAsia="fr-FR"/>
              </w:rPr>
            </w:pPr>
            <w:r>
              <w:rPr>
                <w:lang w:val="fr" w:eastAsia="fr-FR"/>
              </w:rPr>
              <w:t> : Le système affiche un message d’erreur informant l’utilisateur de la conformité des données saisies des champs définis</w:t>
            </w:r>
          </w:p>
          <w:p w14:paraId="4D9108EE" w14:textId="77777777" w:rsidR="00496293" w:rsidRPr="00692356" w:rsidRDefault="00496293" w:rsidP="005407D7">
            <w:pPr>
              <w:rPr>
                <w:b w:val="0"/>
                <w:bCs w:val="0"/>
                <w:lang w:val="fr" w:eastAsia="fr-FR"/>
              </w:rPr>
            </w:pPr>
            <w:r>
              <w:rPr>
                <w:lang w:val="fr" w:eastAsia="fr-FR"/>
              </w:rPr>
              <w:t>Les enchainements reprennent au point 4 du scénario nominal.</w:t>
            </w:r>
          </w:p>
        </w:tc>
      </w:tr>
      <w:tr w:rsidR="00496293" w14:paraId="296249DF"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21A4C02" w14:textId="77777777" w:rsidR="00496293" w:rsidRPr="00692356" w:rsidRDefault="00496293">
            <w:pPr>
              <w:pStyle w:val="Paragraphedeliste"/>
              <w:numPr>
                <w:ilvl w:val="0"/>
                <w:numId w:val="15"/>
              </w:numPr>
              <w:rPr>
                <w:lang w:val="fr" w:eastAsia="fr-FR"/>
              </w:rPr>
            </w:pPr>
            <w:r>
              <w:rPr>
                <w:lang w:val="fr" w:eastAsia="fr-FR"/>
              </w:rPr>
              <w:lastRenderedPageBreak/>
              <w:t xml:space="preserve">A2 : Les informations saisies sont non valides </w:t>
            </w:r>
          </w:p>
          <w:p w14:paraId="65E2A87D" w14:textId="77777777" w:rsidR="00496293" w:rsidRDefault="00496293" w:rsidP="005407D7">
            <w:pPr>
              <w:ind w:firstLine="737"/>
              <w:rPr>
                <w:b w:val="0"/>
                <w:bCs w:val="0"/>
                <w:lang w:val="fr" w:eastAsia="fr-FR"/>
              </w:rPr>
            </w:pPr>
            <w:r>
              <w:rPr>
                <w:lang w:val="fr" w:eastAsia="fr-FR"/>
              </w:rPr>
              <w:t>Ce scénario se déclenche au point 7 lorsque l’utilisateur saisit des informations qui n’existent pas dans la Base de Données.</w:t>
            </w:r>
          </w:p>
          <w:p w14:paraId="4366B35A" w14:textId="77777777" w:rsidR="00496293" w:rsidRPr="00026359" w:rsidRDefault="00496293">
            <w:pPr>
              <w:pStyle w:val="Paragraphedeliste"/>
              <w:numPr>
                <w:ilvl w:val="1"/>
                <w:numId w:val="32"/>
              </w:numPr>
              <w:rPr>
                <w:lang w:val="fr" w:eastAsia="fr-FR"/>
              </w:rPr>
            </w:pPr>
            <w:r>
              <w:rPr>
                <w:lang w:val="fr" w:eastAsia="fr-FR"/>
              </w:rPr>
              <w:t>Le système affiche un message d’erreur qui informe l’utilisateur que le Login ou le mot de passe est incorrect.</w:t>
            </w:r>
          </w:p>
          <w:p w14:paraId="55FB6BC5" w14:textId="77777777" w:rsidR="00496293" w:rsidRPr="00692356" w:rsidRDefault="00496293" w:rsidP="005407D7">
            <w:pPr>
              <w:rPr>
                <w:lang w:val="fr" w:eastAsia="fr-FR"/>
              </w:rPr>
            </w:pPr>
            <w:r>
              <w:rPr>
                <w:lang w:val="fr" w:eastAsia="fr-FR"/>
              </w:rPr>
              <w:t>Les enchainements reprennent au point 4 du scénario nominal.</w:t>
            </w:r>
            <w:r w:rsidRPr="00026359">
              <w:rPr>
                <w:lang w:val="fr" w:eastAsia="fr-FR"/>
              </w:rPr>
              <w:t xml:space="preserve"> </w:t>
            </w:r>
          </w:p>
        </w:tc>
      </w:tr>
      <w:tr w:rsidR="00496293" w:rsidRPr="00AE2604" w14:paraId="5BB79DCD"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3AB8B9AB" w14:textId="77777777" w:rsidR="00496293" w:rsidRDefault="00496293" w:rsidP="005407D7">
            <w:pPr>
              <w:spacing w:after="76"/>
              <w:ind w:left="461" w:right="994"/>
              <w:jc w:val="center"/>
              <w:rPr>
                <w:noProof/>
              </w:rPr>
            </w:pPr>
            <w:r w:rsidRPr="0055756F">
              <w:rPr>
                <w:noProof/>
              </w:rPr>
              <w:t>Scénario d'exceptions</w:t>
            </w:r>
          </w:p>
        </w:tc>
      </w:tr>
      <w:tr w:rsidR="00496293" w14:paraId="648E7808"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E2DA2A8" w14:textId="77777777" w:rsidR="00496293" w:rsidRPr="00026359" w:rsidRDefault="00496293">
            <w:pPr>
              <w:pStyle w:val="Paragraphedeliste"/>
              <w:numPr>
                <w:ilvl w:val="0"/>
                <w:numId w:val="15"/>
              </w:numPr>
              <w:rPr>
                <w:lang w:val="fr" w:eastAsia="fr-FR"/>
              </w:rPr>
            </w:pPr>
            <w:r>
              <w:rPr>
                <w:lang w:val="fr" w:eastAsia="fr-FR"/>
              </w:rPr>
              <w:t>E1 : L’utilisateur annule l’opération.</w:t>
            </w:r>
          </w:p>
          <w:p w14:paraId="27C5D110" w14:textId="77777777" w:rsidR="00496293" w:rsidRDefault="00496293" w:rsidP="005407D7">
            <w:pPr>
              <w:ind w:firstLine="737"/>
              <w:rPr>
                <w:b w:val="0"/>
                <w:bCs w:val="0"/>
                <w:lang w:val="fr" w:eastAsia="fr-FR"/>
              </w:rPr>
            </w:pPr>
            <w:r>
              <w:rPr>
                <w:lang w:val="fr" w:eastAsia="fr-FR"/>
              </w:rPr>
              <w:t>Ce scénario se déclenche lorsque l’utilisateur quitte le formulaire d’authentification au point 4 du scénario nominal.</w:t>
            </w:r>
          </w:p>
          <w:p w14:paraId="6AF217F8" w14:textId="77777777" w:rsidR="00496293" w:rsidRPr="00026359" w:rsidRDefault="00496293" w:rsidP="005407D7">
            <w:pPr>
              <w:rPr>
                <w:lang w:val="fr" w:eastAsia="fr-FR"/>
              </w:rPr>
            </w:pPr>
            <w:r w:rsidRPr="00026359">
              <w:rPr>
                <w:lang w:val="fr" w:eastAsia="fr-FR"/>
              </w:rPr>
              <w:t>Le scénario nominal est interrompu.</w:t>
            </w:r>
          </w:p>
        </w:tc>
      </w:tr>
      <w:tr w:rsidR="00496293" w14:paraId="332EDAA4"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489FBD52" w14:textId="77777777" w:rsidR="00496293" w:rsidRPr="00026359" w:rsidRDefault="00496293" w:rsidP="005407D7">
            <w:pPr>
              <w:jc w:val="center"/>
              <w:rPr>
                <w:lang w:val="fr" w:eastAsia="fr-FR"/>
              </w:rPr>
            </w:pPr>
            <w:r>
              <w:rPr>
                <w:lang w:val="fr" w:eastAsia="fr-FR"/>
              </w:rPr>
              <w:t>Post condition</w:t>
            </w:r>
          </w:p>
        </w:tc>
      </w:tr>
      <w:tr w:rsidR="00496293" w14:paraId="11FB7738"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78695FA" w14:textId="77777777" w:rsidR="00496293" w:rsidRDefault="00496293" w:rsidP="005407D7">
            <w:pPr>
              <w:rPr>
                <w:b w:val="0"/>
                <w:bCs w:val="0"/>
                <w:lang w:val="fr" w:eastAsia="fr-FR"/>
              </w:rPr>
            </w:pPr>
            <w:r>
              <w:rPr>
                <w:lang w:val="fr" w:eastAsia="fr-FR"/>
              </w:rPr>
              <w:t>Cas succès :</w:t>
            </w:r>
          </w:p>
          <w:p w14:paraId="71346DD6" w14:textId="77777777" w:rsidR="00496293" w:rsidRPr="00034805" w:rsidRDefault="00496293">
            <w:pPr>
              <w:pStyle w:val="Paragraphedeliste"/>
              <w:numPr>
                <w:ilvl w:val="0"/>
                <w:numId w:val="18"/>
              </w:numPr>
              <w:rPr>
                <w:lang w:val="fr" w:eastAsia="fr-FR"/>
              </w:rPr>
            </w:pPr>
            <w:r>
              <w:rPr>
                <w:lang w:val="fr" w:eastAsia="fr-FR"/>
              </w:rPr>
              <w:t>Utilisateur authentifié</w:t>
            </w:r>
          </w:p>
          <w:p w14:paraId="036698AB" w14:textId="77777777" w:rsidR="00496293" w:rsidRPr="00034805" w:rsidRDefault="00496293" w:rsidP="005407D7">
            <w:pPr>
              <w:rPr>
                <w:lang w:val="fr" w:eastAsia="fr-FR"/>
              </w:rPr>
            </w:pPr>
            <w:r w:rsidRPr="00034805">
              <w:rPr>
                <w:lang w:val="fr" w:eastAsia="fr-FR"/>
              </w:rPr>
              <w:t>Enchainement au point 8 du scénario nominal</w:t>
            </w:r>
            <w:r>
              <w:rPr>
                <w:lang w:val="fr" w:eastAsia="fr-FR"/>
              </w:rPr>
              <w:t>.</w:t>
            </w:r>
          </w:p>
        </w:tc>
      </w:tr>
      <w:tr w:rsidR="00496293" w14:paraId="1099E11D"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7719616D" w14:textId="77777777" w:rsidR="00496293" w:rsidRDefault="00496293" w:rsidP="005407D7">
            <w:pPr>
              <w:rPr>
                <w:b w:val="0"/>
                <w:bCs w:val="0"/>
                <w:lang w:val="fr" w:eastAsia="fr-FR"/>
              </w:rPr>
            </w:pPr>
            <w:r>
              <w:rPr>
                <w:lang w:val="fr" w:eastAsia="fr-FR"/>
              </w:rPr>
              <w:t>Cas Échec :</w:t>
            </w:r>
          </w:p>
          <w:p w14:paraId="23BB9ABF" w14:textId="77777777" w:rsidR="00496293" w:rsidRPr="00FE44FB" w:rsidRDefault="00496293">
            <w:pPr>
              <w:pStyle w:val="Paragraphedeliste"/>
              <w:numPr>
                <w:ilvl w:val="0"/>
                <w:numId w:val="18"/>
              </w:numPr>
              <w:rPr>
                <w:lang w:val="fr" w:eastAsia="fr-FR"/>
              </w:rPr>
            </w:pPr>
            <w:r>
              <w:rPr>
                <w:lang w:val="fr" w:eastAsia="fr-FR"/>
              </w:rPr>
              <w:t>Utilisateur non authentifié</w:t>
            </w:r>
          </w:p>
          <w:p w14:paraId="6F2C4682" w14:textId="77777777" w:rsidR="00496293" w:rsidRPr="00FE44FB" w:rsidRDefault="00496293" w:rsidP="005407D7">
            <w:pPr>
              <w:rPr>
                <w:lang w:val="fr" w:eastAsia="fr-FR"/>
              </w:rPr>
            </w:pPr>
            <w:r>
              <w:rPr>
                <w:lang w:val="fr" w:eastAsia="fr-FR"/>
              </w:rPr>
              <w:t>Enchaînement au point 2 du scénario nominal.</w:t>
            </w:r>
          </w:p>
        </w:tc>
      </w:tr>
    </w:tbl>
    <w:p w14:paraId="7A5DE0FC" w14:textId="77777777" w:rsidR="00496293" w:rsidRDefault="00496293" w:rsidP="00496293">
      <w:pPr>
        <w:rPr>
          <w:lang w:val="fr" w:eastAsia="fr-FR"/>
        </w:rPr>
      </w:pPr>
    </w:p>
    <w:p w14:paraId="7E8D2060" w14:textId="06199564" w:rsidR="00496293" w:rsidRPr="00B16750" w:rsidRDefault="00496293" w:rsidP="00DB73BE">
      <w:pPr>
        <w:pStyle w:val="Titre5"/>
      </w:pPr>
      <w:bookmarkStart w:id="230" w:name="_Toc240908175"/>
      <w:r>
        <w:t xml:space="preserve">Description textuelle du cas d’utilisation « Ajouter </w:t>
      </w:r>
      <w:r w:rsidR="005E0F46">
        <w:t>exploi</w:t>
      </w:r>
      <w:r w:rsidR="00376570">
        <w:t>ta</w:t>
      </w:r>
      <w:r w:rsidR="005E0F46">
        <w:t>tion</w:t>
      </w:r>
      <w:r>
        <w:t> »</w:t>
      </w:r>
      <w:bookmarkEnd w:id="230"/>
    </w:p>
    <w:p w14:paraId="071FF465" w14:textId="0B141692" w:rsidR="00496293" w:rsidRDefault="00496293" w:rsidP="00496293">
      <w:pPr>
        <w:pStyle w:val="Titredestableaux"/>
      </w:pPr>
      <w:bookmarkStart w:id="231" w:name="_Toc207274457"/>
      <w:bookmarkStart w:id="232" w:name="_Toc240908074"/>
      <w:r>
        <w:t xml:space="preserve">Tableau </w:t>
      </w:r>
      <w:fldSimple w:instr=" SEQ Tableau \* ARABIC ">
        <w:r w:rsidR="00BB03BA">
          <w:rPr>
            <w:noProof/>
          </w:rPr>
          <w:t>14</w:t>
        </w:r>
      </w:fldSimple>
      <w:r w:rsidRPr="00D70FA1">
        <w:t xml:space="preserve">: Description textuelle du cas « Ajouter </w:t>
      </w:r>
      <w:r w:rsidR="00E312C7">
        <w:t>exploitation</w:t>
      </w:r>
      <w:r w:rsidRPr="00D70FA1">
        <w:t xml:space="preserve"> »</w:t>
      </w:r>
      <w:bookmarkEnd w:id="231"/>
      <w:bookmarkEnd w:id="232"/>
    </w:p>
    <w:tbl>
      <w:tblPr>
        <w:tblStyle w:val="TableauGrille4-Accentuation5"/>
        <w:tblW w:w="0" w:type="auto"/>
        <w:tblLook w:val="04A0" w:firstRow="1" w:lastRow="0" w:firstColumn="1" w:lastColumn="0" w:noHBand="0" w:noVBand="1"/>
      </w:tblPr>
      <w:tblGrid>
        <w:gridCol w:w="9062"/>
      </w:tblGrid>
      <w:tr w:rsidR="00496293" w14:paraId="524288E0"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FEF815C" w14:textId="77777777" w:rsidR="00496293" w:rsidRDefault="00496293" w:rsidP="005407D7">
            <w:pPr>
              <w:jc w:val="center"/>
              <w:rPr>
                <w:lang w:val="fr" w:eastAsia="fr-FR"/>
              </w:rPr>
            </w:pPr>
            <w:r w:rsidRPr="006141F5">
              <w:rPr>
                <w:lang w:eastAsia="fr-FR"/>
              </w:rPr>
              <w:t>Sommaire d'identification</w:t>
            </w:r>
          </w:p>
        </w:tc>
      </w:tr>
      <w:tr w:rsidR="00496293" w14:paraId="7CF35A3C"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89ED4A" w14:textId="115F05FC" w:rsidR="00496293" w:rsidRPr="006141F5" w:rsidRDefault="00496293" w:rsidP="005407D7">
            <w:pPr>
              <w:rPr>
                <w:lang w:eastAsia="fr-FR"/>
              </w:rPr>
            </w:pPr>
            <w:r w:rsidRPr="006141F5">
              <w:rPr>
                <w:lang w:eastAsia="fr-FR"/>
              </w:rPr>
              <w:t>Titre :</w:t>
            </w:r>
            <w:r>
              <w:rPr>
                <w:lang w:eastAsia="fr-FR"/>
              </w:rPr>
              <w:t xml:space="preserve"> Ajou</w:t>
            </w:r>
            <w:r w:rsidR="005E0F46">
              <w:rPr>
                <w:lang w:eastAsia="fr-FR"/>
              </w:rPr>
              <w:t>ter exploitation</w:t>
            </w:r>
          </w:p>
          <w:p w14:paraId="0F6109A6" w14:textId="21795D6C" w:rsidR="00496293" w:rsidRPr="006141F5" w:rsidRDefault="00496293" w:rsidP="005407D7">
            <w:pPr>
              <w:rPr>
                <w:lang w:eastAsia="fr-FR"/>
              </w:rPr>
            </w:pPr>
            <w:r w:rsidRPr="006141F5">
              <w:rPr>
                <w:noProof/>
                <w:lang w:eastAsia="fr-FR"/>
              </w:rPr>
              <w:drawing>
                <wp:inline distT="0" distB="0" distL="0" distR="0" wp14:anchorId="09C01748" wp14:editId="2949E286">
                  <wp:extent cx="6350" cy="6350"/>
                  <wp:effectExtent l="0" t="0" r="0" b="0"/>
                  <wp:docPr id="832185097"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6141F5">
              <w:rPr>
                <w:lang w:eastAsia="fr-FR"/>
              </w:rPr>
              <w:t xml:space="preserve">Résumé : un utilisateur peut </w:t>
            </w:r>
            <w:r>
              <w:rPr>
                <w:lang w:eastAsia="fr-FR"/>
              </w:rPr>
              <w:t>ajouter un</w:t>
            </w:r>
            <w:r w:rsidR="005E0F46">
              <w:rPr>
                <w:lang w:eastAsia="fr-FR"/>
              </w:rPr>
              <w:t>e nouvelle exploitation</w:t>
            </w:r>
          </w:p>
          <w:p w14:paraId="18BBF003" w14:textId="77777777" w:rsidR="00496293" w:rsidRDefault="00496293" w:rsidP="005407D7">
            <w:pPr>
              <w:rPr>
                <w:lang w:val="fr" w:eastAsia="fr-FR"/>
              </w:rPr>
            </w:pPr>
            <w:r w:rsidRPr="006141F5">
              <w:rPr>
                <w:lang w:eastAsia="fr-FR"/>
              </w:rPr>
              <w:t xml:space="preserve">Acteur : </w:t>
            </w:r>
            <w:r>
              <w:rPr>
                <w:lang w:eastAsia="fr-FR"/>
              </w:rPr>
              <w:t>Producteur</w:t>
            </w:r>
          </w:p>
        </w:tc>
      </w:tr>
      <w:tr w:rsidR="00496293" w14:paraId="1E75D671"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1ED9A403" w14:textId="77777777" w:rsidR="00496293" w:rsidRPr="00F22036" w:rsidRDefault="00496293" w:rsidP="005407D7">
            <w:pPr>
              <w:jc w:val="center"/>
              <w:rPr>
                <w:lang w:eastAsia="fr-FR"/>
              </w:rPr>
            </w:pPr>
            <w:r w:rsidRPr="00F22036">
              <w:rPr>
                <w:lang w:eastAsia="fr-FR"/>
              </w:rPr>
              <w:lastRenderedPageBreak/>
              <w:t>Description des scénarios</w:t>
            </w:r>
          </w:p>
        </w:tc>
      </w:tr>
      <w:tr w:rsidR="00496293" w14:paraId="7081F50C"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9B06E3D" w14:textId="77777777" w:rsidR="00496293" w:rsidRDefault="00496293" w:rsidP="005407D7">
            <w:pPr>
              <w:jc w:val="center"/>
              <w:rPr>
                <w:lang w:val="fr" w:eastAsia="fr-FR"/>
              </w:rPr>
            </w:pPr>
            <w:r w:rsidRPr="00F22036">
              <w:rPr>
                <w:lang w:eastAsia="fr-FR"/>
              </w:rPr>
              <w:t>Pré conditions</w:t>
            </w:r>
          </w:p>
        </w:tc>
      </w:tr>
      <w:tr w:rsidR="00496293" w14:paraId="59836270"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44A2B3DC" w14:textId="77777777" w:rsidR="00496293" w:rsidRPr="00F22036" w:rsidRDefault="00496293" w:rsidP="005407D7">
            <w:pPr>
              <w:rPr>
                <w:lang w:eastAsia="fr-FR"/>
              </w:rPr>
            </w:pPr>
            <w:r w:rsidRPr="00721943">
              <w:rPr>
                <w:noProof/>
                <w:lang w:eastAsia="fr-FR"/>
              </w:rPr>
              <w:drawing>
                <wp:inline distT="0" distB="0" distL="0" distR="0" wp14:anchorId="1283FF75" wp14:editId="6CEBD7A2">
                  <wp:extent cx="88900" cy="114300"/>
                  <wp:effectExtent l="0" t="0" r="6350" b="0"/>
                  <wp:docPr id="812962361"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8900" cy="114300"/>
                          </a:xfrm>
                          <a:prstGeom prst="rect">
                            <a:avLst/>
                          </a:prstGeom>
                          <a:noFill/>
                          <a:ln>
                            <a:noFill/>
                          </a:ln>
                        </pic:spPr>
                      </pic:pic>
                    </a:graphicData>
                  </a:graphic>
                </wp:inline>
              </w:drawing>
            </w:r>
            <w:r w:rsidRPr="00F22036">
              <w:rPr>
                <w:lang w:eastAsia="fr-FR"/>
              </w:rPr>
              <w:t xml:space="preserve"> Le système doit être fonctionnel ;</w:t>
            </w:r>
          </w:p>
          <w:p w14:paraId="30DAEB58" w14:textId="77777777" w:rsidR="00496293" w:rsidRPr="00F22036" w:rsidRDefault="00496293" w:rsidP="005407D7">
            <w:pPr>
              <w:rPr>
                <w:lang w:eastAsia="fr-FR"/>
              </w:rPr>
            </w:pPr>
            <w:r w:rsidRPr="00721943">
              <w:rPr>
                <w:noProof/>
                <w:lang w:eastAsia="fr-FR"/>
              </w:rPr>
              <w:drawing>
                <wp:inline distT="0" distB="0" distL="0" distR="0" wp14:anchorId="2EBC6188" wp14:editId="0BF665AB">
                  <wp:extent cx="88900" cy="107950"/>
                  <wp:effectExtent l="0" t="0" r="6350" b="6350"/>
                  <wp:docPr id="88253043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8900" cy="107950"/>
                          </a:xfrm>
                          <a:prstGeom prst="rect">
                            <a:avLst/>
                          </a:prstGeom>
                          <a:noFill/>
                          <a:ln>
                            <a:noFill/>
                          </a:ln>
                        </pic:spPr>
                      </pic:pic>
                    </a:graphicData>
                  </a:graphic>
                </wp:inline>
              </w:drawing>
            </w:r>
            <w:r w:rsidRPr="00F22036">
              <w:rPr>
                <w:lang w:eastAsia="fr-FR"/>
              </w:rPr>
              <w:t xml:space="preserve"> L'utilisateur est authentifié.</w:t>
            </w:r>
          </w:p>
        </w:tc>
      </w:tr>
      <w:tr w:rsidR="00496293" w14:paraId="427281B2"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6449DE" w14:textId="77777777" w:rsidR="00496293" w:rsidRPr="00F22036" w:rsidRDefault="00496293" w:rsidP="005407D7">
            <w:pPr>
              <w:jc w:val="center"/>
              <w:rPr>
                <w:lang w:eastAsia="fr-FR"/>
              </w:rPr>
            </w:pPr>
            <w:r w:rsidRPr="00F22036">
              <w:rPr>
                <w:lang w:eastAsia="fr-FR"/>
              </w:rPr>
              <w:t>Scénario nominal</w:t>
            </w:r>
          </w:p>
        </w:tc>
      </w:tr>
      <w:tr w:rsidR="00496293" w:rsidRPr="00721943" w14:paraId="7E10264C"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3DE65E69" w14:textId="0AF369AA" w:rsidR="00496293" w:rsidRPr="00F22036" w:rsidRDefault="00496293">
            <w:pPr>
              <w:numPr>
                <w:ilvl w:val="0"/>
                <w:numId w:val="25"/>
              </w:numPr>
              <w:rPr>
                <w:lang w:eastAsia="fr-FR"/>
              </w:rPr>
            </w:pPr>
            <w:r w:rsidRPr="00F22036">
              <w:rPr>
                <w:lang w:eastAsia="fr-FR"/>
              </w:rPr>
              <w:t xml:space="preserve">L'utilisateur clique sur </w:t>
            </w:r>
            <w:r w:rsidRPr="00721943">
              <w:rPr>
                <w:lang w:eastAsia="fr-FR"/>
              </w:rPr>
              <w:t>le</w:t>
            </w:r>
            <w:r w:rsidRPr="00F22036">
              <w:rPr>
                <w:lang w:eastAsia="fr-FR"/>
              </w:rPr>
              <w:t xml:space="preserve"> </w:t>
            </w:r>
            <w:r w:rsidR="0039081D">
              <w:rPr>
                <w:lang w:eastAsia="fr-FR"/>
              </w:rPr>
              <w:t>menu</w:t>
            </w:r>
            <w:r w:rsidRPr="00F22036">
              <w:rPr>
                <w:lang w:eastAsia="fr-FR"/>
              </w:rPr>
              <w:t xml:space="preserve"> </w:t>
            </w:r>
            <w:r w:rsidR="0039081D">
              <w:rPr>
                <w:lang w:eastAsia="fr-FR"/>
              </w:rPr>
              <w:t>« </w:t>
            </w:r>
            <w:r w:rsidR="0095212D">
              <w:rPr>
                <w:lang w:eastAsia="fr-FR"/>
              </w:rPr>
              <w:t>Exploitation</w:t>
            </w:r>
            <w:r w:rsidR="0039081D">
              <w:rPr>
                <w:lang w:eastAsia="fr-FR"/>
              </w:rPr>
              <w:t> »</w:t>
            </w:r>
            <w:r w:rsidRPr="00721943">
              <w:rPr>
                <w:lang w:eastAsia="fr-FR"/>
              </w:rPr>
              <w:t> ;</w:t>
            </w:r>
          </w:p>
          <w:p w14:paraId="49C0A654" w14:textId="7FD12F5E" w:rsidR="00496293" w:rsidRPr="00F22036" w:rsidRDefault="00496293">
            <w:pPr>
              <w:numPr>
                <w:ilvl w:val="0"/>
                <w:numId w:val="25"/>
              </w:numPr>
              <w:rPr>
                <w:lang w:eastAsia="fr-FR"/>
              </w:rPr>
            </w:pPr>
            <w:r w:rsidRPr="00F22036">
              <w:rPr>
                <w:lang w:eastAsia="fr-FR"/>
              </w:rPr>
              <w:t>Le système l'affiche la liste de</w:t>
            </w:r>
            <w:r w:rsidR="0095212D">
              <w:rPr>
                <w:lang w:eastAsia="fr-FR"/>
              </w:rPr>
              <w:t xml:space="preserve"> ses exploitations</w:t>
            </w:r>
            <w:r w:rsidRPr="00F22036">
              <w:rPr>
                <w:lang w:eastAsia="fr-FR"/>
              </w:rPr>
              <w:t xml:space="preserve"> ;</w:t>
            </w:r>
          </w:p>
          <w:p w14:paraId="7EB9C997" w14:textId="77777777" w:rsidR="00496293" w:rsidRPr="00F22036" w:rsidRDefault="00496293">
            <w:pPr>
              <w:numPr>
                <w:ilvl w:val="0"/>
                <w:numId w:val="25"/>
              </w:numPr>
              <w:rPr>
                <w:lang w:eastAsia="fr-FR"/>
              </w:rPr>
            </w:pPr>
            <w:r w:rsidRPr="00F22036">
              <w:rPr>
                <w:lang w:eastAsia="fr-FR"/>
              </w:rPr>
              <w:t xml:space="preserve">L'utilisateur clique sur le bouton </w:t>
            </w:r>
            <w:r w:rsidRPr="00721943">
              <w:rPr>
                <w:lang w:eastAsia="fr-FR"/>
              </w:rPr>
              <w:t>Ajouter</w:t>
            </w:r>
            <w:r w:rsidRPr="00F22036">
              <w:rPr>
                <w:lang w:eastAsia="fr-FR"/>
              </w:rPr>
              <w:t xml:space="preserve"> ;</w:t>
            </w:r>
          </w:p>
          <w:p w14:paraId="3877A755" w14:textId="0116639C" w:rsidR="00496293" w:rsidRPr="00F22036" w:rsidRDefault="00496293">
            <w:pPr>
              <w:numPr>
                <w:ilvl w:val="0"/>
                <w:numId w:val="25"/>
              </w:numPr>
              <w:rPr>
                <w:lang w:eastAsia="fr-FR"/>
              </w:rPr>
            </w:pPr>
            <w:r w:rsidRPr="00F22036">
              <w:rPr>
                <w:lang w:eastAsia="fr-FR"/>
              </w:rPr>
              <w:t>Le système présente un formulaire d'ajout d</w:t>
            </w:r>
            <w:r w:rsidR="0095212D">
              <w:rPr>
                <w:lang w:eastAsia="fr-FR"/>
              </w:rPr>
              <w:t>’exploitation</w:t>
            </w:r>
            <w:r w:rsidRPr="00F22036">
              <w:rPr>
                <w:lang w:eastAsia="fr-FR"/>
              </w:rPr>
              <w:t xml:space="preserve"> ;</w:t>
            </w:r>
          </w:p>
          <w:p w14:paraId="615B3CEC" w14:textId="77777777" w:rsidR="00496293" w:rsidRPr="00F22036" w:rsidRDefault="00496293">
            <w:pPr>
              <w:numPr>
                <w:ilvl w:val="0"/>
                <w:numId w:val="25"/>
              </w:numPr>
              <w:rPr>
                <w:lang w:eastAsia="fr-FR"/>
              </w:rPr>
            </w:pPr>
            <w:r w:rsidRPr="00F22036">
              <w:rPr>
                <w:lang w:eastAsia="fr-FR"/>
              </w:rPr>
              <w:t>L'utilisateur remplit le formulaire et valide la saisie ;</w:t>
            </w:r>
          </w:p>
          <w:p w14:paraId="043D09CC" w14:textId="4D592834" w:rsidR="00496293" w:rsidRPr="00F22036" w:rsidRDefault="00496293">
            <w:pPr>
              <w:numPr>
                <w:ilvl w:val="0"/>
                <w:numId w:val="25"/>
              </w:numPr>
              <w:rPr>
                <w:lang w:eastAsia="fr-FR"/>
              </w:rPr>
            </w:pPr>
            <w:r w:rsidRPr="00F22036">
              <w:rPr>
                <w:lang w:eastAsia="fr-FR"/>
              </w:rPr>
              <w:t xml:space="preserve">Le système contrôle la conformité </w:t>
            </w:r>
            <w:r w:rsidR="00AA573B">
              <w:rPr>
                <w:lang w:eastAsia="fr-FR"/>
              </w:rPr>
              <w:t xml:space="preserve">du format </w:t>
            </w:r>
            <w:r w:rsidRPr="00F22036">
              <w:rPr>
                <w:lang w:eastAsia="fr-FR"/>
              </w:rPr>
              <w:t>des informations saisies par l'utilisateur ;</w:t>
            </w:r>
            <w:r w:rsidRPr="00721943">
              <w:rPr>
                <w:noProof/>
                <w:lang w:eastAsia="fr-FR"/>
              </w:rPr>
              <w:drawing>
                <wp:inline distT="0" distB="0" distL="0" distR="0" wp14:anchorId="06A6FAA3" wp14:editId="4EE9E474">
                  <wp:extent cx="6350" cy="6350"/>
                  <wp:effectExtent l="0" t="0" r="0" b="0"/>
                  <wp:docPr id="1944338954"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34AD8557" w14:textId="77777777" w:rsidR="00496293" w:rsidRPr="00F22036" w:rsidRDefault="00496293">
            <w:pPr>
              <w:numPr>
                <w:ilvl w:val="0"/>
                <w:numId w:val="25"/>
              </w:numPr>
              <w:rPr>
                <w:lang w:eastAsia="fr-FR"/>
              </w:rPr>
            </w:pPr>
            <w:r w:rsidRPr="00F22036">
              <w:rPr>
                <w:lang w:eastAsia="fr-FR"/>
              </w:rPr>
              <w:t>Le système vérifie dans la base de données les informations saisies par l'utilisateur ;</w:t>
            </w:r>
          </w:p>
          <w:p w14:paraId="7FE13737" w14:textId="77777777" w:rsidR="00496293" w:rsidRPr="00721943" w:rsidRDefault="00496293">
            <w:pPr>
              <w:numPr>
                <w:ilvl w:val="0"/>
                <w:numId w:val="25"/>
              </w:numPr>
              <w:rPr>
                <w:lang w:eastAsia="fr-FR"/>
              </w:rPr>
            </w:pPr>
            <w:r w:rsidRPr="00F22036">
              <w:rPr>
                <w:lang w:eastAsia="fr-FR"/>
              </w:rPr>
              <w:t>Le système enregistre le</w:t>
            </w:r>
            <w:r w:rsidRPr="00721943">
              <w:rPr>
                <w:lang w:eastAsia="fr-FR"/>
              </w:rPr>
              <w:t xml:space="preserve"> produit</w:t>
            </w:r>
            <w:r w:rsidRPr="00F22036">
              <w:rPr>
                <w:lang w:eastAsia="fr-FR"/>
              </w:rPr>
              <w:t>, actualise la liste et renvoie un message de succès à l'utilisateur.</w:t>
            </w:r>
          </w:p>
        </w:tc>
      </w:tr>
      <w:tr w:rsidR="00496293" w14:paraId="528CC946"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C9A3269" w14:textId="77777777" w:rsidR="00496293" w:rsidRPr="00AE2604" w:rsidRDefault="00496293" w:rsidP="005407D7">
            <w:pPr>
              <w:ind w:left="811"/>
              <w:jc w:val="center"/>
              <w:rPr>
                <w:lang w:eastAsia="fr-FR"/>
              </w:rPr>
            </w:pPr>
            <w:r w:rsidRPr="00AE2604">
              <w:rPr>
                <w:lang w:eastAsia="fr-FR"/>
              </w:rPr>
              <w:t>Scénario alternatif</w:t>
            </w:r>
          </w:p>
        </w:tc>
      </w:tr>
      <w:tr w:rsidR="00496293" w:rsidRPr="00721943" w14:paraId="46D3EB49"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7E12682E" w14:textId="77777777" w:rsidR="00496293" w:rsidRPr="00915978" w:rsidRDefault="00496293">
            <w:pPr>
              <w:pStyle w:val="Paragraphedeliste"/>
              <w:numPr>
                <w:ilvl w:val="0"/>
                <w:numId w:val="15"/>
              </w:numPr>
              <w:spacing w:after="76"/>
              <w:ind w:right="994"/>
              <w:rPr>
                <w:sz w:val="26"/>
              </w:rPr>
            </w:pPr>
            <w:r>
              <w:t xml:space="preserve">A1 : </w:t>
            </w:r>
            <w:r w:rsidRPr="00915978">
              <w:t>Les informations saisies sont incorrectes</w:t>
            </w:r>
          </w:p>
          <w:p w14:paraId="2333A02D" w14:textId="77777777" w:rsidR="00496293" w:rsidRPr="00721943" w:rsidRDefault="00496293" w:rsidP="005407D7">
            <w:pPr>
              <w:spacing w:line="324" w:lineRule="auto"/>
              <w:ind w:left="116" w:right="994"/>
            </w:pPr>
            <w:r w:rsidRPr="00721943">
              <w:t>Ce scénario se déclenche au point 6 du scénario nominal lorsque l'utilisateur saisit des informations non conformes aux contraintes du système.</w:t>
            </w:r>
          </w:p>
          <w:p w14:paraId="0E94B4BE" w14:textId="77777777" w:rsidR="00496293" w:rsidRPr="00721943" w:rsidRDefault="00496293" w:rsidP="005407D7">
            <w:pPr>
              <w:spacing w:after="68"/>
              <w:ind w:left="116" w:right="994"/>
            </w:pPr>
            <w:r w:rsidRPr="00721943">
              <w:t>L'enchaînement Al démarre au point 9</w:t>
            </w:r>
          </w:p>
          <w:p w14:paraId="685C4D51" w14:textId="41E162F9" w:rsidR="00DE3CAF" w:rsidRPr="0091502B" w:rsidRDefault="00496293" w:rsidP="00BD049B">
            <w:pPr>
              <w:pStyle w:val="Paragraphedeliste"/>
              <w:numPr>
                <w:ilvl w:val="0"/>
                <w:numId w:val="25"/>
              </w:numPr>
              <w:spacing w:after="5" w:line="328" w:lineRule="auto"/>
              <w:ind w:right="994"/>
              <w:jc w:val="left"/>
            </w:pPr>
            <w:r w:rsidRPr="00721943">
              <w:t>Le système envoie un message invitant l'utilisateur à entrer des informations correctes.</w:t>
            </w:r>
          </w:p>
          <w:p w14:paraId="1FBD9398" w14:textId="77777777" w:rsidR="00496293" w:rsidRPr="00721943" w:rsidRDefault="00496293" w:rsidP="005407D7">
            <w:pPr>
              <w:ind w:left="116" w:right="994"/>
            </w:pPr>
            <w:r w:rsidRPr="00721943">
              <w:t>Les enchaînements reprennent au point 4 du scénario nominal.</w:t>
            </w:r>
          </w:p>
        </w:tc>
      </w:tr>
      <w:tr w:rsidR="00496293" w:rsidRPr="00AE2604" w14:paraId="60D41DA3"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AF62AC8" w14:textId="77777777" w:rsidR="00496293" w:rsidRDefault="00496293" w:rsidP="005407D7">
            <w:pPr>
              <w:spacing w:after="76"/>
              <w:ind w:left="461" w:right="994"/>
              <w:jc w:val="center"/>
              <w:rPr>
                <w:noProof/>
              </w:rPr>
            </w:pPr>
            <w:r w:rsidRPr="0055756F">
              <w:rPr>
                <w:noProof/>
              </w:rPr>
              <w:t>Scénario d'exceptions</w:t>
            </w:r>
          </w:p>
        </w:tc>
      </w:tr>
      <w:tr w:rsidR="00496293" w:rsidRPr="00AE2604" w14:paraId="61BEC666"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4481CE08" w14:textId="77777777" w:rsidR="00496293" w:rsidRPr="00721943" w:rsidRDefault="00496293">
            <w:pPr>
              <w:pStyle w:val="Paragraphedeliste"/>
              <w:numPr>
                <w:ilvl w:val="0"/>
                <w:numId w:val="26"/>
              </w:numPr>
              <w:spacing w:after="76"/>
              <w:ind w:right="994"/>
              <w:rPr>
                <w:noProof/>
              </w:rPr>
            </w:pPr>
            <w:r w:rsidRPr="00721943">
              <w:rPr>
                <w:noProof/>
              </w:rPr>
              <w:t>B</w:t>
            </w:r>
            <w:r>
              <w:rPr>
                <w:noProof/>
              </w:rPr>
              <w:t>1</w:t>
            </w:r>
            <w:r w:rsidRPr="00721943">
              <w:rPr>
                <w:noProof/>
              </w:rPr>
              <w:t xml:space="preserve"> : l'utilisateur annule l'opération.</w:t>
            </w:r>
          </w:p>
          <w:p w14:paraId="42C9DE40" w14:textId="77777777" w:rsidR="00496293" w:rsidRPr="003E7179" w:rsidRDefault="00496293" w:rsidP="005407D7">
            <w:pPr>
              <w:spacing w:after="76"/>
              <w:ind w:right="994"/>
              <w:rPr>
                <w:noProof/>
              </w:rPr>
            </w:pPr>
            <w:r w:rsidRPr="003E7179">
              <w:rPr>
                <w:noProof/>
              </w:rPr>
              <w:t xml:space="preserve">Ce scénario se déclenche au point 4 du scénario nominal lorsque l'utilisateur quitte la </w:t>
            </w:r>
            <w:r w:rsidRPr="00721943">
              <w:rPr>
                <w:noProof/>
              </w:rPr>
              <w:drawing>
                <wp:inline distT="0" distB="0" distL="0" distR="0" wp14:anchorId="7DEE1A8B" wp14:editId="327D2F9F">
                  <wp:extent cx="6350" cy="6350"/>
                  <wp:effectExtent l="0" t="0" r="0" b="0"/>
                  <wp:docPr id="906132729"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3E7179">
              <w:rPr>
                <w:noProof/>
              </w:rPr>
              <w:t>page.</w:t>
            </w:r>
          </w:p>
          <w:p w14:paraId="556012D1" w14:textId="77777777" w:rsidR="00496293" w:rsidRPr="00721943" w:rsidRDefault="00496293" w:rsidP="005407D7">
            <w:pPr>
              <w:spacing w:after="76"/>
              <w:ind w:right="994"/>
              <w:rPr>
                <w:b w:val="0"/>
                <w:bCs w:val="0"/>
                <w:noProof/>
              </w:rPr>
            </w:pPr>
            <w:r w:rsidRPr="003E7179">
              <w:rPr>
                <w:noProof/>
              </w:rPr>
              <w:t>L</w:t>
            </w:r>
            <w:r w:rsidRPr="00721943">
              <w:rPr>
                <w:noProof/>
              </w:rPr>
              <w:t>e</w:t>
            </w:r>
            <w:r w:rsidRPr="003E7179">
              <w:rPr>
                <w:noProof/>
              </w:rPr>
              <w:t xml:space="preserve"> scénario nominal est interr</w:t>
            </w:r>
            <w:r w:rsidRPr="00721943">
              <w:rPr>
                <w:noProof/>
              </w:rPr>
              <w:t>o</w:t>
            </w:r>
            <w:r w:rsidRPr="003E7179">
              <w:rPr>
                <w:noProof/>
              </w:rPr>
              <w:t>mpu.</w:t>
            </w:r>
          </w:p>
        </w:tc>
      </w:tr>
      <w:tr w:rsidR="00496293" w:rsidRPr="00AE2604" w14:paraId="2031AF10" w14:textId="77777777" w:rsidTr="005407D7">
        <w:trPr>
          <w:cnfStyle w:val="000000100000" w:firstRow="0" w:lastRow="0" w:firstColumn="0" w:lastColumn="0" w:oddVBand="0" w:evenVBand="0" w:oddHBand="1" w:evenHBand="0" w:firstRowFirstColumn="0" w:firstRowLastColumn="0" w:lastRowFirstColumn="0" w:lastRowLastColumn="0"/>
          <w:trHeight w:val="3284"/>
        </w:trPr>
        <w:tc>
          <w:tcPr>
            <w:cnfStyle w:val="001000000000" w:firstRow="0" w:lastRow="0" w:firstColumn="1" w:lastColumn="0" w:oddVBand="0" w:evenVBand="0" w:oddHBand="0" w:evenHBand="0" w:firstRowFirstColumn="0" w:firstRowLastColumn="0" w:lastRowFirstColumn="0" w:lastRowLastColumn="0"/>
            <w:tcW w:w="9062" w:type="dxa"/>
          </w:tcPr>
          <w:p w14:paraId="6ECE1529" w14:textId="2937DB1E" w:rsidR="00496293" w:rsidRPr="00915978" w:rsidRDefault="00496293">
            <w:pPr>
              <w:pStyle w:val="Paragraphedeliste"/>
              <w:numPr>
                <w:ilvl w:val="0"/>
                <w:numId w:val="15"/>
              </w:numPr>
              <w:spacing w:after="76"/>
              <w:ind w:right="994"/>
              <w:rPr>
                <w:noProof/>
              </w:rPr>
            </w:pPr>
            <w:r w:rsidRPr="00915978">
              <w:rPr>
                <w:noProof/>
              </w:rPr>
              <w:lastRenderedPageBreak/>
              <w:t>B</w:t>
            </w:r>
            <w:r>
              <w:rPr>
                <w:noProof/>
              </w:rPr>
              <w:t>2</w:t>
            </w:r>
            <w:r w:rsidRPr="00915978">
              <w:rPr>
                <w:noProof/>
              </w:rPr>
              <w:t xml:space="preserve"> : L</w:t>
            </w:r>
            <w:r w:rsidR="00DC4EF0">
              <w:rPr>
                <w:noProof/>
              </w:rPr>
              <w:t>’exploitation</w:t>
            </w:r>
            <w:r w:rsidRPr="00915978">
              <w:rPr>
                <w:noProof/>
              </w:rPr>
              <w:t xml:space="preserve"> existe déjà</w:t>
            </w:r>
          </w:p>
          <w:p w14:paraId="730ECB7D" w14:textId="43F152DA" w:rsidR="00496293" w:rsidRPr="00721943" w:rsidRDefault="00496293" w:rsidP="005407D7">
            <w:pPr>
              <w:spacing w:after="76"/>
              <w:ind w:left="461" w:right="994"/>
              <w:rPr>
                <w:noProof/>
              </w:rPr>
            </w:pPr>
            <w:r w:rsidRPr="00721943">
              <w:rPr>
                <w:noProof/>
              </w:rPr>
              <w:t>Ce scénario se déclench</w:t>
            </w:r>
            <w:r>
              <w:rPr>
                <w:noProof/>
              </w:rPr>
              <w:t>e</w:t>
            </w:r>
            <w:r w:rsidRPr="00721943">
              <w:rPr>
                <w:noProof/>
              </w:rPr>
              <w:t xml:space="preserve"> au point 7 lorsque les informations saisies par l'utilisateur lors de la création d'un</w:t>
            </w:r>
            <w:r w:rsidR="00333103">
              <w:rPr>
                <w:noProof/>
              </w:rPr>
              <w:t>e nouvelle exploitation</w:t>
            </w:r>
            <w:r w:rsidRPr="00721943">
              <w:rPr>
                <w:noProof/>
              </w:rPr>
              <w:t xml:space="preserve"> correspondent à ce</w:t>
            </w:r>
            <w:r>
              <w:rPr>
                <w:noProof/>
              </w:rPr>
              <w:t>lles</w:t>
            </w:r>
            <w:r w:rsidRPr="00721943">
              <w:rPr>
                <w:noProof/>
              </w:rPr>
              <w:t xml:space="preserve"> d'un</w:t>
            </w:r>
            <w:r w:rsidR="00333103">
              <w:rPr>
                <w:noProof/>
              </w:rPr>
              <w:t>e exploitation</w:t>
            </w:r>
            <w:r w:rsidRPr="00721943">
              <w:rPr>
                <w:noProof/>
              </w:rPr>
              <w:t xml:space="preserve"> existant</w:t>
            </w:r>
            <w:r w:rsidR="00333103">
              <w:rPr>
                <w:noProof/>
              </w:rPr>
              <w:t>e</w:t>
            </w:r>
            <w:r w:rsidRPr="00721943">
              <w:rPr>
                <w:noProof/>
              </w:rPr>
              <w:t>.</w:t>
            </w:r>
          </w:p>
          <w:p w14:paraId="62263393" w14:textId="77777777" w:rsidR="00496293" w:rsidRPr="00514330" w:rsidRDefault="00496293">
            <w:pPr>
              <w:pStyle w:val="Paragraphedeliste"/>
              <w:numPr>
                <w:ilvl w:val="0"/>
                <w:numId w:val="25"/>
              </w:numPr>
              <w:spacing w:after="76"/>
              <w:ind w:right="994"/>
              <w:rPr>
                <w:noProof/>
              </w:rPr>
            </w:pPr>
            <w:r w:rsidRPr="00514330">
              <w:rPr>
                <w:noProof/>
              </w:rPr>
              <w:t>Le systèm</w:t>
            </w:r>
            <w:r>
              <w:rPr>
                <w:noProof/>
              </w:rPr>
              <w:t>e</w:t>
            </w:r>
            <w:r w:rsidRPr="00514330">
              <w:rPr>
                <w:noProof/>
              </w:rPr>
              <w:t xml:space="preserve"> renvoi un m</w:t>
            </w:r>
            <w:r>
              <w:rPr>
                <w:noProof/>
              </w:rPr>
              <w:t>e</w:t>
            </w:r>
            <w:r w:rsidRPr="00514330">
              <w:rPr>
                <w:noProof/>
              </w:rPr>
              <w:t>ssagc d'erreur ;</w:t>
            </w:r>
          </w:p>
          <w:p w14:paraId="778764C4" w14:textId="77777777" w:rsidR="00496293" w:rsidRPr="00514330" w:rsidRDefault="00496293" w:rsidP="005407D7">
            <w:pPr>
              <w:spacing w:after="76"/>
              <w:ind w:left="461" w:right="994"/>
              <w:rPr>
                <w:noProof/>
              </w:rPr>
            </w:pPr>
            <w:r w:rsidRPr="00721943">
              <w:rPr>
                <w:noProof/>
              </w:rPr>
              <w:t>Le scenario nominal est interrompu.</w:t>
            </w:r>
          </w:p>
        </w:tc>
      </w:tr>
      <w:tr w:rsidR="00496293" w:rsidRPr="00AE2604" w14:paraId="34F513BE"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2D15B608" w14:textId="77777777" w:rsidR="00496293" w:rsidRPr="003E7179" w:rsidRDefault="00496293" w:rsidP="005407D7">
            <w:pPr>
              <w:spacing w:after="76"/>
              <w:ind w:right="994"/>
              <w:jc w:val="center"/>
              <w:rPr>
                <w:b w:val="0"/>
                <w:bCs w:val="0"/>
                <w:noProof/>
              </w:rPr>
            </w:pPr>
            <w:r>
              <w:rPr>
                <w:lang w:val="fr" w:eastAsia="fr-FR"/>
              </w:rPr>
              <w:t>Post condition</w:t>
            </w:r>
          </w:p>
        </w:tc>
      </w:tr>
      <w:tr w:rsidR="00496293" w:rsidRPr="00AE2604" w14:paraId="29E88F8E"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9033AC3" w14:textId="77777777" w:rsidR="00496293" w:rsidRPr="00514330" w:rsidRDefault="00496293" w:rsidP="005407D7">
            <w:pPr>
              <w:spacing w:after="76"/>
              <w:ind w:right="994"/>
              <w:rPr>
                <w:noProof/>
              </w:rPr>
            </w:pPr>
            <w:r w:rsidRPr="00514330">
              <w:rPr>
                <w:noProof/>
              </w:rPr>
              <w:t>Cas de Succès :</w:t>
            </w:r>
          </w:p>
          <w:p w14:paraId="4BF22368" w14:textId="7940EE85" w:rsidR="00496293" w:rsidRPr="00514330" w:rsidRDefault="00496293">
            <w:pPr>
              <w:pStyle w:val="Paragraphedeliste"/>
              <w:numPr>
                <w:ilvl w:val="0"/>
                <w:numId w:val="18"/>
              </w:numPr>
              <w:spacing w:after="76"/>
              <w:ind w:right="994"/>
              <w:rPr>
                <w:noProof/>
              </w:rPr>
            </w:pPr>
            <w:r w:rsidRPr="00514330">
              <w:rPr>
                <w:noProof/>
              </w:rPr>
              <w:t>Les infor</w:t>
            </w:r>
            <w:r>
              <w:rPr>
                <w:noProof/>
              </w:rPr>
              <w:t>m</w:t>
            </w:r>
            <w:r w:rsidRPr="00514330">
              <w:rPr>
                <w:noProof/>
              </w:rPr>
              <w:t>ations r</w:t>
            </w:r>
            <w:r>
              <w:rPr>
                <w:noProof/>
              </w:rPr>
              <w:t>e</w:t>
            </w:r>
            <w:r w:rsidRPr="00514330">
              <w:rPr>
                <w:noProof/>
              </w:rPr>
              <w:t>lativ</w:t>
            </w:r>
            <w:r>
              <w:rPr>
                <w:noProof/>
              </w:rPr>
              <w:t>e</w:t>
            </w:r>
            <w:r w:rsidRPr="00514330">
              <w:rPr>
                <w:noProof/>
              </w:rPr>
              <w:t xml:space="preserve">s aux </w:t>
            </w:r>
            <w:r w:rsidR="00200DAE">
              <w:rPr>
                <w:noProof/>
              </w:rPr>
              <w:t>exploitations</w:t>
            </w:r>
            <w:r w:rsidRPr="00514330">
              <w:rPr>
                <w:noProof/>
              </w:rPr>
              <w:t xml:space="preserve"> sont actualisées ;</w:t>
            </w:r>
          </w:p>
          <w:p w14:paraId="23451B15" w14:textId="77777777" w:rsidR="00496293" w:rsidRPr="00514330" w:rsidRDefault="00496293">
            <w:pPr>
              <w:pStyle w:val="Paragraphedeliste"/>
              <w:numPr>
                <w:ilvl w:val="0"/>
                <w:numId w:val="18"/>
              </w:numPr>
              <w:spacing w:after="76"/>
              <w:ind w:right="994"/>
              <w:rPr>
                <w:noProof/>
              </w:rPr>
            </w:pPr>
            <w:r w:rsidRPr="00514330">
              <w:rPr>
                <w:noProof/>
              </w:rPr>
              <w:t xml:space="preserve">Le journal de transaction est </w:t>
            </w:r>
            <w:r>
              <w:rPr>
                <w:noProof/>
              </w:rPr>
              <w:t>m</w:t>
            </w:r>
            <w:r w:rsidRPr="00514330">
              <w:rPr>
                <w:noProof/>
              </w:rPr>
              <w:t>is à jour (tableau de bord) ;</w:t>
            </w:r>
          </w:p>
          <w:p w14:paraId="2D2CC75A" w14:textId="77777777" w:rsidR="00496293" w:rsidRPr="003E7179" w:rsidRDefault="00496293">
            <w:pPr>
              <w:pStyle w:val="Paragraphedeliste"/>
              <w:numPr>
                <w:ilvl w:val="0"/>
                <w:numId w:val="18"/>
              </w:numPr>
              <w:spacing w:after="76"/>
              <w:ind w:right="994"/>
              <w:rPr>
                <w:noProof/>
              </w:rPr>
            </w:pPr>
            <w:r w:rsidRPr="00514330">
              <w:rPr>
                <w:noProof/>
              </w:rPr>
              <w:t>Le système est prêt pour une nouvelle opération.</w:t>
            </w:r>
          </w:p>
        </w:tc>
      </w:tr>
      <w:tr w:rsidR="00496293" w:rsidRPr="00AE2604" w14:paraId="071465FE"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59D7F57A" w14:textId="77777777" w:rsidR="00496293" w:rsidRPr="00514330" w:rsidRDefault="00496293" w:rsidP="005407D7">
            <w:pPr>
              <w:spacing w:after="76"/>
              <w:ind w:right="994"/>
              <w:rPr>
                <w:noProof/>
              </w:rPr>
            </w:pPr>
            <w:r w:rsidRPr="00514330">
              <w:rPr>
                <w:noProof/>
              </w:rPr>
              <w:t>Cas d'</w:t>
            </w:r>
            <w:r>
              <w:rPr>
                <w:noProof/>
              </w:rPr>
              <w:t>É</w:t>
            </w:r>
            <w:r w:rsidRPr="00514330">
              <w:rPr>
                <w:noProof/>
              </w:rPr>
              <w:t>ch</w:t>
            </w:r>
            <w:r>
              <w:rPr>
                <w:noProof/>
              </w:rPr>
              <w:t>e</w:t>
            </w:r>
            <w:r w:rsidRPr="00514330">
              <w:rPr>
                <w:noProof/>
              </w:rPr>
              <w:t>c :</w:t>
            </w:r>
          </w:p>
          <w:p w14:paraId="4CF140AE" w14:textId="40C3B6C2" w:rsidR="00496293" w:rsidRPr="00514330" w:rsidRDefault="00C42E20">
            <w:pPr>
              <w:pStyle w:val="Paragraphedeliste"/>
              <w:numPr>
                <w:ilvl w:val="0"/>
                <w:numId w:val="27"/>
              </w:numPr>
              <w:spacing w:after="76"/>
              <w:ind w:right="994"/>
              <w:rPr>
                <w:noProof/>
              </w:rPr>
            </w:pPr>
            <w:r>
              <w:rPr>
                <w:noProof/>
              </w:rPr>
              <w:t>Exploitation</w:t>
            </w:r>
            <w:r w:rsidR="00496293" w:rsidRPr="00514330">
              <w:rPr>
                <w:noProof/>
              </w:rPr>
              <w:t xml:space="preserve"> non enregistré</w:t>
            </w:r>
            <w:r>
              <w:rPr>
                <w:noProof/>
              </w:rPr>
              <w:t>e</w:t>
            </w:r>
            <w:r w:rsidR="00496293">
              <w:rPr>
                <w:noProof/>
              </w:rPr>
              <w:t> ;</w:t>
            </w:r>
          </w:p>
          <w:p w14:paraId="5E4B3A9C" w14:textId="77777777" w:rsidR="00496293" w:rsidRPr="00514330" w:rsidRDefault="00496293" w:rsidP="005407D7">
            <w:pPr>
              <w:spacing w:after="76"/>
              <w:ind w:right="994"/>
              <w:rPr>
                <w:noProof/>
              </w:rPr>
            </w:pPr>
            <w:r>
              <w:rPr>
                <w:noProof/>
              </w:rPr>
              <w:t>Enchaînement du point 2 du scénario nominal.</w:t>
            </w:r>
          </w:p>
        </w:tc>
      </w:tr>
    </w:tbl>
    <w:p w14:paraId="3499634B" w14:textId="77777777" w:rsidR="00496293" w:rsidRDefault="00496293" w:rsidP="00496293">
      <w:pPr>
        <w:rPr>
          <w:lang w:val="fr" w:eastAsia="fr-FR"/>
        </w:rPr>
      </w:pPr>
    </w:p>
    <w:p w14:paraId="7B82F98D" w14:textId="0A08384B" w:rsidR="00496293" w:rsidRPr="00564F1E" w:rsidRDefault="00496293" w:rsidP="00DB73BE">
      <w:pPr>
        <w:pStyle w:val="Titre5"/>
      </w:pPr>
      <w:bookmarkStart w:id="233" w:name="_Toc240908176"/>
      <w:r w:rsidRPr="00BD7964">
        <w:rPr>
          <w:rStyle w:val="Titre4Car"/>
          <w:b/>
        </w:rPr>
        <w:t>Description textuelle du cas d’utilisation « </w:t>
      </w:r>
      <w:r w:rsidR="000F5A9E">
        <w:rPr>
          <w:rStyle w:val="Titre4Car"/>
          <w:b/>
        </w:rPr>
        <w:t>Analyser sol</w:t>
      </w:r>
      <w:r w:rsidRPr="00BD7964">
        <w:t> »</w:t>
      </w:r>
      <w:bookmarkEnd w:id="233"/>
    </w:p>
    <w:p w14:paraId="6AAC9719" w14:textId="21A705D2" w:rsidR="00496293" w:rsidRDefault="00496293" w:rsidP="00496293">
      <w:pPr>
        <w:pStyle w:val="Titredestableaux"/>
      </w:pPr>
      <w:bookmarkStart w:id="234" w:name="_Toc207274458"/>
      <w:bookmarkStart w:id="235" w:name="_Toc240908075"/>
      <w:r>
        <w:t xml:space="preserve">Tableau </w:t>
      </w:r>
      <w:fldSimple w:instr=" SEQ Tableau \* ARABIC ">
        <w:r w:rsidR="00BB03BA">
          <w:rPr>
            <w:noProof/>
          </w:rPr>
          <w:t>15</w:t>
        </w:r>
      </w:fldSimple>
      <w:r w:rsidRPr="00ED15CB">
        <w:t xml:space="preserve">: Description textuelle du cas « </w:t>
      </w:r>
      <w:r w:rsidR="000F5A9E">
        <w:t>Analyser sol</w:t>
      </w:r>
      <w:r w:rsidRPr="00ED15CB">
        <w:t xml:space="preserve"> »</w:t>
      </w:r>
      <w:bookmarkEnd w:id="234"/>
      <w:bookmarkEnd w:id="235"/>
    </w:p>
    <w:tbl>
      <w:tblPr>
        <w:tblStyle w:val="TableauGrille4-Accentuation5"/>
        <w:tblW w:w="0" w:type="auto"/>
        <w:tblLook w:val="04A0" w:firstRow="1" w:lastRow="0" w:firstColumn="1" w:lastColumn="0" w:noHBand="0" w:noVBand="1"/>
      </w:tblPr>
      <w:tblGrid>
        <w:gridCol w:w="9062"/>
      </w:tblGrid>
      <w:tr w:rsidR="00496293" w14:paraId="3F31DA79"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A2D841A" w14:textId="77777777" w:rsidR="00496293" w:rsidRDefault="00496293" w:rsidP="005407D7">
            <w:pPr>
              <w:jc w:val="center"/>
              <w:rPr>
                <w:lang w:val="fr" w:eastAsia="fr-FR"/>
              </w:rPr>
            </w:pPr>
            <w:r>
              <w:rPr>
                <w:lang w:val="fr" w:eastAsia="fr-FR"/>
              </w:rPr>
              <w:t>Sommaire d’identification</w:t>
            </w:r>
          </w:p>
        </w:tc>
      </w:tr>
      <w:tr w:rsidR="00496293" w14:paraId="2DE06A6E"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69725B3" w14:textId="12604696" w:rsidR="00496293" w:rsidRDefault="00496293" w:rsidP="005407D7">
            <w:pPr>
              <w:rPr>
                <w:b w:val="0"/>
                <w:bCs w:val="0"/>
                <w:lang w:val="fr" w:eastAsia="fr-FR"/>
              </w:rPr>
            </w:pPr>
            <w:r>
              <w:rPr>
                <w:lang w:val="fr" w:eastAsia="fr-FR"/>
              </w:rPr>
              <w:t xml:space="preserve">Titre : </w:t>
            </w:r>
            <w:r w:rsidR="00980510">
              <w:rPr>
                <w:lang w:val="fr" w:eastAsia="fr-FR"/>
              </w:rPr>
              <w:t>Analyser sol</w:t>
            </w:r>
          </w:p>
          <w:p w14:paraId="1F8E4AC0" w14:textId="43C345C7" w:rsidR="00496293" w:rsidRDefault="00496293" w:rsidP="005407D7">
            <w:pPr>
              <w:rPr>
                <w:b w:val="0"/>
                <w:bCs w:val="0"/>
                <w:lang w:val="fr" w:eastAsia="fr-FR"/>
              </w:rPr>
            </w:pPr>
            <w:r>
              <w:rPr>
                <w:lang w:val="fr" w:eastAsia="fr-FR"/>
              </w:rPr>
              <w:t>Résumé : Un utilisateur peut</w:t>
            </w:r>
            <w:r w:rsidR="00367D91">
              <w:rPr>
                <w:lang w:val="fr" w:eastAsia="fr-FR"/>
              </w:rPr>
              <w:t xml:space="preserve"> effectuer l</w:t>
            </w:r>
            <w:r w:rsidR="003C6591">
              <w:rPr>
                <w:lang w:val="fr" w:eastAsia="fr-FR"/>
              </w:rPr>
              <w:t>’analyse d’un sol à partir d’une photo de ce dernier</w:t>
            </w:r>
          </w:p>
          <w:p w14:paraId="30D67201" w14:textId="77777777" w:rsidR="00496293" w:rsidRDefault="00496293" w:rsidP="005407D7">
            <w:pPr>
              <w:rPr>
                <w:lang w:val="fr" w:eastAsia="fr-FR"/>
              </w:rPr>
            </w:pPr>
            <w:r>
              <w:rPr>
                <w:lang w:val="fr" w:eastAsia="fr-FR"/>
              </w:rPr>
              <w:t>Acteur : Producteur</w:t>
            </w:r>
          </w:p>
        </w:tc>
      </w:tr>
      <w:tr w:rsidR="00496293" w14:paraId="150F9160"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155FBE2D" w14:textId="77777777" w:rsidR="00496293" w:rsidRDefault="00496293" w:rsidP="005407D7">
            <w:pPr>
              <w:jc w:val="center"/>
              <w:rPr>
                <w:lang w:val="fr" w:eastAsia="fr-FR"/>
              </w:rPr>
            </w:pPr>
            <w:r w:rsidRPr="00F5051B">
              <w:rPr>
                <w:lang w:eastAsia="fr-FR"/>
              </w:rPr>
              <w:t>Description des scénarios</w:t>
            </w:r>
          </w:p>
        </w:tc>
      </w:tr>
      <w:tr w:rsidR="00496293" w14:paraId="33A87542"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148DF3A" w14:textId="77777777" w:rsidR="00496293" w:rsidRPr="00F5051B" w:rsidRDefault="00496293" w:rsidP="005407D7">
            <w:pPr>
              <w:jc w:val="center"/>
              <w:rPr>
                <w:lang w:eastAsia="fr-FR"/>
              </w:rPr>
            </w:pPr>
            <w:r w:rsidRPr="00F5051B">
              <w:rPr>
                <w:lang w:eastAsia="fr-FR"/>
              </w:rPr>
              <w:t>Pré conditions</w:t>
            </w:r>
          </w:p>
        </w:tc>
      </w:tr>
      <w:tr w:rsidR="00496293" w14:paraId="22F42086"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60A73FDD" w14:textId="77777777" w:rsidR="00496293" w:rsidRPr="00BD2B9D" w:rsidRDefault="00496293">
            <w:pPr>
              <w:pStyle w:val="Paragraphedeliste"/>
              <w:numPr>
                <w:ilvl w:val="0"/>
                <w:numId w:val="15"/>
              </w:numPr>
              <w:rPr>
                <w:lang w:val="fr" w:eastAsia="fr-FR"/>
              </w:rPr>
            </w:pPr>
            <w:r>
              <w:rPr>
                <w:lang w:val="fr" w:eastAsia="fr-FR"/>
              </w:rPr>
              <w:t>Le système est fonctionnel</w:t>
            </w:r>
          </w:p>
          <w:p w14:paraId="2D4DF671" w14:textId="7A2A2608" w:rsidR="00496293" w:rsidRPr="00416E7B" w:rsidRDefault="00BD2B9D" w:rsidP="00416E7B">
            <w:pPr>
              <w:pStyle w:val="Paragraphedeliste"/>
              <w:numPr>
                <w:ilvl w:val="0"/>
                <w:numId w:val="15"/>
              </w:numPr>
              <w:rPr>
                <w:lang w:val="fr" w:eastAsia="fr-FR"/>
              </w:rPr>
            </w:pPr>
            <w:r>
              <w:rPr>
                <w:lang w:val="fr" w:eastAsia="fr-FR"/>
              </w:rPr>
              <w:t>L’utilisateur est authentifié</w:t>
            </w:r>
          </w:p>
        </w:tc>
      </w:tr>
      <w:tr w:rsidR="00496293" w14:paraId="62F8412E"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A90757F" w14:textId="77777777" w:rsidR="00496293" w:rsidRPr="00A83AA3" w:rsidRDefault="00496293" w:rsidP="005407D7">
            <w:pPr>
              <w:jc w:val="center"/>
              <w:rPr>
                <w:lang w:eastAsia="fr-FR"/>
              </w:rPr>
            </w:pPr>
            <w:r w:rsidRPr="00A83AA3">
              <w:rPr>
                <w:lang w:eastAsia="fr-FR"/>
              </w:rPr>
              <w:t>Scénario nominal</w:t>
            </w:r>
          </w:p>
        </w:tc>
      </w:tr>
      <w:tr w:rsidR="00496293" w14:paraId="7981EE47"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68E97CD1" w14:textId="1EDCE30F" w:rsidR="00496293" w:rsidRPr="00A83AA3" w:rsidRDefault="00496293">
            <w:pPr>
              <w:pStyle w:val="Paragraphedeliste"/>
              <w:numPr>
                <w:ilvl w:val="1"/>
                <w:numId w:val="24"/>
              </w:numPr>
              <w:rPr>
                <w:lang w:val="fr" w:eastAsia="fr-FR"/>
              </w:rPr>
            </w:pPr>
            <w:r>
              <w:rPr>
                <w:lang w:val="fr" w:eastAsia="fr-FR"/>
              </w:rPr>
              <w:lastRenderedPageBreak/>
              <w:t xml:space="preserve">L’utilisateur clique sur le menu </w:t>
            </w:r>
            <w:r w:rsidR="006122CE">
              <w:rPr>
                <w:lang w:val="fr" w:eastAsia="fr-FR"/>
              </w:rPr>
              <w:t>« Analyser sol</w:t>
            </w:r>
            <w:r>
              <w:rPr>
                <w:lang w:val="fr" w:eastAsia="fr-FR"/>
              </w:rPr>
              <w:t> ;</w:t>
            </w:r>
          </w:p>
          <w:p w14:paraId="60664879" w14:textId="18919508" w:rsidR="00496293" w:rsidRPr="00A83AA3" w:rsidRDefault="00496293">
            <w:pPr>
              <w:pStyle w:val="Paragraphedeliste"/>
              <w:numPr>
                <w:ilvl w:val="1"/>
                <w:numId w:val="24"/>
              </w:numPr>
              <w:rPr>
                <w:lang w:val="fr" w:eastAsia="fr-FR"/>
              </w:rPr>
            </w:pPr>
            <w:r>
              <w:rPr>
                <w:lang w:val="fr" w:eastAsia="fr-FR"/>
              </w:rPr>
              <w:t xml:space="preserve">Le système affiche la </w:t>
            </w:r>
            <w:r w:rsidR="006122CE">
              <w:rPr>
                <w:lang w:val="fr" w:eastAsia="fr-FR"/>
              </w:rPr>
              <w:t>page d’analyse des sols</w:t>
            </w:r>
            <w:r>
              <w:rPr>
                <w:lang w:val="fr" w:eastAsia="fr-FR"/>
              </w:rPr>
              <w:t> ;</w:t>
            </w:r>
          </w:p>
          <w:p w14:paraId="4EF72F09" w14:textId="186100B6" w:rsidR="00496293" w:rsidRPr="00255365" w:rsidRDefault="00496293">
            <w:pPr>
              <w:pStyle w:val="Paragraphedeliste"/>
              <w:numPr>
                <w:ilvl w:val="1"/>
                <w:numId w:val="24"/>
              </w:numPr>
              <w:rPr>
                <w:lang w:val="fr" w:eastAsia="fr-FR"/>
              </w:rPr>
            </w:pPr>
            <w:r>
              <w:rPr>
                <w:lang w:val="fr" w:eastAsia="fr-FR"/>
              </w:rPr>
              <w:t>L’utilisateur</w:t>
            </w:r>
            <w:r w:rsidR="00801CFA">
              <w:rPr>
                <w:lang w:val="fr" w:eastAsia="fr-FR"/>
              </w:rPr>
              <w:t xml:space="preserve"> fournit une image par importation</w:t>
            </w:r>
            <w:r>
              <w:rPr>
                <w:lang w:val="fr" w:eastAsia="fr-FR"/>
              </w:rPr>
              <w:t> ;</w:t>
            </w:r>
          </w:p>
          <w:p w14:paraId="7BD44761" w14:textId="717F7690" w:rsidR="00496293" w:rsidRPr="00FE4698" w:rsidRDefault="00496293">
            <w:pPr>
              <w:pStyle w:val="Paragraphedeliste"/>
              <w:numPr>
                <w:ilvl w:val="1"/>
                <w:numId w:val="24"/>
              </w:numPr>
              <w:rPr>
                <w:lang w:val="fr" w:eastAsia="fr-FR"/>
              </w:rPr>
            </w:pPr>
            <w:r>
              <w:rPr>
                <w:lang w:val="fr" w:eastAsia="fr-FR"/>
              </w:rPr>
              <w:t>Le systèm</w:t>
            </w:r>
            <w:r w:rsidR="00FE4698">
              <w:rPr>
                <w:lang w:val="fr" w:eastAsia="fr-FR"/>
              </w:rPr>
              <w:t>e vérifie le format du document entré</w:t>
            </w:r>
            <w:r w:rsidR="00D178CE">
              <w:rPr>
                <w:lang w:val="fr" w:eastAsia="fr-FR"/>
              </w:rPr>
              <w:t> ;</w:t>
            </w:r>
          </w:p>
          <w:p w14:paraId="578CBE49" w14:textId="75FF4E75" w:rsidR="00FE4698" w:rsidRPr="00A61921" w:rsidRDefault="00FE4698">
            <w:pPr>
              <w:pStyle w:val="Paragraphedeliste"/>
              <w:numPr>
                <w:ilvl w:val="1"/>
                <w:numId w:val="24"/>
              </w:numPr>
              <w:rPr>
                <w:lang w:val="fr" w:eastAsia="fr-FR"/>
              </w:rPr>
            </w:pPr>
            <w:r>
              <w:rPr>
                <w:lang w:val="fr" w:eastAsia="fr-FR"/>
              </w:rPr>
              <w:t xml:space="preserve">Le système envoie l’image à l’IA pour traitement et </w:t>
            </w:r>
            <w:r w:rsidR="00A61921">
              <w:rPr>
                <w:lang w:val="fr" w:eastAsia="fr-FR"/>
              </w:rPr>
              <w:t>récupère le résultat</w:t>
            </w:r>
            <w:r w:rsidR="00373D51">
              <w:rPr>
                <w:lang w:val="fr" w:eastAsia="fr-FR"/>
              </w:rPr>
              <w:t> :</w:t>
            </w:r>
          </w:p>
          <w:p w14:paraId="304AB7AD" w14:textId="75FFBE6A" w:rsidR="00A61921" w:rsidRPr="00255365" w:rsidRDefault="00A61921">
            <w:pPr>
              <w:pStyle w:val="Paragraphedeliste"/>
              <w:numPr>
                <w:ilvl w:val="1"/>
                <w:numId w:val="24"/>
              </w:numPr>
              <w:rPr>
                <w:lang w:val="fr" w:eastAsia="fr-FR"/>
              </w:rPr>
            </w:pPr>
            <w:r>
              <w:rPr>
                <w:lang w:val="fr" w:eastAsia="fr-FR"/>
              </w:rPr>
              <w:t xml:space="preserve">Le système vérifie le résultat envoyer par l’IA et </w:t>
            </w:r>
            <w:r w:rsidR="00373D51">
              <w:rPr>
                <w:lang w:val="fr" w:eastAsia="fr-FR"/>
              </w:rPr>
              <w:t>l’enregistre dans la BD ;</w:t>
            </w:r>
          </w:p>
          <w:p w14:paraId="714B86DE" w14:textId="49553549" w:rsidR="00496293" w:rsidRPr="004662FD" w:rsidRDefault="004662FD" w:rsidP="004662FD">
            <w:pPr>
              <w:pStyle w:val="Paragraphedeliste"/>
              <w:numPr>
                <w:ilvl w:val="1"/>
                <w:numId w:val="24"/>
              </w:numPr>
              <w:rPr>
                <w:lang w:val="fr" w:eastAsia="fr-FR"/>
              </w:rPr>
            </w:pPr>
            <w:r>
              <w:rPr>
                <w:lang w:val="fr" w:eastAsia="fr-FR"/>
              </w:rPr>
              <w:t>Le système affiche les résultats de l’analyse à l’utilisateur ;</w:t>
            </w:r>
          </w:p>
        </w:tc>
      </w:tr>
      <w:tr w:rsidR="00496293" w14:paraId="590BB086"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89F0EE9" w14:textId="77777777" w:rsidR="00496293" w:rsidRPr="007C115E" w:rsidRDefault="00496293" w:rsidP="005407D7">
            <w:pPr>
              <w:jc w:val="center"/>
              <w:rPr>
                <w:lang w:eastAsia="fr-FR"/>
              </w:rPr>
            </w:pPr>
            <w:r w:rsidRPr="007C115E">
              <w:rPr>
                <w:lang w:eastAsia="fr-FR"/>
              </w:rPr>
              <w:t>Scénario alternatif</w:t>
            </w:r>
          </w:p>
        </w:tc>
      </w:tr>
      <w:tr w:rsidR="00496293" w14:paraId="380B18A4"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307FE124" w14:textId="6AD634E5" w:rsidR="00496293" w:rsidRPr="003F0D39" w:rsidRDefault="00496293">
            <w:pPr>
              <w:pStyle w:val="Paragraphedeliste"/>
              <w:numPr>
                <w:ilvl w:val="0"/>
                <w:numId w:val="28"/>
              </w:numPr>
              <w:rPr>
                <w:lang w:eastAsia="fr-FR"/>
              </w:rPr>
            </w:pPr>
            <w:r>
              <w:rPr>
                <w:lang w:eastAsia="fr-FR"/>
              </w:rPr>
              <w:t>A1</w:t>
            </w:r>
            <w:r w:rsidRPr="003F0D39">
              <w:rPr>
                <w:lang w:eastAsia="fr-FR"/>
              </w:rPr>
              <w:t xml:space="preserve"> : l</w:t>
            </w:r>
            <w:r w:rsidR="004662FD">
              <w:rPr>
                <w:lang w:eastAsia="fr-FR"/>
              </w:rPr>
              <w:t>e format de document entré n’est pas pris en charge</w:t>
            </w:r>
            <w:r>
              <w:rPr>
                <w:lang w:eastAsia="fr-FR"/>
              </w:rPr>
              <w:t> ;</w:t>
            </w:r>
          </w:p>
          <w:p w14:paraId="34ED0176" w14:textId="2F9832FE" w:rsidR="00496293" w:rsidRPr="003F0D39" w:rsidRDefault="00496293" w:rsidP="005407D7">
            <w:pPr>
              <w:rPr>
                <w:lang w:eastAsia="fr-FR"/>
              </w:rPr>
            </w:pPr>
            <w:r w:rsidRPr="003F0D39">
              <w:rPr>
                <w:lang w:eastAsia="fr-FR"/>
              </w:rPr>
              <w:t>C</w:t>
            </w:r>
            <w:r>
              <w:rPr>
                <w:lang w:eastAsia="fr-FR"/>
              </w:rPr>
              <w:t>e</w:t>
            </w:r>
            <w:r w:rsidRPr="003F0D39">
              <w:rPr>
                <w:lang w:eastAsia="fr-FR"/>
              </w:rPr>
              <w:t xml:space="preserve"> scénario se déclenche au point </w:t>
            </w:r>
            <w:r w:rsidR="004662FD">
              <w:rPr>
                <w:lang w:eastAsia="fr-FR"/>
              </w:rPr>
              <w:t>4</w:t>
            </w:r>
            <w:r w:rsidRPr="003F0D39">
              <w:rPr>
                <w:lang w:eastAsia="fr-FR"/>
              </w:rPr>
              <w:t xml:space="preserve"> du scénario nominal </w:t>
            </w:r>
          </w:p>
          <w:p w14:paraId="035DEE7A" w14:textId="7C8B326B" w:rsidR="00496293" w:rsidRPr="003F0D39" w:rsidRDefault="00496293" w:rsidP="005407D7">
            <w:pPr>
              <w:rPr>
                <w:lang w:eastAsia="fr-FR"/>
              </w:rPr>
            </w:pPr>
            <w:r w:rsidRPr="003F0D39">
              <w:rPr>
                <w:lang w:eastAsia="fr-FR"/>
              </w:rPr>
              <w:t xml:space="preserve">L'enchaînement Al démarre au point </w:t>
            </w:r>
            <w:r w:rsidR="009C2F27">
              <w:rPr>
                <w:lang w:eastAsia="fr-FR"/>
              </w:rPr>
              <w:t>8</w:t>
            </w:r>
          </w:p>
          <w:p w14:paraId="4592734B" w14:textId="3DDF37CC" w:rsidR="00496293" w:rsidRPr="003F0D39" w:rsidRDefault="00496293">
            <w:pPr>
              <w:pStyle w:val="Paragraphedeliste"/>
              <w:numPr>
                <w:ilvl w:val="1"/>
                <w:numId w:val="24"/>
              </w:numPr>
              <w:rPr>
                <w:lang w:eastAsia="fr-FR"/>
              </w:rPr>
            </w:pPr>
            <w:r w:rsidRPr="003F0D39">
              <w:rPr>
                <w:lang w:eastAsia="fr-FR"/>
              </w:rPr>
              <w:t xml:space="preserve">Le système envoie un message </w:t>
            </w:r>
            <w:r w:rsidR="009C2F27">
              <w:rPr>
                <w:lang w:eastAsia="fr-FR"/>
              </w:rPr>
              <w:t>d’erreur : « Mauvais format de fichier entré »</w:t>
            </w:r>
          </w:p>
          <w:p w14:paraId="1E5DEE32" w14:textId="249A977E" w:rsidR="00496293" w:rsidRDefault="00496293" w:rsidP="005407D7">
            <w:pPr>
              <w:rPr>
                <w:b w:val="0"/>
                <w:bCs w:val="0"/>
                <w:lang w:eastAsia="fr-FR"/>
              </w:rPr>
            </w:pPr>
            <w:r w:rsidRPr="003F0D39">
              <w:rPr>
                <w:lang w:eastAsia="fr-FR"/>
              </w:rPr>
              <w:t xml:space="preserve">Les enchaînements reprennent au point </w:t>
            </w:r>
            <w:r w:rsidR="000B4C53">
              <w:rPr>
                <w:lang w:eastAsia="fr-FR"/>
              </w:rPr>
              <w:t>3</w:t>
            </w:r>
            <w:r w:rsidRPr="003F0D39">
              <w:rPr>
                <w:lang w:eastAsia="fr-FR"/>
              </w:rPr>
              <w:t xml:space="preserve"> du scénario n</w:t>
            </w:r>
            <w:r>
              <w:rPr>
                <w:lang w:eastAsia="fr-FR"/>
              </w:rPr>
              <w:t>ominal</w:t>
            </w:r>
          </w:p>
          <w:p w14:paraId="572FEC26" w14:textId="77777777" w:rsidR="006D22F0" w:rsidRPr="003F0D39" w:rsidRDefault="006D22F0" w:rsidP="005407D7">
            <w:pPr>
              <w:rPr>
                <w:lang w:eastAsia="fr-FR"/>
              </w:rPr>
            </w:pPr>
          </w:p>
          <w:p w14:paraId="191C7B66" w14:textId="77777777" w:rsidR="006D22F0" w:rsidRPr="00721943" w:rsidRDefault="006D22F0" w:rsidP="006D22F0">
            <w:pPr>
              <w:pStyle w:val="Paragraphedeliste"/>
              <w:numPr>
                <w:ilvl w:val="0"/>
                <w:numId w:val="26"/>
              </w:numPr>
              <w:spacing w:after="76"/>
              <w:ind w:right="994"/>
              <w:rPr>
                <w:noProof/>
              </w:rPr>
            </w:pPr>
            <w:r>
              <w:rPr>
                <w:noProof/>
              </w:rPr>
              <w:t>A2</w:t>
            </w:r>
            <w:r w:rsidRPr="00721943">
              <w:rPr>
                <w:noProof/>
              </w:rPr>
              <w:t xml:space="preserve"> : </w:t>
            </w:r>
            <w:r>
              <w:rPr>
                <w:noProof/>
              </w:rPr>
              <w:t>Le service API de l’IA ou l’IA n’est pas disponible</w:t>
            </w:r>
          </w:p>
          <w:p w14:paraId="74B6B86A" w14:textId="77777777" w:rsidR="006D22F0" w:rsidRPr="003E7179" w:rsidRDefault="006D22F0" w:rsidP="006D22F0">
            <w:pPr>
              <w:spacing w:after="76"/>
              <w:ind w:right="994"/>
              <w:rPr>
                <w:noProof/>
              </w:rPr>
            </w:pPr>
            <w:r w:rsidRPr="003E7179">
              <w:rPr>
                <w:noProof/>
              </w:rPr>
              <w:t xml:space="preserve">Ce scénario se déclenche au point </w:t>
            </w:r>
            <w:r>
              <w:rPr>
                <w:noProof/>
              </w:rPr>
              <w:t>6</w:t>
            </w:r>
            <w:r w:rsidRPr="003E7179">
              <w:rPr>
                <w:noProof/>
              </w:rPr>
              <w:t xml:space="preserve"> du scénario nominal</w:t>
            </w:r>
            <w:r>
              <w:rPr>
                <w:noProof/>
              </w:rPr>
              <w:t>.</w:t>
            </w:r>
            <w:r w:rsidRPr="003E7179">
              <w:rPr>
                <w:noProof/>
              </w:rPr>
              <w:t>.</w:t>
            </w:r>
          </w:p>
          <w:p w14:paraId="1487C7DD" w14:textId="20CDBBD6" w:rsidR="00496293" w:rsidRDefault="006D22F0" w:rsidP="006D22F0">
            <w:pPr>
              <w:rPr>
                <w:lang w:val="fr" w:eastAsia="fr-FR"/>
              </w:rPr>
            </w:pPr>
            <w:r w:rsidRPr="003E7179">
              <w:rPr>
                <w:noProof/>
              </w:rPr>
              <w:t>L</w:t>
            </w:r>
            <w:r w:rsidRPr="00721943">
              <w:rPr>
                <w:noProof/>
              </w:rPr>
              <w:t>e</w:t>
            </w:r>
            <w:r>
              <w:rPr>
                <w:noProof/>
              </w:rPr>
              <w:t xml:space="preserve"> sytème renvoie un message d’erreur « Echec de l’analyse du sol » puis le</w:t>
            </w:r>
            <w:r w:rsidRPr="003E7179">
              <w:rPr>
                <w:noProof/>
              </w:rPr>
              <w:t xml:space="preserve"> scénario nominal est interr</w:t>
            </w:r>
            <w:r w:rsidRPr="00721943">
              <w:rPr>
                <w:noProof/>
              </w:rPr>
              <w:t>o</w:t>
            </w:r>
            <w:r w:rsidRPr="003E7179">
              <w:rPr>
                <w:noProof/>
              </w:rPr>
              <w:t>mpu.</w:t>
            </w:r>
          </w:p>
        </w:tc>
      </w:tr>
      <w:tr w:rsidR="00496293" w14:paraId="23E7E40C"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184EF94" w14:textId="77777777" w:rsidR="00496293" w:rsidRDefault="00496293" w:rsidP="005407D7">
            <w:pPr>
              <w:pStyle w:val="Paragraphedeliste"/>
              <w:jc w:val="center"/>
              <w:rPr>
                <w:lang w:eastAsia="fr-FR"/>
              </w:rPr>
            </w:pPr>
            <w:r>
              <w:rPr>
                <w:lang w:eastAsia="fr-FR"/>
              </w:rPr>
              <w:t>Post condition</w:t>
            </w:r>
          </w:p>
        </w:tc>
      </w:tr>
      <w:tr w:rsidR="00496293" w14:paraId="723A18B6"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12246DB0" w14:textId="77777777" w:rsidR="00496293" w:rsidRPr="0020726C" w:rsidRDefault="00496293" w:rsidP="005407D7">
            <w:pPr>
              <w:rPr>
                <w:lang w:eastAsia="fr-FR"/>
              </w:rPr>
            </w:pPr>
            <w:r w:rsidRPr="0020726C">
              <w:rPr>
                <w:lang w:eastAsia="fr-FR"/>
              </w:rPr>
              <w:t>Cas de Succès :</w:t>
            </w:r>
          </w:p>
          <w:p w14:paraId="1A90BDCD" w14:textId="7AE322C7" w:rsidR="00496293" w:rsidRDefault="009A3159">
            <w:pPr>
              <w:pStyle w:val="Paragraphedeliste"/>
              <w:numPr>
                <w:ilvl w:val="0"/>
                <w:numId w:val="27"/>
              </w:numPr>
              <w:rPr>
                <w:b w:val="0"/>
                <w:bCs w:val="0"/>
                <w:lang w:eastAsia="fr-FR"/>
              </w:rPr>
            </w:pPr>
            <w:r>
              <w:rPr>
                <w:lang w:eastAsia="fr-FR"/>
              </w:rPr>
              <w:t>Analyse du sol effectuée avec succès</w:t>
            </w:r>
            <w:r w:rsidR="00496293" w:rsidRPr="0020726C">
              <w:rPr>
                <w:lang w:eastAsia="fr-FR"/>
              </w:rPr>
              <w:t xml:space="preserve"> ;</w:t>
            </w:r>
          </w:p>
          <w:p w14:paraId="3DCE122D" w14:textId="0EF84E60" w:rsidR="00496293" w:rsidRPr="00D81628" w:rsidRDefault="00EF1340">
            <w:pPr>
              <w:pStyle w:val="Paragraphedeliste"/>
              <w:numPr>
                <w:ilvl w:val="0"/>
                <w:numId w:val="27"/>
              </w:numPr>
              <w:rPr>
                <w:lang w:eastAsia="fr-FR"/>
              </w:rPr>
            </w:pPr>
            <w:r>
              <w:rPr>
                <w:lang w:eastAsia="fr-FR"/>
              </w:rPr>
              <w:t>Possibilité</w:t>
            </w:r>
            <w:r w:rsidR="00496293">
              <w:rPr>
                <w:lang w:eastAsia="fr-FR"/>
              </w:rPr>
              <w:t> </w:t>
            </w:r>
            <w:r>
              <w:rPr>
                <w:lang w:eastAsia="fr-FR"/>
              </w:rPr>
              <w:t xml:space="preserve">de lier l’analyse à une exploitation </w:t>
            </w:r>
            <w:r w:rsidR="00496293">
              <w:rPr>
                <w:lang w:eastAsia="fr-FR"/>
              </w:rPr>
              <w:t>;</w:t>
            </w:r>
          </w:p>
          <w:p w14:paraId="259C24BC" w14:textId="77777777" w:rsidR="00496293" w:rsidRPr="00D81628" w:rsidRDefault="00496293">
            <w:pPr>
              <w:pStyle w:val="Paragraphedeliste"/>
              <w:numPr>
                <w:ilvl w:val="0"/>
                <w:numId w:val="27"/>
              </w:numPr>
              <w:rPr>
                <w:lang w:eastAsia="fr-FR"/>
              </w:rPr>
            </w:pPr>
            <w:r>
              <w:rPr>
                <w:lang w:eastAsia="fr-FR"/>
              </w:rPr>
              <w:t>Le système est prêt pour une nouvelle opération ;</w:t>
            </w:r>
          </w:p>
        </w:tc>
      </w:tr>
      <w:tr w:rsidR="00496293" w14:paraId="65ED024D"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9D2E4D8" w14:textId="77777777" w:rsidR="00496293" w:rsidRPr="00D81628" w:rsidRDefault="00496293" w:rsidP="005407D7">
            <w:pPr>
              <w:rPr>
                <w:lang w:eastAsia="fr-FR"/>
              </w:rPr>
            </w:pPr>
            <w:r w:rsidRPr="00D81628">
              <w:rPr>
                <w:lang w:eastAsia="fr-FR"/>
              </w:rPr>
              <w:t>Cas d'Échec :</w:t>
            </w:r>
          </w:p>
          <w:p w14:paraId="5129DBBD" w14:textId="15F8A8D0" w:rsidR="00496293" w:rsidRPr="00F95F67" w:rsidRDefault="00496293">
            <w:pPr>
              <w:pStyle w:val="Paragraphedeliste"/>
              <w:numPr>
                <w:ilvl w:val="0"/>
                <w:numId w:val="29"/>
              </w:numPr>
              <w:rPr>
                <w:lang w:eastAsia="fr-FR"/>
              </w:rPr>
            </w:pPr>
            <w:r w:rsidRPr="00D81628">
              <w:rPr>
                <w:lang w:eastAsia="fr-FR"/>
              </w:rPr>
              <w:t>Échec d</w:t>
            </w:r>
            <w:r w:rsidR="009A3159">
              <w:rPr>
                <w:lang w:eastAsia="fr-FR"/>
              </w:rPr>
              <w:t>e l’analyse du sol</w:t>
            </w:r>
            <w:r w:rsidR="00F95F67">
              <w:rPr>
                <w:lang w:eastAsia="fr-FR"/>
              </w:rPr>
              <w:t>.</w:t>
            </w:r>
          </w:p>
          <w:p w14:paraId="6AA20D81" w14:textId="794F920E" w:rsidR="00F95F67" w:rsidRPr="00D81628" w:rsidRDefault="00F95F67">
            <w:pPr>
              <w:pStyle w:val="Paragraphedeliste"/>
              <w:numPr>
                <w:ilvl w:val="0"/>
                <w:numId w:val="29"/>
              </w:numPr>
              <w:rPr>
                <w:lang w:eastAsia="fr-FR"/>
              </w:rPr>
            </w:pPr>
            <w:r>
              <w:rPr>
                <w:lang w:eastAsia="fr-FR"/>
              </w:rPr>
              <w:t>Le système est prêt pour une nouvelle opération ;</w:t>
            </w:r>
          </w:p>
        </w:tc>
      </w:tr>
    </w:tbl>
    <w:p w14:paraId="507E2827" w14:textId="77777777" w:rsidR="00496293" w:rsidRDefault="00496293" w:rsidP="00496293">
      <w:pPr>
        <w:rPr>
          <w:lang w:val="fr" w:eastAsia="fr-FR"/>
        </w:rPr>
      </w:pPr>
    </w:p>
    <w:p w14:paraId="12D73464" w14:textId="14336049" w:rsidR="00496293" w:rsidRPr="00D24D49" w:rsidRDefault="00496293" w:rsidP="00DB73BE">
      <w:pPr>
        <w:pStyle w:val="Titre5"/>
      </w:pPr>
      <w:bookmarkStart w:id="236" w:name="_Toc240908177"/>
      <w:r>
        <w:t>Description textuelle du cas d’utilisation « </w:t>
      </w:r>
      <w:r w:rsidR="008E5B8E">
        <w:t>Planifier culture</w:t>
      </w:r>
      <w:r>
        <w:t> »</w:t>
      </w:r>
      <w:bookmarkEnd w:id="236"/>
    </w:p>
    <w:p w14:paraId="65019A19" w14:textId="1DF1E654" w:rsidR="00496293" w:rsidRDefault="00496293" w:rsidP="00496293">
      <w:pPr>
        <w:pStyle w:val="Titredestableaux"/>
      </w:pPr>
      <w:bookmarkStart w:id="237" w:name="_Toc207274459"/>
      <w:bookmarkStart w:id="238" w:name="_Toc240908076"/>
      <w:r>
        <w:t xml:space="preserve">Tableau </w:t>
      </w:r>
      <w:fldSimple w:instr=" SEQ Tableau \* ARABIC ">
        <w:r w:rsidR="00BB03BA">
          <w:rPr>
            <w:noProof/>
          </w:rPr>
          <w:t>16</w:t>
        </w:r>
      </w:fldSimple>
      <w:r w:rsidRPr="0093020D">
        <w:t xml:space="preserve">: Description textuelle du cas </w:t>
      </w:r>
      <w:r w:rsidR="000C4061">
        <w:t>« Planifier culture</w:t>
      </w:r>
      <w:r w:rsidRPr="0093020D">
        <w:t xml:space="preserve"> »</w:t>
      </w:r>
      <w:bookmarkEnd w:id="237"/>
      <w:bookmarkEnd w:id="238"/>
    </w:p>
    <w:tbl>
      <w:tblPr>
        <w:tblStyle w:val="TableauGrille4-Accentuation5"/>
        <w:tblW w:w="0" w:type="auto"/>
        <w:tblLook w:val="04A0" w:firstRow="1" w:lastRow="0" w:firstColumn="1" w:lastColumn="0" w:noHBand="0" w:noVBand="1"/>
      </w:tblPr>
      <w:tblGrid>
        <w:gridCol w:w="9062"/>
      </w:tblGrid>
      <w:tr w:rsidR="00496293" w14:paraId="49FD6E6E"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9818CA6" w14:textId="77777777" w:rsidR="00496293" w:rsidRDefault="00496293" w:rsidP="005407D7">
            <w:pPr>
              <w:jc w:val="center"/>
              <w:rPr>
                <w:lang w:val="fr" w:eastAsia="fr-FR"/>
              </w:rPr>
            </w:pPr>
            <w:r>
              <w:rPr>
                <w:lang w:val="fr" w:eastAsia="fr-FR"/>
              </w:rPr>
              <w:lastRenderedPageBreak/>
              <w:t>Sommaire d’identification</w:t>
            </w:r>
          </w:p>
        </w:tc>
      </w:tr>
      <w:tr w:rsidR="00496293" w14:paraId="25E6E457"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A825FA9" w14:textId="118F18C2" w:rsidR="00496293" w:rsidRDefault="00496293" w:rsidP="005407D7">
            <w:pPr>
              <w:rPr>
                <w:b w:val="0"/>
                <w:bCs w:val="0"/>
                <w:lang w:val="fr" w:eastAsia="fr-FR"/>
              </w:rPr>
            </w:pPr>
            <w:r>
              <w:rPr>
                <w:lang w:val="fr" w:eastAsia="fr-FR"/>
              </w:rPr>
              <w:t xml:space="preserve">Titre : </w:t>
            </w:r>
            <w:r w:rsidR="00736370">
              <w:rPr>
                <w:lang w:val="fr" w:eastAsia="fr-FR"/>
              </w:rPr>
              <w:t>Planifier</w:t>
            </w:r>
          </w:p>
          <w:p w14:paraId="169C86E0" w14:textId="311340FA" w:rsidR="00496293" w:rsidRDefault="00496293" w:rsidP="005407D7">
            <w:pPr>
              <w:rPr>
                <w:b w:val="0"/>
                <w:bCs w:val="0"/>
                <w:lang w:val="fr" w:eastAsia="fr-FR"/>
              </w:rPr>
            </w:pPr>
            <w:r>
              <w:rPr>
                <w:lang w:val="fr" w:eastAsia="fr-FR"/>
              </w:rPr>
              <w:t xml:space="preserve">Résumé : Un utilisateur peut </w:t>
            </w:r>
            <w:r w:rsidR="00A30F65">
              <w:rPr>
                <w:lang w:val="fr" w:eastAsia="fr-FR"/>
              </w:rPr>
              <w:t>planifier la production d’une culture</w:t>
            </w:r>
          </w:p>
          <w:p w14:paraId="0DEF06DC" w14:textId="77777777" w:rsidR="00496293" w:rsidRDefault="00496293" w:rsidP="005407D7">
            <w:pPr>
              <w:rPr>
                <w:lang w:val="fr" w:eastAsia="fr-FR"/>
              </w:rPr>
            </w:pPr>
            <w:r>
              <w:rPr>
                <w:lang w:val="fr" w:eastAsia="fr-FR"/>
              </w:rPr>
              <w:t>Acteur : Producteur</w:t>
            </w:r>
          </w:p>
        </w:tc>
      </w:tr>
      <w:tr w:rsidR="00496293" w14:paraId="1BD7F000"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25D29CD9" w14:textId="77777777" w:rsidR="00496293" w:rsidRDefault="00496293" w:rsidP="005407D7">
            <w:pPr>
              <w:jc w:val="center"/>
              <w:rPr>
                <w:lang w:val="fr" w:eastAsia="fr-FR"/>
              </w:rPr>
            </w:pPr>
            <w:r w:rsidRPr="00F5051B">
              <w:rPr>
                <w:lang w:eastAsia="fr-FR"/>
              </w:rPr>
              <w:t>Description des scénarios</w:t>
            </w:r>
          </w:p>
        </w:tc>
      </w:tr>
      <w:tr w:rsidR="00496293" w14:paraId="2ABEA8D9"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61EE832" w14:textId="77777777" w:rsidR="00496293" w:rsidRPr="00F5051B" w:rsidRDefault="00496293" w:rsidP="005407D7">
            <w:pPr>
              <w:jc w:val="center"/>
              <w:rPr>
                <w:lang w:eastAsia="fr-FR"/>
              </w:rPr>
            </w:pPr>
            <w:r w:rsidRPr="00F5051B">
              <w:rPr>
                <w:lang w:eastAsia="fr-FR"/>
              </w:rPr>
              <w:t>Pré conditions</w:t>
            </w:r>
          </w:p>
        </w:tc>
      </w:tr>
      <w:tr w:rsidR="00496293" w14:paraId="5F1B7BED"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6F6048C6" w14:textId="77777777" w:rsidR="00496293" w:rsidRPr="00F5051B" w:rsidRDefault="00496293">
            <w:pPr>
              <w:pStyle w:val="Paragraphedeliste"/>
              <w:numPr>
                <w:ilvl w:val="0"/>
                <w:numId w:val="15"/>
              </w:numPr>
              <w:rPr>
                <w:lang w:val="fr" w:eastAsia="fr-FR"/>
              </w:rPr>
            </w:pPr>
            <w:r>
              <w:rPr>
                <w:lang w:val="fr" w:eastAsia="fr-FR"/>
              </w:rPr>
              <w:t>Le système est fonctionnel</w:t>
            </w:r>
          </w:p>
          <w:p w14:paraId="0AE71BA0" w14:textId="45AE6101" w:rsidR="00807331" w:rsidRPr="003B41A9" w:rsidRDefault="00496293" w:rsidP="003B41A9">
            <w:pPr>
              <w:pStyle w:val="Paragraphedeliste"/>
              <w:numPr>
                <w:ilvl w:val="0"/>
                <w:numId w:val="15"/>
              </w:numPr>
              <w:rPr>
                <w:lang w:val="fr" w:eastAsia="fr-FR"/>
              </w:rPr>
            </w:pPr>
            <w:r>
              <w:rPr>
                <w:lang w:val="fr" w:eastAsia="fr-FR"/>
              </w:rPr>
              <w:t>L’utilisateur est authentifié</w:t>
            </w:r>
          </w:p>
        </w:tc>
      </w:tr>
      <w:tr w:rsidR="00496293" w14:paraId="65D35AC5"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C6E12C8" w14:textId="77777777" w:rsidR="00496293" w:rsidRPr="00A83AA3" w:rsidRDefault="00496293" w:rsidP="005407D7">
            <w:pPr>
              <w:jc w:val="center"/>
              <w:rPr>
                <w:lang w:eastAsia="fr-FR"/>
              </w:rPr>
            </w:pPr>
            <w:r w:rsidRPr="00A83AA3">
              <w:rPr>
                <w:lang w:eastAsia="fr-FR"/>
              </w:rPr>
              <w:t>Scénario nominal</w:t>
            </w:r>
          </w:p>
        </w:tc>
      </w:tr>
      <w:tr w:rsidR="00496293" w14:paraId="532DFA33"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784E28C8" w14:textId="55D93AAB" w:rsidR="00496293" w:rsidRPr="00B761DD" w:rsidRDefault="00496293">
            <w:pPr>
              <w:pStyle w:val="Paragraphedeliste"/>
              <w:numPr>
                <w:ilvl w:val="0"/>
                <w:numId w:val="30"/>
              </w:numPr>
              <w:rPr>
                <w:lang w:val="fr" w:eastAsia="fr-FR"/>
              </w:rPr>
            </w:pPr>
            <w:r w:rsidRPr="00B761DD">
              <w:rPr>
                <w:lang w:val="fr" w:eastAsia="fr-FR"/>
              </w:rPr>
              <w:t xml:space="preserve">L’utilisateur clique sur le menu </w:t>
            </w:r>
            <w:r w:rsidR="00D847FA">
              <w:rPr>
                <w:lang w:val="fr" w:eastAsia="fr-FR"/>
              </w:rPr>
              <w:t>Exploitation</w:t>
            </w:r>
            <w:r w:rsidRPr="00B761DD">
              <w:rPr>
                <w:lang w:val="fr" w:eastAsia="fr-FR"/>
              </w:rPr>
              <w:t> ;</w:t>
            </w:r>
          </w:p>
          <w:p w14:paraId="697F6C1A" w14:textId="713F78AC" w:rsidR="00496293" w:rsidRPr="00B761DD" w:rsidRDefault="00496293">
            <w:pPr>
              <w:pStyle w:val="Paragraphedeliste"/>
              <w:numPr>
                <w:ilvl w:val="0"/>
                <w:numId w:val="30"/>
              </w:numPr>
              <w:rPr>
                <w:lang w:val="fr" w:eastAsia="fr-FR"/>
              </w:rPr>
            </w:pPr>
            <w:r w:rsidRPr="00B761DD">
              <w:rPr>
                <w:lang w:val="fr" w:eastAsia="fr-FR"/>
              </w:rPr>
              <w:t>Le système</w:t>
            </w:r>
            <w:r w:rsidR="003B41A9">
              <w:rPr>
                <w:lang w:val="fr" w:eastAsia="fr-FR"/>
              </w:rPr>
              <w:t xml:space="preserve"> récupère les informations des exploitations dans la B</w:t>
            </w:r>
            <w:r w:rsidR="00886E09">
              <w:rPr>
                <w:lang w:val="fr" w:eastAsia="fr-FR"/>
              </w:rPr>
              <w:t xml:space="preserve">D et </w:t>
            </w:r>
            <w:r w:rsidRPr="00B761DD">
              <w:rPr>
                <w:lang w:val="fr" w:eastAsia="fr-FR"/>
              </w:rPr>
              <w:t>affiche la liste de</w:t>
            </w:r>
            <w:r w:rsidR="00D847FA">
              <w:rPr>
                <w:lang w:val="fr" w:eastAsia="fr-FR"/>
              </w:rPr>
              <w:t xml:space="preserve"> ses exploitations</w:t>
            </w:r>
            <w:r w:rsidRPr="00B761DD">
              <w:rPr>
                <w:lang w:val="fr" w:eastAsia="fr-FR"/>
              </w:rPr>
              <w:t> ;</w:t>
            </w:r>
          </w:p>
          <w:p w14:paraId="7673F72F" w14:textId="4E89B03B" w:rsidR="00496293" w:rsidRPr="00907394" w:rsidRDefault="00907394">
            <w:pPr>
              <w:pStyle w:val="Paragraphedeliste"/>
              <w:numPr>
                <w:ilvl w:val="0"/>
                <w:numId w:val="30"/>
              </w:numPr>
              <w:rPr>
                <w:lang w:val="fr" w:eastAsia="fr-FR"/>
              </w:rPr>
            </w:pPr>
            <w:r>
              <w:rPr>
                <w:lang w:val="fr" w:eastAsia="fr-FR"/>
              </w:rPr>
              <w:t>L’utilisateur sélectionne une exploitation ;</w:t>
            </w:r>
          </w:p>
          <w:p w14:paraId="4ACB63DE" w14:textId="77777777" w:rsidR="00907394" w:rsidRPr="003513F0" w:rsidRDefault="003513F0">
            <w:pPr>
              <w:pStyle w:val="Paragraphedeliste"/>
              <w:numPr>
                <w:ilvl w:val="0"/>
                <w:numId w:val="30"/>
              </w:numPr>
              <w:rPr>
                <w:lang w:val="fr" w:eastAsia="fr-FR"/>
              </w:rPr>
            </w:pPr>
            <w:r>
              <w:rPr>
                <w:lang w:val="fr" w:eastAsia="fr-FR"/>
              </w:rPr>
              <w:t>Le système affiche les détails de l’exploitation ;</w:t>
            </w:r>
          </w:p>
          <w:p w14:paraId="34449298" w14:textId="77777777" w:rsidR="003513F0" w:rsidRPr="00E71B5B" w:rsidRDefault="003513F0">
            <w:pPr>
              <w:pStyle w:val="Paragraphedeliste"/>
              <w:numPr>
                <w:ilvl w:val="0"/>
                <w:numId w:val="30"/>
              </w:numPr>
              <w:rPr>
                <w:lang w:val="fr" w:eastAsia="fr-FR"/>
              </w:rPr>
            </w:pPr>
            <w:r>
              <w:rPr>
                <w:lang w:val="fr" w:eastAsia="fr-FR"/>
              </w:rPr>
              <w:t>L’utilisateur clique sur le bouton « Plani</w:t>
            </w:r>
            <w:r w:rsidR="001B24F1">
              <w:rPr>
                <w:lang w:val="fr" w:eastAsia="fr-FR"/>
              </w:rPr>
              <w:t>fier culture »</w:t>
            </w:r>
            <w:r w:rsidR="00E71B5B">
              <w:rPr>
                <w:lang w:val="fr" w:eastAsia="fr-FR"/>
              </w:rPr>
              <w:t> ;</w:t>
            </w:r>
          </w:p>
          <w:p w14:paraId="6EA90281" w14:textId="77777777" w:rsidR="00E71B5B" w:rsidRPr="00E71B5B" w:rsidRDefault="00E71B5B" w:rsidP="00E71B5B">
            <w:pPr>
              <w:pStyle w:val="Paragraphedeliste"/>
              <w:numPr>
                <w:ilvl w:val="0"/>
                <w:numId w:val="30"/>
              </w:numPr>
              <w:rPr>
                <w:lang w:val="fr" w:eastAsia="fr-FR"/>
              </w:rPr>
            </w:pPr>
            <w:r>
              <w:rPr>
                <w:lang w:val="fr" w:eastAsia="fr-FR"/>
              </w:rPr>
              <w:t>Le système affiche le formulaire de planification de culture ;</w:t>
            </w:r>
          </w:p>
          <w:p w14:paraId="56106991" w14:textId="77777777" w:rsidR="00E71B5B" w:rsidRPr="00543927" w:rsidRDefault="00543927" w:rsidP="00E71B5B">
            <w:pPr>
              <w:pStyle w:val="Paragraphedeliste"/>
              <w:numPr>
                <w:ilvl w:val="0"/>
                <w:numId w:val="30"/>
              </w:numPr>
              <w:rPr>
                <w:lang w:val="fr" w:eastAsia="fr-FR"/>
              </w:rPr>
            </w:pPr>
            <w:r>
              <w:rPr>
                <w:lang w:val="fr" w:eastAsia="fr-FR"/>
              </w:rPr>
              <w:t>L’utilisateur remplit les informations et soumet le formulaire ;</w:t>
            </w:r>
          </w:p>
          <w:p w14:paraId="581BF460" w14:textId="77777777" w:rsidR="00543927" w:rsidRPr="009845FB" w:rsidRDefault="00CC15F9" w:rsidP="00E71B5B">
            <w:pPr>
              <w:pStyle w:val="Paragraphedeliste"/>
              <w:numPr>
                <w:ilvl w:val="0"/>
                <w:numId w:val="30"/>
              </w:numPr>
              <w:rPr>
                <w:lang w:val="fr" w:eastAsia="fr-FR"/>
              </w:rPr>
            </w:pPr>
            <w:r>
              <w:rPr>
                <w:lang w:val="fr" w:eastAsia="fr-FR"/>
              </w:rPr>
              <w:t xml:space="preserve">Le système envoie les informations de géolocalisation </w:t>
            </w:r>
            <w:r w:rsidR="009845FB">
              <w:rPr>
                <w:lang w:val="fr" w:eastAsia="fr-FR"/>
              </w:rPr>
              <w:t xml:space="preserve">à l’API de météo </w:t>
            </w:r>
          </w:p>
          <w:p w14:paraId="3EFAD3C3" w14:textId="0B3480D4" w:rsidR="009845FB" w:rsidRPr="008E3EA3" w:rsidRDefault="009845FB" w:rsidP="00E71B5B">
            <w:pPr>
              <w:pStyle w:val="Paragraphedeliste"/>
              <w:numPr>
                <w:ilvl w:val="0"/>
                <w:numId w:val="30"/>
              </w:numPr>
              <w:rPr>
                <w:lang w:val="fr" w:eastAsia="fr-FR"/>
              </w:rPr>
            </w:pPr>
            <w:r>
              <w:rPr>
                <w:lang w:val="fr" w:eastAsia="fr-FR"/>
              </w:rPr>
              <w:t>L’API de météo traite et renvoie le r</w:t>
            </w:r>
            <w:r w:rsidR="008E3EA3">
              <w:rPr>
                <w:lang w:val="fr" w:eastAsia="fr-FR"/>
              </w:rPr>
              <w:t>é</w:t>
            </w:r>
            <w:r>
              <w:rPr>
                <w:lang w:val="fr" w:eastAsia="fr-FR"/>
              </w:rPr>
              <w:t>sultat</w:t>
            </w:r>
            <w:r w:rsidR="008E3EA3">
              <w:rPr>
                <w:lang w:val="fr" w:eastAsia="fr-FR"/>
              </w:rPr>
              <w:t> ;</w:t>
            </w:r>
          </w:p>
          <w:p w14:paraId="171FDA95" w14:textId="77777777" w:rsidR="008E3EA3" w:rsidRPr="00F03DAB" w:rsidRDefault="008E3EA3" w:rsidP="00E71B5B">
            <w:pPr>
              <w:pStyle w:val="Paragraphedeliste"/>
              <w:numPr>
                <w:ilvl w:val="0"/>
                <w:numId w:val="30"/>
              </w:numPr>
              <w:rPr>
                <w:lang w:val="fr" w:eastAsia="fr-FR"/>
              </w:rPr>
            </w:pPr>
            <w:r>
              <w:rPr>
                <w:lang w:val="fr" w:eastAsia="fr-FR"/>
              </w:rPr>
              <w:t>Le système vérifie le résultat envoyé par l’API de météo ;</w:t>
            </w:r>
          </w:p>
          <w:p w14:paraId="2365D271" w14:textId="0A21922F" w:rsidR="00BA22BC" w:rsidRPr="00BA22BC" w:rsidRDefault="00F03DAB" w:rsidP="00E71B5B">
            <w:pPr>
              <w:pStyle w:val="Paragraphedeliste"/>
              <w:numPr>
                <w:ilvl w:val="0"/>
                <w:numId w:val="30"/>
              </w:numPr>
              <w:rPr>
                <w:lang w:val="fr" w:eastAsia="fr-FR"/>
              </w:rPr>
            </w:pPr>
            <w:r>
              <w:rPr>
                <w:lang w:val="fr" w:eastAsia="fr-FR"/>
              </w:rPr>
              <w:t xml:space="preserve">Le système envoie les informations du formulaire, de l’exploitation et de la météo </w:t>
            </w:r>
            <w:r w:rsidR="00BA22BC">
              <w:rPr>
                <w:lang w:val="fr" w:eastAsia="fr-FR"/>
              </w:rPr>
              <w:t>à</w:t>
            </w:r>
            <w:r>
              <w:rPr>
                <w:lang w:val="fr" w:eastAsia="fr-FR"/>
              </w:rPr>
              <w:t xml:space="preserve"> l’</w:t>
            </w:r>
            <w:r w:rsidR="00BA22BC">
              <w:rPr>
                <w:lang w:val="fr" w:eastAsia="fr-FR"/>
              </w:rPr>
              <w:t>API d’IA ;</w:t>
            </w:r>
          </w:p>
          <w:p w14:paraId="7EC42B2E" w14:textId="77777777" w:rsidR="00F03DAB" w:rsidRPr="004F46A4" w:rsidRDefault="00BA22BC" w:rsidP="00E71B5B">
            <w:pPr>
              <w:pStyle w:val="Paragraphedeliste"/>
              <w:numPr>
                <w:ilvl w:val="0"/>
                <w:numId w:val="30"/>
              </w:numPr>
              <w:rPr>
                <w:lang w:val="fr" w:eastAsia="fr-FR"/>
              </w:rPr>
            </w:pPr>
            <w:r>
              <w:rPr>
                <w:lang w:val="fr" w:eastAsia="fr-FR"/>
              </w:rPr>
              <w:t>L’IA traite la requête et renvoie le résultat</w:t>
            </w:r>
            <w:r w:rsidR="004F46A4">
              <w:rPr>
                <w:lang w:val="fr" w:eastAsia="fr-FR"/>
              </w:rPr>
              <w:t> ;</w:t>
            </w:r>
          </w:p>
          <w:p w14:paraId="1231D32F" w14:textId="26AF78D0" w:rsidR="00F22393" w:rsidRPr="00F22393" w:rsidRDefault="004F46A4" w:rsidP="00E71B5B">
            <w:pPr>
              <w:pStyle w:val="Paragraphedeliste"/>
              <w:numPr>
                <w:ilvl w:val="0"/>
                <w:numId w:val="30"/>
              </w:numPr>
              <w:rPr>
                <w:lang w:val="fr" w:eastAsia="fr-FR"/>
              </w:rPr>
            </w:pPr>
            <w:r>
              <w:rPr>
                <w:lang w:val="fr" w:eastAsia="fr-FR"/>
              </w:rPr>
              <w:t>Le système vérifie le résultat renvoyé par l’API d’IA</w:t>
            </w:r>
            <w:r w:rsidR="00E4037A">
              <w:rPr>
                <w:lang w:val="fr" w:eastAsia="fr-FR"/>
              </w:rPr>
              <w:t> ;</w:t>
            </w:r>
          </w:p>
          <w:p w14:paraId="20724A35" w14:textId="4DAA6BCB" w:rsidR="004F46A4" w:rsidRPr="004F46A4" w:rsidRDefault="00F22393" w:rsidP="00E71B5B">
            <w:pPr>
              <w:pStyle w:val="Paragraphedeliste"/>
              <w:numPr>
                <w:ilvl w:val="0"/>
                <w:numId w:val="30"/>
              </w:numPr>
              <w:rPr>
                <w:lang w:val="fr" w:eastAsia="fr-FR"/>
              </w:rPr>
            </w:pPr>
            <w:r>
              <w:rPr>
                <w:lang w:val="fr" w:eastAsia="fr-FR"/>
              </w:rPr>
              <w:t xml:space="preserve"> Le système </w:t>
            </w:r>
            <w:r w:rsidR="004F46A4">
              <w:rPr>
                <w:lang w:val="fr" w:eastAsia="fr-FR"/>
              </w:rPr>
              <w:t>enregistre les informations dans la BD ;</w:t>
            </w:r>
          </w:p>
          <w:p w14:paraId="12549D94" w14:textId="18E7693B" w:rsidR="004F46A4" w:rsidRPr="00E71B5B" w:rsidRDefault="004F46A4" w:rsidP="00E71B5B">
            <w:pPr>
              <w:pStyle w:val="Paragraphedeliste"/>
              <w:numPr>
                <w:ilvl w:val="0"/>
                <w:numId w:val="30"/>
              </w:numPr>
              <w:rPr>
                <w:lang w:val="fr" w:eastAsia="fr-FR"/>
              </w:rPr>
            </w:pPr>
            <w:r>
              <w:rPr>
                <w:lang w:val="fr" w:eastAsia="fr-FR"/>
              </w:rPr>
              <w:t>Le sy</w:t>
            </w:r>
            <w:r w:rsidR="00C44A9E">
              <w:rPr>
                <w:lang w:val="fr" w:eastAsia="fr-FR"/>
              </w:rPr>
              <w:t>s</w:t>
            </w:r>
            <w:r>
              <w:rPr>
                <w:lang w:val="fr" w:eastAsia="fr-FR"/>
              </w:rPr>
              <w:t>tème affiche l</w:t>
            </w:r>
            <w:r w:rsidR="00C44A9E">
              <w:rPr>
                <w:lang w:val="fr" w:eastAsia="fr-FR"/>
              </w:rPr>
              <w:t>a planification de production de la culture.</w:t>
            </w:r>
            <w:r>
              <w:rPr>
                <w:lang w:val="fr" w:eastAsia="fr-FR"/>
              </w:rPr>
              <w:t xml:space="preserve"> </w:t>
            </w:r>
          </w:p>
        </w:tc>
      </w:tr>
      <w:tr w:rsidR="00496293" w14:paraId="45A95844"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5E462A7" w14:textId="77777777" w:rsidR="00496293" w:rsidRPr="007C115E" w:rsidRDefault="00496293" w:rsidP="005407D7">
            <w:pPr>
              <w:jc w:val="center"/>
              <w:rPr>
                <w:lang w:eastAsia="fr-FR"/>
              </w:rPr>
            </w:pPr>
            <w:r w:rsidRPr="007C115E">
              <w:rPr>
                <w:lang w:eastAsia="fr-FR"/>
              </w:rPr>
              <w:t>Scénario alternatif</w:t>
            </w:r>
          </w:p>
        </w:tc>
      </w:tr>
      <w:tr w:rsidR="00496293" w:rsidRPr="00AE2604" w14:paraId="1C1B2934"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0CABFA01" w14:textId="5BC25AE1" w:rsidR="00732340" w:rsidRPr="00732340" w:rsidRDefault="00732340" w:rsidP="00732340">
            <w:pPr>
              <w:pStyle w:val="Paragraphedeliste"/>
              <w:numPr>
                <w:ilvl w:val="0"/>
                <w:numId w:val="26"/>
              </w:numPr>
              <w:spacing w:after="76"/>
              <w:ind w:right="994"/>
              <w:rPr>
                <w:noProof/>
              </w:rPr>
            </w:pPr>
            <w:r>
              <w:rPr>
                <w:noProof/>
              </w:rPr>
              <w:t>A.1 : L’utilisateur ne possède aucune exploitation enregistrée.</w:t>
            </w:r>
          </w:p>
          <w:p w14:paraId="13115144" w14:textId="55E928D6" w:rsidR="00732340" w:rsidRDefault="00942FCF" w:rsidP="00942FCF">
            <w:pPr>
              <w:spacing w:after="76"/>
              <w:ind w:right="994"/>
              <w:rPr>
                <w:b w:val="0"/>
                <w:bCs w:val="0"/>
                <w:noProof/>
              </w:rPr>
            </w:pPr>
            <w:r>
              <w:rPr>
                <w:noProof/>
              </w:rPr>
              <w:t>Ce scénario se déclenche au point 2 du scénario nominal.</w:t>
            </w:r>
          </w:p>
          <w:p w14:paraId="4F2F750E" w14:textId="0E99B09B" w:rsidR="0021042C" w:rsidRDefault="0021042C" w:rsidP="00942FCF">
            <w:pPr>
              <w:spacing w:after="76"/>
              <w:ind w:right="994"/>
              <w:rPr>
                <w:b w:val="0"/>
                <w:bCs w:val="0"/>
                <w:noProof/>
              </w:rPr>
            </w:pPr>
            <w:r>
              <w:rPr>
                <w:noProof/>
              </w:rPr>
              <w:t>Le système renvoie un message d’erreur</w:t>
            </w:r>
            <w:r w:rsidR="00F04D73">
              <w:rPr>
                <w:noProof/>
              </w:rPr>
              <w:t xml:space="preserve"> : </w:t>
            </w:r>
            <w:r>
              <w:rPr>
                <w:noProof/>
              </w:rPr>
              <w:t>« Aucune exploitation enregistrée »</w:t>
            </w:r>
            <w:r w:rsidR="000B4739">
              <w:rPr>
                <w:noProof/>
              </w:rPr>
              <w:t xml:space="preserve"> puis le scénario nominal est interrompu.</w:t>
            </w:r>
          </w:p>
          <w:p w14:paraId="475DC93B" w14:textId="77777777" w:rsidR="000B4739" w:rsidRDefault="000B4739" w:rsidP="00942FCF">
            <w:pPr>
              <w:spacing w:after="76"/>
              <w:ind w:right="994"/>
              <w:rPr>
                <w:b w:val="0"/>
                <w:bCs w:val="0"/>
                <w:noProof/>
              </w:rPr>
            </w:pPr>
          </w:p>
          <w:p w14:paraId="2730F578" w14:textId="4531176A" w:rsidR="002473A7" w:rsidRPr="00732340" w:rsidRDefault="002473A7" w:rsidP="002473A7">
            <w:pPr>
              <w:pStyle w:val="Paragraphedeliste"/>
              <w:numPr>
                <w:ilvl w:val="0"/>
                <w:numId w:val="26"/>
              </w:numPr>
              <w:spacing w:after="76"/>
              <w:ind w:right="994"/>
              <w:rPr>
                <w:noProof/>
              </w:rPr>
            </w:pPr>
            <w:r>
              <w:rPr>
                <w:noProof/>
              </w:rPr>
              <w:t>A.2 : L</w:t>
            </w:r>
            <w:r w:rsidR="006E59DE">
              <w:rPr>
                <w:noProof/>
              </w:rPr>
              <w:t>e service API ou l’application de météo est indisponible</w:t>
            </w:r>
          </w:p>
          <w:p w14:paraId="67F2E557" w14:textId="1B729BAD" w:rsidR="000B4739" w:rsidRDefault="002473A7" w:rsidP="00F15938">
            <w:pPr>
              <w:spacing w:after="76"/>
              <w:ind w:right="994"/>
              <w:rPr>
                <w:b w:val="0"/>
                <w:bCs w:val="0"/>
                <w:noProof/>
              </w:rPr>
            </w:pPr>
            <w:r w:rsidRPr="00F15938">
              <w:rPr>
                <w:noProof/>
              </w:rPr>
              <w:t>Ce scénario</w:t>
            </w:r>
            <w:r w:rsidR="00F15938">
              <w:rPr>
                <w:noProof/>
              </w:rPr>
              <w:t xml:space="preserve"> se déclenche au point </w:t>
            </w:r>
            <w:r w:rsidR="0059137A">
              <w:rPr>
                <w:noProof/>
              </w:rPr>
              <w:t>10</w:t>
            </w:r>
            <w:r w:rsidR="00F15938">
              <w:rPr>
                <w:noProof/>
              </w:rPr>
              <w:t xml:space="preserve"> du scénario </w:t>
            </w:r>
            <w:r w:rsidR="00F04D73">
              <w:rPr>
                <w:noProof/>
              </w:rPr>
              <w:t>nominal.</w:t>
            </w:r>
          </w:p>
          <w:p w14:paraId="5476BEEF" w14:textId="0C697E7C" w:rsidR="00F04D73" w:rsidRPr="00F15938" w:rsidRDefault="00F04D73" w:rsidP="00F15938">
            <w:pPr>
              <w:spacing w:after="76"/>
              <w:ind w:right="994"/>
              <w:rPr>
                <w:noProof/>
              </w:rPr>
            </w:pPr>
            <w:r>
              <w:rPr>
                <w:noProof/>
              </w:rPr>
              <w:t>Le sytème renvoie un message d’erreur : « </w:t>
            </w:r>
            <w:r w:rsidR="002B3A69">
              <w:rPr>
                <w:noProof/>
              </w:rPr>
              <w:t>Échec de récupération de la météo »</w:t>
            </w:r>
            <w:r w:rsidR="00987C23">
              <w:rPr>
                <w:noProof/>
              </w:rPr>
              <w:t xml:space="preserve"> puis le scénario nominal est interrompu.</w:t>
            </w:r>
          </w:p>
          <w:p w14:paraId="2704D6C7" w14:textId="77777777" w:rsidR="00496293" w:rsidRDefault="00496293" w:rsidP="005407D7">
            <w:pPr>
              <w:spacing w:after="76"/>
              <w:ind w:right="994"/>
              <w:rPr>
                <w:noProof/>
              </w:rPr>
            </w:pPr>
          </w:p>
          <w:p w14:paraId="7FB0682E" w14:textId="00D3AAB8" w:rsidR="00684093" w:rsidRPr="00003B1E" w:rsidRDefault="00684093" w:rsidP="00003B1E">
            <w:pPr>
              <w:pStyle w:val="Paragraphedeliste"/>
              <w:numPr>
                <w:ilvl w:val="0"/>
                <w:numId w:val="26"/>
              </w:numPr>
              <w:spacing w:after="76"/>
              <w:ind w:right="994"/>
              <w:rPr>
                <w:noProof/>
              </w:rPr>
            </w:pPr>
            <w:r>
              <w:rPr>
                <w:noProof/>
              </w:rPr>
              <w:t xml:space="preserve">A.3 : </w:t>
            </w:r>
            <w:r w:rsidR="00003B1E">
              <w:rPr>
                <w:noProof/>
              </w:rPr>
              <w:t>Le service API ou l’application de météo est indisponible</w:t>
            </w:r>
          </w:p>
          <w:p w14:paraId="37BA4BA1" w14:textId="77777777" w:rsidR="00684093" w:rsidRDefault="00684093" w:rsidP="00684093">
            <w:pPr>
              <w:spacing w:after="76"/>
              <w:ind w:right="994"/>
              <w:rPr>
                <w:b w:val="0"/>
                <w:bCs w:val="0"/>
                <w:noProof/>
              </w:rPr>
            </w:pPr>
            <w:r>
              <w:rPr>
                <w:noProof/>
              </w:rPr>
              <w:t>Ce scénario</w:t>
            </w:r>
            <w:r w:rsidR="00003B1E">
              <w:rPr>
                <w:noProof/>
              </w:rPr>
              <w:t xml:space="preserve"> se déclenche au point </w:t>
            </w:r>
            <w:r w:rsidR="00E4037A">
              <w:rPr>
                <w:noProof/>
              </w:rPr>
              <w:t>13 du scénario nominal.</w:t>
            </w:r>
          </w:p>
          <w:p w14:paraId="481D037A" w14:textId="2EF58403" w:rsidR="00E4037A" w:rsidRPr="00721943" w:rsidRDefault="00E4037A" w:rsidP="00684093">
            <w:pPr>
              <w:spacing w:after="76"/>
              <w:ind w:right="994"/>
              <w:rPr>
                <w:b w:val="0"/>
                <w:bCs w:val="0"/>
                <w:noProof/>
              </w:rPr>
            </w:pPr>
            <w:r>
              <w:rPr>
                <w:noProof/>
              </w:rPr>
              <w:t>Le sytème renvoie un message d’erreur : « </w:t>
            </w:r>
            <w:r w:rsidR="00E05E06">
              <w:rPr>
                <w:noProof/>
              </w:rPr>
              <w:t>Échec de planification de la culture »</w:t>
            </w:r>
            <w:r w:rsidR="002474BF">
              <w:rPr>
                <w:noProof/>
              </w:rPr>
              <w:t xml:space="preserve"> puis le scénario nominal est interrompu.</w:t>
            </w:r>
          </w:p>
        </w:tc>
      </w:tr>
      <w:tr w:rsidR="00496293" w14:paraId="3268985B"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908671D" w14:textId="77777777" w:rsidR="00496293" w:rsidRDefault="00496293" w:rsidP="005407D7">
            <w:pPr>
              <w:pStyle w:val="Paragraphedeliste"/>
              <w:jc w:val="center"/>
              <w:rPr>
                <w:lang w:eastAsia="fr-FR"/>
              </w:rPr>
            </w:pPr>
            <w:r>
              <w:rPr>
                <w:lang w:eastAsia="fr-FR"/>
              </w:rPr>
              <w:lastRenderedPageBreak/>
              <w:t>Post condition</w:t>
            </w:r>
          </w:p>
        </w:tc>
      </w:tr>
      <w:tr w:rsidR="00496293" w14:paraId="1CD177EF" w14:textId="77777777" w:rsidTr="005407D7">
        <w:tc>
          <w:tcPr>
            <w:cnfStyle w:val="001000000000" w:firstRow="0" w:lastRow="0" w:firstColumn="1" w:lastColumn="0" w:oddVBand="0" w:evenVBand="0" w:oddHBand="0" w:evenHBand="0" w:firstRowFirstColumn="0" w:firstRowLastColumn="0" w:lastRowFirstColumn="0" w:lastRowLastColumn="0"/>
            <w:tcW w:w="9062" w:type="dxa"/>
          </w:tcPr>
          <w:p w14:paraId="71A9A635" w14:textId="77777777" w:rsidR="00496293" w:rsidRPr="0020726C" w:rsidRDefault="00496293" w:rsidP="005407D7">
            <w:pPr>
              <w:rPr>
                <w:lang w:eastAsia="fr-FR"/>
              </w:rPr>
            </w:pPr>
            <w:r w:rsidRPr="0020726C">
              <w:rPr>
                <w:lang w:eastAsia="fr-FR"/>
              </w:rPr>
              <w:t>Cas de Succès :</w:t>
            </w:r>
          </w:p>
          <w:p w14:paraId="145A4694" w14:textId="7083BF64" w:rsidR="00496293" w:rsidRDefault="00496293">
            <w:pPr>
              <w:pStyle w:val="Paragraphedeliste"/>
              <w:numPr>
                <w:ilvl w:val="0"/>
                <w:numId w:val="27"/>
              </w:numPr>
              <w:rPr>
                <w:b w:val="0"/>
                <w:bCs w:val="0"/>
                <w:lang w:eastAsia="fr-FR"/>
              </w:rPr>
            </w:pPr>
            <w:r w:rsidRPr="0020726C">
              <w:rPr>
                <w:lang w:eastAsia="fr-FR"/>
              </w:rPr>
              <w:t xml:space="preserve">Les informations relatives </w:t>
            </w:r>
            <w:r w:rsidR="008270E1">
              <w:rPr>
                <w:lang w:eastAsia="fr-FR"/>
              </w:rPr>
              <w:t xml:space="preserve">à </w:t>
            </w:r>
            <w:r w:rsidR="004D26E0">
              <w:rPr>
                <w:lang w:eastAsia="fr-FR"/>
              </w:rPr>
              <w:t>l’</w:t>
            </w:r>
            <w:r w:rsidR="008270E1">
              <w:rPr>
                <w:lang w:eastAsia="fr-FR"/>
              </w:rPr>
              <w:t>exploitation</w:t>
            </w:r>
            <w:r w:rsidRPr="0020726C">
              <w:rPr>
                <w:lang w:eastAsia="fr-FR"/>
              </w:rPr>
              <w:t xml:space="preserve"> sont actualisées ;</w:t>
            </w:r>
          </w:p>
          <w:p w14:paraId="6652510A" w14:textId="0137B6CE" w:rsidR="00496293" w:rsidRPr="00D81628" w:rsidRDefault="004D26E0">
            <w:pPr>
              <w:pStyle w:val="Paragraphedeliste"/>
              <w:numPr>
                <w:ilvl w:val="0"/>
                <w:numId w:val="27"/>
              </w:numPr>
              <w:rPr>
                <w:lang w:eastAsia="fr-FR"/>
              </w:rPr>
            </w:pPr>
            <w:r>
              <w:rPr>
                <w:lang w:eastAsia="fr-FR"/>
              </w:rPr>
              <w:t>Planification effectuée et enregistrée avec succès</w:t>
            </w:r>
            <w:r w:rsidR="00496293">
              <w:rPr>
                <w:lang w:eastAsia="fr-FR"/>
              </w:rPr>
              <w:t> ;</w:t>
            </w:r>
          </w:p>
          <w:p w14:paraId="7EFBCC17" w14:textId="77777777" w:rsidR="00496293" w:rsidRPr="00D81628" w:rsidRDefault="00496293">
            <w:pPr>
              <w:pStyle w:val="Paragraphedeliste"/>
              <w:numPr>
                <w:ilvl w:val="0"/>
                <w:numId w:val="27"/>
              </w:numPr>
              <w:rPr>
                <w:lang w:eastAsia="fr-FR"/>
              </w:rPr>
            </w:pPr>
            <w:r>
              <w:rPr>
                <w:lang w:eastAsia="fr-FR"/>
              </w:rPr>
              <w:t>Le système est prêt pour une nouvelle opération ;</w:t>
            </w:r>
          </w:p>
        </w:tc>
      </w:tr>
      <w:tr w:rsidR="00496293" w14:paraId="5BC1890C"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AF2BCC1" w14:textId="77777777" w:rsidR="00496293" w:rsidRPr="00D81628" w:rsidRDefault="00496293" w:rsidP="005407D7">
            <w:pPr>
              <w:rPr>
                <w:lang w:eastAsia="fr-FR"/>
              </w:rPr>
            </w:pPr>
            <w:r w:rsidRPr="00D81628">
              <w:rPr>
                <w:lang w:eastAsia="fr-FR"/>
              </w:rPr>
              <w:t>Cas d'Échec :</w:t>
            </w:r>
          </w:p>
          <w:p w14:paraId="3D40030B" w14:textId="3E21EF10" w:rsidR="00496293" w:rsidRPr="00D81628" w:rsidRDefault="00496293">
            <w:pPr>
              <w:pStyle w:val="Paragraphedeliste"/>
              <w:numPr>
                <w:ilvl w:val="0"/>
                <w:numId w:val="29"/>
              </w:numPr>
              <w:rPr>
                <w:lang w:eastAsia="fr-FR"/>
              </w:rPr>
            </w:pPr>
            <w:r w:rsidRPr="00D81628">
              <w:rPr>
                <w:lang w:eastAsia="fr-FR"/>
              </w:rPr>
              <w:t xml:space="preserve">Échec de </w:t>
            </w:r>
            <w:r>
              <w:rPr>
                <w:lang w:eastAsia="fr-FR"/>
              </w:rPr>
              <w:t xml:space="preserve">la </w:t>
            </w:r>
            <w:r w:rsidR="00177243">
              <w:rPr>
                <w:lang w:eastAsia="fr-FR"/>
              </w:rPr>
              <w:t>planification</w:t>
            </w:r>
            <w:r w:rsidRPr="00D81628">
              <w:rPr>
                <w:lang w:eastAsia="fr-FR"/>
              </w:rPr>
              <w:t>.</w:t>
            </w:r>
          </w:p>
        </w:tc>
      </w:tr>
    </w:tbl>
    <w:p w14:paraId="2AB37936" w14:textId="77777777" w:rsidR="00496293" w:rsidRDefault="00496293" w:rsidP="00496293">
      <w:pPr>
        <w:rPr>
          <w:lang w:val="fr" w:eastAsia="fr-FR"/>
        </w:rPr>
      </w:pPr>
    </w:p>
    <w:p w14:paraId="5FF9246B" w14:textId="77777777" w:rsidR="00392754" w:rsidRDefault="00392754" w:rsidP="00496293">
      <w:pPr>
        <w:rPr>
          <w:lang w:val="fr" w:eastAsia="fr-FR"/>
        </w:rPr>
      </w:pPr>
    </w:p>
    <w:p w14:paraId="423DDD04" w14:textId="2B2C157B" w:rsidR="00496293" w:rsidRDefault="00496293" w:rsidP="00DB73BE">
      <w:pPr>
        <w:pStyle w:val="Titre4"/>
        <w:numPr>
          <w:ilvl w:val="0"/>
          <w:numId w:val="14"/>
        </w:numPr>
        <w:ind w:left="2268"/>
        <w:rPr>
          <w:lang w:val="fr"/>
        </w:rPr>
      </w:pPr>
      <w:bookmarkStart w:id="239" w:name="_Toc207282320"/>
      <w:bookmarkStart w:id="240" w:name="_Toc240908178"/>
      <w:r>
        <w:rPr>
          <w:lang w:val="fr"/>
        </w:rPr>
        <w:t>Diagramme de communication</w:t>
      </w:r>
      <w:bookmarkEnd w:id="239"/>
      <w:bookmarkEnd w:id="240"/>
    </w:p>
    <w:p w14:paraId="5A54B878" w14:textId="77777777" w:rsidR="00496293" w:rsidRDefault="00496293" w:rsidP="00DB73BE">
      <w:pPr>
        <w:pStyle w:val="Titre5"/>
      </w:pPr>
      <w:bookmarkStart w:id="241" w:name="_Toc240908179"/>
      <w:r>
        <w:t>Présentation</w:t>
      </w:r>
      <w:bookmarkEnd w:id="241"/>
      <w:r>
        <w:t xml:space="preserve"> </w:t>
      </w:r>
    </w:p>
    <w:p w14:paraId="7F35C183" w14:textId="77777777" w:rsidR="00496293" w:rsidRDefault="00496293" w:rsidP="00496293">
      <w:pPr>
        <w:ind w:firstLine="708"/>
        <w:rPr>
          <w:lang w:eastAsia="fr-FR"/>
        </w:rPr>
      </w:pPr>
      <w:r w:rsidRPr="007479E0">
        <w:rPr>
          <w:lang w:eastAsia="fr-FR"/>
        </w:rPr>
        <w:t>Un diagramme de communication dans le langage de modélisation unifié fait référence à un graphique qui représente le flux de messages dans un système. En un mot, il montre comment les parties d’un système interagissent ou, dans ce cas, communiquent entre elles.</w:t>
      </w:r>
      <w:r w:rsidRPr="007479E0">
        <w:t xml:space="preserve"> </w:t>
      </w:r>
      <w:r w:rsidRPr="007479E0">
        <w:rPr>
          <w:lang w:eastAsia="fr-FR"/>
        </w:rPr>
        <w:t>Comme tout autre diagramme, le diagramme de communication UML comporte également plusieurs composants qui constituent son intégralité. La bonne chose à propos de ce schéma est qu’il peut être réalisé avec seulement quelques composants.</w:t>
      </w:r>
    </w:p>
    <w:p w14:paraId="4C4DAA56" w14:textId="77777777" w:rsidR="00496293" w:rsidRDefault="00496293" w:rsidP="00496293">
      <w:pPr>
        <w:spacing w:line="259" w:lineRule="auto"/>
        <w:jc w:val="left"/>
        <w:rPr>
          <w:lang w:eastAsia="fr-FR"/>
        </w:rPr>
      </w:pPr>
      <w:r>
        <w:rPr>
          <w:lang w:eastAsia="fr-FR"/>
        </w:rPr>
        <w:br w:type="page"/>
      </w:r>
    </w:p>
    <w:p w14:paraId="5A8C86DF" w14:textId="77777777" w:rsidR="00496293" w:rsidRPr="00D24D49" w:rsidRDefault="00496293" w:rsidP="00DB73BE">
      <w:pPr>
        <w:pStyle w:val="Titre5"/>
      </w:pPr>
      <w:bookmarkStart w:id="242" w:name="_Toc240908180"/>
      <w:r>
        <w:lastRenderedPageBreak/>
        <w:t>Formalisme</w:t>
      </w:r>
      <w:bookmarkEnd w:id="242"/>
    </w:p>
    <w:p w14:paraId="5C1F0CD9" w14:textId="66D3E125" w:rsidR="00496293" w:rsidRDefault="00496293" w:rsidP="00496293">
      <w:pPr>
        <w:pStyle w:val="Titredestableaux"/>
      </w:pPr>
      <w:bookmarkStart w:id="243" w:name="_Toc207274460"/>
      <w:bookmarkStart w:id="244" w:name="_Toc240908077"/>
      <w:r>
        <w:t xml:space="preserve">Tableau </w:t>
      </w:r>
      <w:fldSimple w:instr=" SEQ Tableau \* ARABIC ">
        <w:r w:rsidR="00BB03BA">
          <w:rPr>
            <w:noProof/>
          </w:rPr>
          <w:t>17</w:t>
        </w:r>
      </w:fldSimple>
      <w:r w:rsidRPr="00F60351">
        <w:t>: Formalisme du diagramme de communication</w:t>
      </w:r>
      <w:bookmarkEnd w:id="243"/>
      <w:bookmarkEnd w:id="244"/>
    </w:p>
    <w:tbl>
      <w:tblPr>
        <w:tblStyle w:val="TableauGrille4-Accentuation5"/>
        <w:tblW w:w="0" w:type="auto"/>
        <w:tblLook w:val="04A0" w:firstRow="1" w:lastRow="0" w:firstColumn="1" w:lastColumn="0" w:noHBand="0" w:noVBand="1"/>
      </w:tblPr>
      <w:tblGrid>
        <w:gridCol w:w="2689"/>
        <w:gridCol w:w="3352"/>
        <w:gridCol w:w="3021"/>
      </w:tblGrid>
      <w:tr w:rsidR="00496293" w14:paraId="7D9235CA"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3CD9FE" w14:textId="77777777" w:rsidR="00496293" w:rsidRDefault="00496293" w:rsidP="005407D7">
            <w:pPr>
              <w:jc w:val="center"/>
              <w:rPr>
                <w:lang w:val="fr" w:eastAsia="fr-FR"/>
              </w:rPr>
            </w:pPr>
            <w:r>
              <w:rPr>
                <w:lang w:val="fr" w:eastAsia="fr-FR"/>
              </w:rPr>
              <w:t>Composant</w:t>
            </w:r>
          </w:p>
        </w:tc>
        <w:tc>
          <w:tcPr>
            <w:tcW w:w="3352" w:type="dxa"/>
          </w:tcPr>
          <w:p w14:paraId="6F83B418"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3021" w:type="dxa"/>
          </w:tcPr>
          <w:p w14:paraId="2AA10038"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496293" w14:paraId="7E80AF29"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D26713A" w14:textId="77777777" w:rsidR="00496293" w:rsidRDefault="00496293" w:rsidP="005407D7">
            <w:pPr>
              <w:rPr>
                <w:lang w:val="fr" w:eastAsia="fr-FR"/>
              </w:rPr>
            </w:pPr>
            <w:r>
              <w:rPr>
                <w:lang w:eastAsia="fr-FR"/>
              </w:rPr>
              <w:t>A</w:t>
            </w:r>
            <w:r w:rsidRPr="00C16B8B">
              <w:rPr>
                <w:lang w:eastAsia="fr-FR"/>
              </w:rPr>
              <w:t>cteur</w:t>
            </w:r>
          </w:p>
        </w:tc>
        <w:tc>
          <w:tcPr>
            <w:tcW w:w="3352" w:type="dxa"/>
          </w:tcPr>
          <w:p w14:paraId="76D2BF2B"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E</w:t>
            </w:r>
            <w:r w:rsidRPr="00C16B8B">
              <w:rPr>
                <w:lang w:eastAsia="fr-FR"/>
              </w:rPr>
              <w:t>ntité qui interagit avec le système ou qui est extérieur à lui. Sa représentation est identique à celui d’un diagramme de cas d’utilisation.</w:t>
            </w:r>
          </w:p>
        </w:tc>
        <w:tc>
          <w:tcPr>
            <w:tcW w:w="3021" w:type="dxa"/>
          </w:tcPr>
          <w:p w14:paraId="0DFCD3A1"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374F7678"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A23FF0">
              <w:rPr>
                <w:noProof/>
                <w:lang w:val="fr" w:eastAsia="fr-FR"/>
              </w:rPr>
              <w:drawing>
                <wp:inline distT="0" distB="0" distL="0" distR="0" wp14:anchorId="1622E553" wp14:editId="53C453BA">
                  <wp:extent cx="829831" cy="881695"/>
                  <wp:effectExtent l="0" t="0" r="0" b="0"/>
                  <wp:docPr id="185380097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4">
                            <a:extLst>
                              <a:ext uri="{28A0092B-C50C-407E-A947-70E740481C1C}">
                                <a14:useLocalDpi xmlns:a14="http://schemas.microsoft.com/office/drawing/2010/main" val="0"/>
                              </a:ext>
                            </a:extLst>
                          </a:blip>
                          <a:srcRect r="33277" b="28098"/>
                          <a:stretch>
                            <a:fillRect/>
                          </a:stretch>
                        </pic:blipFill>
                        <pic:spPr bwMode="auto">
                          <a:xfrm>
                            <a:off x="0" y="0"/>
                            <a:ext cx="842045" cy="8946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0741014E" w14:textId="77777777" w:rsidTr="005407D7">
        <w:tc>
          <w:tcPr>
            <w:cnfStyle w:val="001000000000" w:firstRow="0" w:lastRow="0" w:firstColumn="1" w:lastColumn="0" w:oddVBand="0" w:evenVBand="0" w:oddHBand="0" w:evenHBand="0" w:firstRowFirstColumn="0" w:firstRowLastColumn="0" w:lastRowFirstColumn="0" w:lastRowLastColumn="0"/>
            <w:tcW w:w="2689" w:type="dxa"/>
          </w:tcPr>
          <w:p w14:paraId="29CCA25F" w14:textId="77777777" w:rsidR="00496293" w:rsidRDefault="00496293" w:rsidP="005407D7">
            <w:pPr>
              <w:rPr>
                <w:lang w:val="fr" w:eastAsia="fr-FR"/>
              </w:rPr>
            </w:pPr>
            <w:r>
              <w:rPr>
                <w:lang w:val="fr" w:eastAsia="fr-FR"/>
              </w:rPr>
              <w:t>Objet</w:t>
            </w:r>
          </w:p>
        </w:tc>
        <w:tc>
          <w:tcPr>
            <w:tcW w:w="3352" w:type="dxa"/>
          </w:tcPr>
          <w:p w14:paraId="2A7DCE56"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S</w:t>
            </w:r>
            <w:r w:rsidRPr="00C16B8B">
              <w:rPr>
                <w:lang w:eastAsia="fr-FR"/>
              </w:rPr>
              <w:t>ymbole</w:t>
            </w:r>
            <w:r>
              <w:rPr>
                <w:lang w:eastAsia="fr-FR"/>
              </w:rPr>
              <w:t xml:space="preserve"> qui</w:t>
            </w:r>
            <w:r w:rsidRPr="00C16B8B">
              <w:rPr>
                <w:lang w:eastAsia="fr-FR"/>
              </w:rPr>
              <w:t xml:space="preserve"> montre comment un objet va se comporter dans le contexte du système. Les attributs de classe ne doivent pas être énumérés dans cette forme.</w:t>
            </w:r>
          </w:p>
        </w:tc>
        <w:tc>
          <w:tcPr>
            <w:tcW w:w="3021" w:type="dxa"/>
          </w:tcPr>
          <w:p w14:paraId="37617915"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316EEB2E"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E91C4D">
              <w:rPr>
                <w:noProof/>
                <w:lang w:val="fr" w:eastAsia="fr-FR"/>
              </w:rPr>
              <w:drawing>
                <wp:inline distT="0" distB="0" distL="0" distR="0" wp14:anchorId="2DCCF7B7" wp14:editId="2B47E599">
                  <wp:extent cx="1244010" cy="940591"/>
                  <wp:effectExtent l="0" t="0" r="0" b="0"/>
                  <wp:docPr id="209547676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5">
                            <a:extLst>
                              <a:ext uri="{28A0092B-C50C-407E-A947-70E740481C1C}">
                                <a14:useLocalDpi xmlns:a14="http://schemas.microsoft.com/office/drawing/2010/main" val="0"/>
                              </a:ext>
                            </a:extLst>
                          </a:blip>
                          <a:srcRect r="30515" b="31066"/>
                          <a:stretch>
                            <a:fillRect/>
                          </a:stretch>
                        </pic:blipFill>
                        <pic:spPr bwMode="auto">
                          <a:xfrm>
                            <a:off x="0" y="0"/>
                            <a:ext cx="1261712" cy="9539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2A956BE4"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3DBCCA6" w14:textId="77777777" w:rsidR="00496293" w:rsidRDefault="00496293" w:rsidP="005407D7">
            <w:pPr>
              <w:rPr>
                <w:lang w:val="fr" w:eastAsia="fr-FR"/>
              </w:rPr>
            </w:pPr>
            <w:r>
              <w:rPr>
                <w:lang w:val="fr" w:eastAsia="fr-FR"/>
              </w:rPr>
              <w:t>Lien</w:t>
            </w:r>
          </w:p>
        </w:tc>
        <w:tc>
          <w:tcPr>
            <w:tcW w:w="3352" w:type="dxa"/>
          </w:tcPr>
          <w:p w14:paraId="0246E8CE"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C16B8B">
              <w:rPr>
                <w:lang w:eastAsia="fr-FR"/>
              </w:rPr>
              <w:t>Représente la relation entre les objets au sein du système.</w:t>
            </w:r>
          </w:p>
        </w:tc>
        <w:tc>
          <w:tcPr>
            <w:tcW w:w="3021" w:type="dxa"/>
          </w:tcPr>
          <w:p w14:paraId="755DDAE8"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p>
          <w:p w14:paraId="2CA3FFB4"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C0738C">
              <w:rPr>
                <w:noProof/>
                <w:lang w:val="fr" w:eastAsia="fr-FR"/>
              </w:rPr>
              <w:drawing>
                <wp:inline distT="0" distB="0" distL="0" distR="0" wp14:anchorId="003FE851" wp14:editId="2EC014B6">
                  <wp:extent cx="1531088" cy="60119"/>
                  <wp:effectExtent l="0" t="0" r="0" b="0"/>
                  <wp:docPr id="102819415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6">
                            <a:extLst>
                              <a:ext uri="{28A0092B-C50C-407E-A947-70E740481C1C}">
                                <a14:useLocalDpi xmlns:a14="http://schemas.microsoft.com/office/drawing/2010/main" val="0"/>
                              </a:ext>
                            </a:extLst>
                          </a:blip>
                          <a:srcRect t="47695" r="29644" b="4863"/>
                          <a:stretch>
                            <a:fillRect/>
                          </a:stretch>
                        </pic:blipFill>
                        <pic:spPr bwMode="auto">
                          <a:xfrm>
                            <a:off x="0" y="0"/>
                            <a:ext cx="1629407" cy="63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11BBDDDC" w14:textId="77777777" w:rsidTr="005407D7">
        <w:tc>
          <w:tcPr>
            <w:cnfStyle w:val="001000000000" w:firstRow="0" w:lastRow="0" w:firstColumn="1" w:lastColumn="0" w:oddVBand="0" w:evenVBand="0" w:oddHBand="0" w:evenHBand="0" w:firstRowFirstColumn="0" w:firstRowLastColumn="0" w:lastRowFirstColumn="0" w:lastRowLastColumn="0"/>
            <w:tcW w:w="2689" w:type="dxa"/>
          </w:tcPr>
          <w:p w14:paraId="4158D8F4" w14:textId="77777777" w:rsidR="00496293" w:rsidRDefault="00496293" w:rsidP="005407D7">
            <w:pPr>
              <w:rPr>
                <w:lang w:val="fr" w:eastAsia="fr-FR"/>
              </w:rPr>
            </w:pPr>
            <w:r>
              <w:rPr>
                <w:lang w:val="fr" w:eastAsia="fr-FR"/>
              </w:rPr>
              <w:t>Message</w:t>
            </w:r>
          </w:p>
        </w:tc>
        <w:tc>
          <w:tcPr>
            <w:tcW w:w="3352" w:type="dxa"/>
          </w:tcPr>
          <w:p w14:paraId="0887DB4A"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9B2249">
              <w:rPr>
                <w:lang w:eastAsia="fr-FR"/>
              </w:rPr>
              <w:t>Le message représente les différentes actions faites par l’utilisateur ou les objets. Chaque message est marqué d’un chiffre qui représente son rang dans la chronologie des actions à effectuer.</w:t>
            </w:r>
          </w:p>
        </w:tc>
        <w:tc>
          <w:tcPr>
            <w:tcW w:w="3021" w:type="dxa"/>
          </w:tcPr>
          <w:p w14:paraId="5EF466C5"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p>
          <w:p w14:paraId="611778F1"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p>
          <w:p w14:paraId="5C87AC89"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p>
          <w:p w14:paraId="5BF2EEB1"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9067A5">
              <w:rPr>
                <w:noProof/>
                <w:lang w:val="fr" w:eastAsia="fr-FR"/>
              </w:rPr>
              <w:drawing>
                <wp:inline distT="0" distB="0" distL="0" distR="0" wp14:anchorId="19E7672F" wp14:editId="5D6E2880">
                  <wp:extent cx="1695895" cy="308345"/>
                  <wp:effectExtent l="0" t="0" r="0" b="0"/>
                  <wp:docPr id="18937901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7">
                            <a:extLst>
                              <a:ext uri="{28A0092B-C50C-407E-A947-70E740481C1C}">
                                <a14:useLocalDpi xmlns:a14="http://schemas.microsoft.com/office/drawing/2010/main" val="0"/>
                              </a:ext>
                            </a:extLst>
                          </a:blip>
                          <a:srcRect r="28689" b="17747"/>
                          <a:stretch>
                            <a:fillRect/>
                          </a:stretch>
                        </pic:blipFill>
                        <pic:spPr bwMode="auto">
                          <a:xfrm>
                            <a:off x="0" y="0"/>
                            <a:ext cx="1878246" cy="3415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F3B076D" w14:textId="49B3D8C6" w:rsidR="003E07C1" w:rsidRDefault="003E07C1" w:rsidP="00496293">
      <w:pPr>
        <w:rPr>
          <w:lang w:val="fr" w:eastAsia="fr-FR"/>
        </w:rPr>
      </w:pPr>
    </w:p>
    <w:p w14:paraId="78E3795D" w14:textId="7BD97DCD" w:rsidR="00496293" w:rsidRPr="00C16B8B" w:rsidRDefault="003E07C1" w:rsidP="003E07C1">
      <w:pPr>
        <w:spacing w:line="259" w:lineRule="auto"/>
        <w:jc w:val="left"/>
        <w:rPr>
          <w:lang w:val="fr" w:eastAsia="fr-FR"/>
        </w:rPr>
      </w:pPr>
      <w:r>
        <w:rPr>
          <w:lang w:val="fr" w:eastAsia="fr-FR"/>
        </w:rPr>
        <w:br w:type="page"/>
      </w:r>
    </w:p>
    <w:p w14:paraId="4698DDE1" w14:textId="77777777" w:rsidR="00496293" w:rsidRDefault="00496293" w:rsidP="00DB73BE">
      <w:pPr>
        <w:pStyle w:val="Titre5"/>
      </w:pPr>
      <w:bookmarkStart w:id="245" w:name="_Toc240908181"/>
      <w:r>
        <w:lastRenderedPageBreak/>
        <w:t>Exemple de diagramme de communication</w:t>
      </w:r>
      <w:bookmarkEnd w:id="245"/>
      <w:r>
        <w:t xml:space="preserve"> </w:t>
      </w:r>
    </w:p>
    <w:p w14:paraId="7184CF2F" w14:textId="77777777" w:rsidR="00496293" w:rsidRPr="006825F5" w:rsidRDefault="00496293" w:rsidP="00496293">
      <w:pPr>
        <w:rPr>
          <w:lang w:val="fr" w:eastAsia="fr-FR"/>
        </w:rPr>
      </w:pPr>
    </w:p>
    <w:p w14:paraId="1774372D" w14:textId="77777777" w:rsidR="00611BF9" w:rsidRDefault="00496293" w:rsidP="00611BF9">
      <w:pPr>
        <w:keepNext/>
        <w:jc w:val="center"/>
      </w:pPr>
      <w:r w:rsidRPr="006825F5">
        <w:rPr>
          <w:noProof/>
          <w:lang w:val="fr" w:eastAsia="fr-FR"/>
        </w:rPr>
        <w:drawing>
          <wp:inline distT="0" distB="0" distL="0" distR="0" wp14:anchorId="661499B4" wp14:editId="3F597B1D">
            <wp:extent cx="6128106" cy="1467293"/>
            <wp:effectExtent l="0" t="0" r="0" b="0"/>
            <wp:docPr id="147722003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8">
                      <a:extLst>
                        <a:ext uri="{28A0092B-C50C-407E-A947-70E740481C1C}">
                          <a14:useLocalDpi xmlns:a14="http://schemas.microsoft.com/office/drawing/2010/main" val="0"/>
                        </a:ext>
                      </a:extLst>
                    </a:blip>
                    <a:srcRect r="31568" b="28434"/>
                    <a:stretch>
                      <a:fillRect/>
                    </a:stretch>
                  </pic:blipFill>
                  <pic:spPr bwMode="auto">
                    <a:xfrm>
                      <a:off x="0" y="0"/>
                      <a:ext cx="6189673" cy="1482034"/>
                    </a:xfrm>
                    <a:prstGeom prst="rect">
                      <a:avLst/>
                    </a:prstGeom>
                    <a:noFill/>
                    <a:ln>
                      <a:noFill/>
                    </a:ln>
                    <a:extLst>
                      <a:ext uri="{53640926-AAD7-44D8-BBD7-CCE9431645EC}">
                        <a14:shadowObscured xmlns:a14="http://schemas.microsoft.com/office/drawing/2010/main"/>
                      </a:ext>
                    </a:extLst>
                  </pic:spPr>
                </pic:pic>
              </a:graphicData>
            </a:graphic>
          </wp:inline>
        </w:drawing>
      </w:r>
    </w:p>
    <w:p w14:paraId="0F0D4519" w14:textId="396466D2" w:rsidR="00496293" w:rsidRPr="003E07C1" w:rsidRDefault="00611BF9" w:rsidP="00611BF9">
      <w:pPr>
        <w:pStyle w:val="Lgende"/>
        <w:rPr>
          <w:rStyle w:val="Accentuation"/>
          <w:i/>
          <w:iCs/>
        </w:rPr>
      </w:pPr>
      <w:bookmarkStart w:id="246" w:name="_Toc240908025"/>
      <w:r w:rsidRPr="003E07C1">
        <w:rPr>
          <w:rStyle w:val="Accentuation"/>
          <w:i/>
          <w:iCs/>
        </w:rPr>
        <w:t xml:space="preserve">Figure </w:t>
      </w:r>
      <w:r w:rsidR="00547AD5" w:rsidRPr="003E07C1">
        <w:rPr>
          <w:rStyle w:val="Accentuation"/>
          <w:i/>
          <w:iCs/>
        </w:rPr>
        <w:fldChar w:fldCharType="begin"/>
      </w:r>
      <w:r w:rsidR="00547AD5" w:rsidRPr="003E07C1">
        <w:rPr>
          <w:rStyle w:val="Accentuation"/>
          <w:i/>
          <w:iCs/>
        </w:rPr>
        <w:instrText xml:space="preserve"> SEQ Figure \* ARABIC </w:instrText>
      </w:r>
      <w:r w:rsidR="00547AD5" w:rsidRPr="003E07C1">
        <w:rPr>
          <w:rStyle w:val="Accentuation"/>
          <w:i/>
          <w:iCs/>
        </w:rPr>
        <w:fldChar w:fldCharType="separate"/>
      </w:r>
      <w:r w:rsidR="0088132C">
        <w:rPr>
          <w:rStyle w:val="Accentuation"/>
          <w:i/>
          <w:iCs/>
          <w:noProof/>
        </w:rPr>
        <w:t>10</w:t>
      </w:r>
      <w:r w:rsidR="00547AD5" w:rsidRPr="003E07C1">
        <w:rPr>
          <w:rStyle w:val="Accentuation"/>
          <w:i/>
          <w:iCs/>
        </w:rPr>
        <w:fldChar w:fldCharType="end"/>
      </w:r>
      <w:r w:rsidRPr="003E07C1">
        <w:rPr>
          <w:rStyle w:val="Accentuation"/>
          <w:i/>
          <w:iCs/>
        </w:rPr>
        <w:t xml:space="preserve"> : Exemple de diagramme de communication</w:t>
      </w:r>
      <w:bookmarkEnd w:id="246"/>
    </w:p>
    <w:p w14:paraId="7B3B4169" w14:textId="77777777" w:rsidR="00496293" w:rsidRDefault="00496293" w:rsidP="00496293">
      <w:pPr>
        <w:spacing w:after="0"/>
        <w:jc w:val="center"/>
        <w:rPr>
          <w:rStyle w:val="Accentuation"/>
        </w:rPr>
      </w:pPr>
    </w:p>
    <w:p w14:paraId="2B494139" w14:textId="19D15D2C" w:rsidR="00496293" w:rsidRPr="00AC0093" w:rsidRDefault="00496293" w:rsidP="00DB73BE">
      <w:pPr>
        <w:pStyle w:val="Titre5"/>
        <w:rPr>
          <w:rStyle w:val="Accentuation"/>
          <w:b w:val="0"/>
          <w:i w:val="0"/>
          <w:iCs w:val="0"/>
          <w:color w:val="auto"/>
          <w:sz w:val="28"/>
        </w:rPr>
      </w:pPr>
      <w:bookmarkStart w:id="247" w:name="_Toc240908182"/>
      <w:r w:rsidRPr="00AC0093">
        <w:rPr>
          <w:rStyle w:val="Accentuation"/>
          <w:i w:val="0"/>
          <w:color w:val="auto"/>
          <w:sz w:val="28"/>
        </w:rPr>
        <w:lastRenderedPageBreak/>
        <w:t>Quelques diagrammes de communication de notre projet</w:t>
      </w:r>
      <w:bookmarkEnd w:id="247"/>
    </w:p>
    <w:p w14:paraId="3457E6B9" w14:textId="658B5E16" w:rsidR="00496293" w:rsidRPr="00303872" w:rsidRDefault="00496293">
      <w:pPr>
        <w:pStyle w:val="Titre6"/>
        <w:numPr>
          <w:ilvl w:val="0"/>
          <w:numId w:val="44"/>
        </w:numPr>
        <w:rPr>
          <w:lang w:val="fr" w:eastAsia="fr-FR"/>
        </w:rPr>
      </w:pPr>
      <w:r w:rsidRPr="00303872">
        <w:rPr>
          <w:lang w:val="fr" w:eastAsia="fr-FR"/>
        </w:rPr>
        <w:t>Diagramme de communication du cas « S’authentifier »</w:t>
      </w:r>
    </w:p>
    <w:p w14:paraId="1442C5BF" w14:textId="60AEC514" w:rsidR="00611BF9" w:rsidRDefault="00122687" w:rsidP="00611BF9">
      <w:pPr>
        <w:keepNext/>
        <w:jc w:val="center"/>
      </w:pPr>
      <w:r w:rsidRPr="00122687">
        <w:rPr>
          <w:noProof/>
        </w:rPr>
        <w:drawing>
          <wp:inline distT="0" distB="0" distL="0" distR="0" wp14:anchorId="084ED339" wp14:editId="41F9BBDA">
            <wp:extent cx="7421795" cy="2838469"/>
            <wp:effectExtent l="5398" t="0" r="0" b="0"/>
            <wp:docPr id="987444578"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9">
                      <a:extLst>
                        <a:ext uri="{28A0092B-C50C-407E-A947-70E740481C1C}">
                          <a14:useLocalDpi xmlns:a14="http://schemas.microsoft.com/office/drawing/2010/main" val="0"/>
                        </a:ext>
                      </a:extLst>
                    </a:blip>
                    <a:srcRect r="33421" b="34056"/>
                    <a:stretch>
                      <a:fillRect/>
                    </a:stretch>
                  </pic:blipFill>
                  <pic:spPr bwMode="auto">
                    <a:xfrm rot="5400000">
                      <a:off x="0" y="0"/>
                      <a:ext cx="7474726" cy="2858712"/>
                    </a:xfrm>
                    <a:prstGeom prst="rect">
                      <a:avLst/>
                    </a:prstGeom>
                    <a:noFill/>
                    <a:ln>
                      <a:noFill/>
                    </a:ln>
                    <a:extLst>
                      <a:ext uri="{53640926-AAD7-44D8-BBD7-CCE9431645EC}">
                        <a14:shadowObscured xmlns:a14="http://schemas.microsoft.com/office/drawing/2010/main"/>
                      </a:ext>
                    </a:extLst>
                  </pic:spPr>
                </pic:pic>
              </a:graphicData>
            </a:graphic>
          </wp:inline>
        </w:drawing>
      </w:r>
    </w:p>
    <w:p w14:paraId="56C67ABE" w14:textId="5C8F3EEF" w:rsidR="00496293" w:rsidRPr="003E07C1" w:rsidRDefault="00611BF9" w:rsidP="00E57B8E">
      <w:pPr>
        <w:pStyle w:val="Lgende"/>
        <w:rPr>
          <w:rStyle w:val="Accentuation"/>
          <w:i/>
          <w:iCs/>
        </w:rPr>
      </w:pPr>
      <w:bookmarkStart w:id="248" w:name="_Toc240908026"/>
      <w:r w:rsidRPr="003E07C1">
        <w:rPr>
          <w:rStyle w:val="Accentuation"/>
          <w:i/>
          <w:iCs/>
        </w:rPr>
        <w:t xml:space="preserve">Figure </w:t>
      </w:r>
      <w:r w:rsidR="00547AD5" w:rsidRPr="003E07C1">
        <w:rPr>
          <w:rStyle w:val="Accentuation"/>
          <w:i/>
          <w:iCs/>
        </w:rPr>
        <w:fldChar w:fldCharType="begin"/>
      </w:r>
      <w:r w:rsidR="00547AD5" w:rsidRPr="003E07C1">
        <w:rPr>
          <w:rStyle w:val="Accentuation"/>
          <w:i/>
          <w:iCs/>
        </w:rPr>
        <w:instrText xml:space="preserve"> SEQ Figure \* ARABIC </w:instrText>
      </w:r>
      <w:r w:rsidR="00547AD5" w:rsidRPr="003E07C1">
        <w:rPr>
          <w:rStyle w:val="Accentuation"/>
          <w:i/>
          <w:iCs/>
        </w:rPr>
        <w:fldChar w:fldCharType="separate"/>
      </w:r>
      <w:r w:rsidR="0088132C">
        <w:rPr>
          <w:rStyle w:val="Accentuation"/>
          <w:i/>
          <w:iCs/>
          <w:noProof/>
        </w:rPr>
        <w:t>11</w:t>
      </w:r>
      <w:r w:rsidR="00547AD5" w:rsidRPr="003E07C1">
        <w:rPr>
          <w:rStyle w:val="Accentuation"/>
          <w:i/>
          <w:iCs/>
        </w:rPr>
        <w:fldChar w:fldCharType="end"/>
      </w:r>
      <w:r w:rsidRPr="003E07C1">
        <w:rPr>
          <w:rStyle w:val="Accentuation"/>
          <w:i/>
          <w:iCs/>
        </w:rPr>
        <w:t xml:space="preserve"> : Diagramme de communication de "S'authentifier"</w:t>
      </w:r>
      <w:bookmarkEnd w:id="248"/>
    </w:p>
    <w:p w14:paraId="175FB7E6" w14:textId="2D402E8C" w:rsidR="00496293" w:rsidRPr="006630F5" w:rsidRDefault="00496293">
      <w:pPr>
        <w:pStyle w:val="Titre6"/>
        <w:numPr>
          <w:ilvl w:val="0"/>
          <w:numId w:val="44"/>
        </w:numPr>
        <w:rPr>
          <w:lang w:val="fr" w:eastAsia="fr-FR"/>
        </w:rPr>
      </w:pPr>
      <w:r w:rsidRPr="006630F5">
        <w:rPr>
          <w:lang w:val="fr" w:eastAsia="fr-FR"/>
        </w:rPr>
        <w:lastRenderedPageBreak/>
        <w:t xml:space="preserve">Diagramme de communication du cas « Ajouter </w:t>
      </w:r>
      <w:r w:rsidR="00C0691F">
        <w:rPr>
          <w:lang w:val="fr" w:eastAsia="fr-FR"/>
        </w:rPr>
        <w:t>exploitation</w:t>
      </w:r>
      <w:r w:rsidRPr="006630F5">
        <w:rPr>
          <w:lang w:val="fr" w:eastAsia="fr-FR"/>
        </w:rPr>
        <w:t> »</w:t>
      </w:r>
    </w:p>
    <w:p w14:paraId="7CF08703" w14:textId="77777777" w:rsidR="0044046C" w:rsidRDefault="0044046C" w:rsidP="0044046C">
      <w:pPr>
        <w:keepNext/>
        <w:ind w:left="-567"/>
        <w:jc w:val="center"/>
      </w:pPr>
      <w:r w:rsidRPr="0044046C">
        <w:rPr>
          <w:noProof/>
        </w:rPr>
        <w:drawing>
          <wp:inline distT="0" distB="0" distL="0" distR="0" wp14:anchorId="3E9F82A3" wp14:editId="5DADB419">
            <wp:extent cx="7126288" cy="3381171"/>
            <wp:effectExtent l="0" t="0" r="4445" b="4445"/>
            <wp:docPr id="76113340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0">
                      <a:extLst>
                        <a:ext uri="{28A0092B-C50C-407E-A947-70E740481C1C}">
                          <a14:useLocalDpi xmlns:a14="http://schemas.microsoft.com/office/drawing/2010/main" val="0"/>
                        </a:ext>
                      </a:extLst>
                    </a:blip>
                    <a:srcRect r="33091" b="33549"/>
                    <a:stretch>
                      <a:fillRect/>
                    </a:stretch>
                  </pic:blipFill>
                  <pic:spPr bwMode="auto">
                    <a:xfrm rot="5400000">
                      <a:off x="0" y="0"/>
                      <a:ext cx="7159450" cy="3396905"/>
                    </a:xfrm>
                    <a:prstGeom prst="rect">
                      <a:avLst/>
                    </a:prstGeom>
                    <a:noFill/>
                    <a:ln>
                      <a:noFill/>
                    </a:ln>
                    <a:extLst>
                      <a:ext uri="{53640926-AAD7-44D8-BBD7-CCE9431645EC}">
                        <a14:shadowObscured xmlns:a14="http://schemas.microsoft.com/office/drawing/2010/main"/>
                      </a:ext>
                    </a:extLst>
                  </pic:spPr>
                </pic:pic>
              </a:graphicData>
            </a:graphic>
          </wp:inline>
        </w:drawing>
      </w:r>
    </w:p>
    <w:p w14:paraId="31A05B6C" w14:textId="6C60B500" w:rsidR="00587C94" w:rsidRPr="0044046C" w:rsidRDefault="0044046C" w:rsidP="0044046C">
      <w:pPr>
        <w:pStyle w:val="Lgende"/>
        <w:rPr>
          <w:rStyle w:val="Accentuation"/>
          <w:i/>
          <w:iCs/>
        </w:rPr>
      </w:pPr>
      <w:bookmarkStart w:id="249" w:name="_Toc240908027"/>
      <w:r w:rsidRPr="0044046C">
        <w:rPr>
          <w:rStyle w:val="Accentuation"/>
          <w:i/>
          <w:iCs/>
        </w:rPr>
        <w:t xml:space="preserve">Figure </w:t>
      </w:r>
      <w:r w:rsidRPr="0044046C">
        <w:rPr>
          <w:rStyle w:val="Accentuation"/>
          <w:i/>
          <w:iCs/>
        </w:rPr>
        <w:fldChar w:fldCharType="begin"/>
      </w:r>
      <w:r w:rsidRPr="0044046C">
        <w:rPr>
          <w:rStyle w:val="Accentuation"/>
          <w:i/>
          <w:iCs/>
        </w:rPr>
        <w:instrText xml:space="preserve"> SEQ Figure \* ARABIC </w:instrText>
      </w:r>
      <w:r w:rsidRPr="0044046C">
        <w:rPr>
          <w:rStyle w:val="Accentuation"/>
          <w:i/>
          <w:iCs/>
        </w:rPr>
        <w:fldChar w:fldCharType="separate"/>
      </w:r>
      <w:r w:rsidR="0088132C">
        <w:rPr>
          <w:rStyle w:val="Accentuation"/>
          <w:i/>
          <w:iCs/>
          <w:noProof/>
        </w:rPr>
        <w:t>12</w:t>
      </w:r>
      <w:r w:rsidRPr="0044046C">
        <w:rPr>
          <w:rStyle w:val="Accentuation"/>
          <w:i/>
          <w:iCs/>
        </w:rPr>
        <w:fldChar w:fldCharType="end"/>
      </w:r>
      <w:r w:rsidRPr="0044046C">
        <w:rPr>
          <w:rStyle w:val="Accentuation"/>
          <w:i/>
          <w:iCs/>
        </w:rPr>
        <w:t xml:space="preserve"> : Diagramme de communication du cas "Ajouter Exploitation"</w:t>
      </w:r>
      <w:bookmarkEnd w:id="249"/>
    </w:p>
    <w:p w14:paraId="5D3C0393" w14:textId="4E4D5EBF" w:rsidR="00960562" w:rsidRDefault="0044046C" w:rsidP="0044046C">
      <w:pPr>
        <w:spacing w:line="259" w:lineRule="auto"/>
        <w:jc w:val="left"/>
      </w:pPr>
      <w:r>
        <w:br w:type="page"/>
      </w:r>
    </w:p>
    <w:p w14:paraId="07B6AF6C" w14:textId="688D1A0F" w:rsidR="00496293" w:rsidRPr="00907C7C" w:rsidRDefault="00496293">
      <w:pPr>
        <w:pStyle w:val="Titre6"/>
        <w:numPr>
          <w:ilvl w:val="0"/>
          <w:numId w:val="44"/>
        </w:numPr>
        <w:rPr>
          <w:lang w:val="fr" w:eastAsia="fr-FR"/>
        </w:rPr>
      </w:pPr>
      <w:r w:rsidRPr="00907C7C">
        <w:rPr>
          <w:lang w:val="fr" w:eastAsia="fr-FR"/>
        </w:rPr>
        <w:lastRenderedPageBreak/>
        <w:t>Diagramme de communication du cas « </w:t>
      </w:r>
      <w:r w:rsidR="003E07C1">
        <w:rPr>
          <w:lang w:val="fr" w:eastAsia="fr-FR"/>
        </w:rPr>
        <w:t>Analyser sol</w:t>
      </w:r>
      <w:r w:rsidRPr="00907C7C">
        <w:rPr>
          <w:lang w:val="fr" w:eastAsia="fr-FR"/>
        </w:rPr>
        <w:t> »</w:t>
      </w:r>
    </w:p>
    <w:p w14:paraId="1EB15807" w14:textId="77777777" w:rsidR="00C34DF7" w:rsidRDefault="00C508BF" w:rsidP="00C34DF7">
      <w:pPr>
        <w:keepNext/>
        <w:ind w:left="-284"/>
        <w:jc w:val="center"/>
      </w:pPr>
      <w:r w:rsidRPr="00C508BF">
        <w:rPr>
          <w:noProof/>
        </w:rPr>
        <w:drawing>
          <wp:inline distT="0" distB="0" distL="0" distR="0" wp14:anchorId="0C5B398E" wp14:editId="59DC811F">
            <wp:extent cx="6127471" cy="5092700"/>
            <wp:effectExtent l="0" t="0" r="6985" b="0"/>
            <wp:docPr id="871111806"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1">
                      <a:extLst>
                        <a:ext uri="{28A0092B-C50C-407E-A947-70E740481C1C}">
                          <a14:useLocalDpi xmlns:a14="http://schemas.microsoft.com/office/drawing/2010/main" val="0"/>
                        </a:ext>
                      </a:extLst>
                    </a:blip>
                    <a:srcRect r="33421" b="32753"/>
                    <a:stretch>
                      <a:fillRect/>
                    </a:stretch>
                  </pic:blipFill>
                  <pic:spPr bwMode="auto">
                    <a:xfrm>
                      <a:off x="0" y="0"/>
                      <a:ext cx="6145635" cy="5107797"/>
                    </a:xfrm>
                    <a:prstGeom prst="rect">
                      <a:avLst/>
                    </a:prstGeom>
                    <a:noFill/>
                    <a:ln>
                      <a:noFill/>
                    </a:ln>
                    <a:extLst>
                      <a:ext uri="{53640926-AAD7-44D8-BBD7-CCE9431645EC}">
                        <a14:shadowObscured xmlns:a14="http://schemas.microsoft.com/office/drawing/2010/main"/>
                      </a:ext>
                    </a:extLst>
                  </pic:spPr>
                </pic:pic>
              </a:graphicData>
            </a:graphic>
          </wp:inline>
        </w:drawing>
      </w:r>
    </w:p>
    <w:p w14:paraId="386E607A" w14:textId="5C7A9872" w:rsidR="00587C94" w:rsidRPr="00C34DF7" w:rsidRDefault="00C34DF7" w:rsidP="00C34DF7">
      <w:pPr>
        <w:pStyle w:val="Lgende"/>
        <w:rPr>
          <w:rStyle w:val="Accentuation"/>
          <w:i/>
          <w:iCs/>
        </w:rPr>
      </w:pPr>
      <w:bookmarkStart w:id="250" w:name="_Toc240908028"/>
      <w:r w:rsidRPr="00C34DF7">
        <w:rPr>
          <w:rStyle w:val="Accentuation"/>
          <w:i/>
          <w:iCs/>
        </w:rPr>
        <w:t xml:space="preserve">Figure </w:t>
      </w:r>
      <w:r w:rsidRPr="00C34DF7">
        <w:rPr>
          <w:rStyle w:val="Accentuation"/>
          <w:i/>
          <w:iCs/>
        </w:rPr>
        <w:fldChar w:fldCharType="begin"/>
      </w:r>
      <w:r w:rsidRPr="00C34DF7">
        <w:rPr>
          <w:rStyle w:val="Accentuation"/>
          <w:i/>
          <w:iCs/>
        </w:rPr>
        <w:instrText xml:space="preserve"> SEQ Figure \* ARABIC </w:instrText>
      </w:r>
      <w:r w:rsidRPr="00C34DF7">
        <w:rPr>
          <w:rStyle w:val="Accentuation"/>
          <w:i/>
          <w:iCs/>
        </w:rPr>
        <w:fldChar w:fldCharType="separate"/>
      </w:r>
      <w:r w:rsidR="0088132C">
        <w:rPr>
          <w:rStyle w:val="Accentuation"/>
          <w:i/>
          <w:iCs/>
          <w:noProof/>
        </w:rPr>
        <w:t>13</w:t>
      </w:r>
      <w:r w:rsidRPr="00C34DF7">
        <w:rPr>
          <w:rStyle w:val="Accentuation"/>
          <w:i/>
          <w:iCs/>
        </w:rPr>
        <w:fldChar w:fldCharType="end"/>
      </w:r>
      <w:r w:rsidRPr="00C34DF7">
        <w:rPr>
          <w:rStyle w:val="Accentuation"/>
          <w:i/>
          <w:iCs/>
        </w:rPr>
        <w:t xml:space="preserve"> : Diagramme de communication de "Analyser sol"</w:t>
      </w:r>
      <w:bookmarkEnd w:id="250"/>
    </w:p>
    <w:p w14:paraId="4F3877B4" w14:textId="353CC6CF" w:rsidR="00960562" w:rsidRDefault="00605896" w:rsidP="00605896">
      <w:pPr>
        <w:spacing w:line="259" w:lineRule="auto"/>
        <w:jc w:val="left"/>
      </w:pPr>
      <w:r>
        <w:br w:type="page"/>
      </w:r>
    </w:p>
    <w:p w14:paraId="0B855910" w14:textId="77E944F4" w:rsidR="00496293" w:rsidRPr="003E6CE3" w:rsidRDefault="00496293">
      <w:pPr>
        <w:pStyle w:val="Titre6"/>
        <w:numPr>
          <w:ilvl w:val="0"/>
          <w:numId w:val="44"/>
        </w:numPr>
        <w:rPr>
          <w:lang w:val="fr" w:eastAsia="fr-FR"/>
        </w:rPr>
      </w:pPr>
      <w:r w:rsidRPr="003E6CE3">
        <w:rPr>
          <w:lang w:val="fr" w:eastAsia="fr-FR"/>
        </w:rPr>
        <w:lastRenderedPageBreak/>
        <w:t>Diagramme de communication du cas « </w:t>
      </w:r>
      <w:r w:rsidR="00416645">
        <w:rPr>
          <w:lang w:val="fr" w:eastAsia="fr-FR"/>
        </w:rPr>
        <w:t>Planifier culture</w:t>
      </w:r>
      <w:r w:rsidRPr="003E6CE3">
        <w:rPr>
          <w:lang w:val="fr" w:eastAsia="fr-FR"/>
        </w:rPr>
        <w:t> »</w:t>
      </w:r>
    </w:p>
    <w:p w14:paraId="01EBE044" w14:textId="77777777" w:rsidR="00C34DF7" w:rsidRDefault="00605896" w:rsidP="00C34DF7">
      <w:pPr>
        <w:keepNext/>
        <w:jc w:val="center"/>
      </w:pPr>
      <w:r w:rsidRPr="00605896">
        <w:rPr>
          <w:noProof/>
        </w:rPr>
        <w:drawing>
          <wp:inline distT="0" distB="0" distL="0" distR="0" wp14:anchorId="44EDB395" wp14:editId="3C8FE591">
            <wp:extent cx="7155227" cy="3835668"/>
            <wp:effectExtent l="2540" t="0" r="0" b="0"/>
            <wp:docPr id="1239349903"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2">
                      <a:extLst>
                        <a:ext uri="{28A0092B-C50C-407E-A947-70E740481C1C}">
                          <a14:useLocalDpi xmlns:a14="http://schemas.microsoft.com/office/drawing/2010/main" val="0"/>
                        </a:ext>
                      </a:extLst>
                    </a:blip>
                    <a:srcRect r="32760" b="33779"/>
                    <a:stretch>
                      <a:fillRect/>
                    </a:stretch>
                  </pic:blipFill>
                  <pic:spPr bwMode="auto">
                    <a:xfrm rot="5400000">
                      <a:off x="0" y="0"/>
                      <a:ext cx="7186996" cy="3852698"/>
                    </a:xfrm>
                    <a:prstGeom prst="rect">
                      <a:avLst/>
                    </a:prstGeom>
                    <a:noFill/>
                    <a:ln>
                      <a:noFill/>
                    </a:ln>
                    <a:extLst>
                      <a:ext uri="{53640926-AAD7-44D8-BBD7-CCE9431645EC}">
                        <a14:shadowObscured xmlns:a14="http://schemas.microsoft.com/office/drawing/2010/main"/>
                      </a:ext>
                    </a:extLst>
                  </pic:spPr>
                </pic:pic>
              </a:graphicData>
            </a:graphic>
          </wp:inline>
        </w:drawing>
      </w:r>
    </w:p>
    <w:p w14:paraId="77C07733" w14:textId="1CEE540F" w:rsidR="00336AEC" w:rsidRPr="00C34DF7" w:rsidRDefault="00C34DF7" w:rsidP="00C34DF7">
      <w:pPr>
        <w:pStyle w:val="Lgende"/>
        <w:rPr>
          <w:rStyle w:val="Accentuation"/>
          <w:i/>
          <w:iCs/>
        </w:rPr>
      </w:pPr>
      <w:bookmarkStart w:id="251" w:name="_Toc240908029"/>
      <w:r w:rsidRPr="00C34DF7">
        <w:rPr>
          <w:rStyle w:val="Accentuation"/>
          <w:i/>
          <w:iCs/>
        </w:rPr>
        <w:t xml:space="preserve">Figure </w:t>
      </w:r>
      <w:r w:rsidRPr="00C34DF7">
        <w:rPr>
          <w:rStyle w:val="Accentuation"/>
          <w:i/>
          <w:iCs/>
        </w:rPr>
        <w:fldChar w:fldCharType="begin"/>
      </w:r>
      <w:r w:rsidRPr="00C34DF7">
        <w:rPr>
          <w:rStyle w:val="Accentuation"/>
          <w:i/>
          <w:iCs/>
        </w:rPr>
        <w:instrText xml:space="preserve"> SEQ Figure \* ARABIC </w:instrText>
      </w:r>
      <w:r w:rsidRPr="00C34DF7">
        <w:rPr>
          <w:rStyle w:val="Accentuation"/>
          <w:i/>
          <w:iCs/>
        </w:rPr>
        <w:fldChar w:fldCharType="separate"/>
      </w:r>
      <w:r w:rsidR="0088132C">
        <w:rPr>
          <w:rStyle w:val="Accentuation"/>
          <w:i/>
          <w:iCs/>
          <w:noProof/>
        </w:rPr>
        <w:t>14</w:t>
      </w:r>
      <w:r w:rsidRPr="00C34DF7">
        <w:rPr>
          <w:rStyle w:val="Accentuation"/>
          <w:i/>
          <w:iCs/>
        </w:rPr>
        <w:fldChar w:fldCharType="end"/>
      </w:r>
      <w:r w:rsidRPr="00C34DF7">
        <w:rPr>
          <w:rStyle w:val="Accentuation"/>
          <w:i/>
          <w:iCs/>
        </w:rPr>
        <w:t xml:space="preserve"> : Diagramme de communication de "Planifier Culture"</w:t>
      </w:r>
      <w:bookmarkEnd w:id="251"/>
    </w:p>
    <w:p w14:paraId="7142DE46" w14:textId="77777777" w:rsidR="00336AEC" w:rsidRPr="00336AEC" w:rsidRDefault="00336AEC" w:rsidP="00D20240">
      <w:pPr>
        <w:pStyle w:val="Lgende"/>
      </w:pPr>
    </w:p>
    <w:p w14:paraId="52BC6CE1" w14:textId="2ED48387" w:rsidR="00496293" w:rsidRDefault="00496293" w:rsidP="00960562">
      <w:pPr>
        <w:pStyle w:val="Titre4"/>
        <w:numPr>
          <w:ilvl w:val="0"/>
          <w:numId w:val="14"/>
        </w:numPr>
        <w:rPr>
          <w:lang w:val="fr"/>
        </w:rPr>
      </w:pPr>
      <w:bookmarkStart w:id="252" w:name="_Toc207282321"/>
      <w:bookmarkStart w:id="253" w:name="_Toc240908183"/>
      <w:r>
        <w:rPr>
          <w:lang w:val="fr"/>
        </w:rPr>
        <w:lastRenderedPageBreak/>
        <w:t>Diagramme de séquence</w:t>
      </w:r>
      <w:bookmarkEnd w:id="252"/>
      <w:bookmarkEnd w:id="253"/>
    </w:p>
    <w:p w14:paraId="21A9C749" w14:textId="77777777" w:rsidR="00496293" w:rsidRDefault="00496293" w:rsidP="00960562">
      <w:pPr>
        <w:pStyle w:val="Titre5"/>
      </w:pPr>
      <w:bookmarkStart w:id="254" w:name="_Toc240908184"/>
      <w:r>
        <w:t>Présentation</w:t>
      </w:r>
      <w:bookmarkEnd w:id="254"/>
    </w:p>
    <w:p w14:paraId="094F034E" w14:textId="77777777" w:rsidR="00496293" w:rsidRDefault="00496293" w:rsidP="00496293">
      <w:pPr>
        <w:spacing w:before="120" w:after="0"/>
        <w:ind w:firstLine="708"/>
        <w:rPr>
          <w:lang w:eastAsia="fr-FR"/>
        </w:rPr>
      </w:pPr>
      <w:r w:rsidRPr="003E195A">
        <w:rPr>
          <w:lang w:eastAsia="fr-FR"/>
        </w:rPr>
        <w:t>Les diagrammes de séquences mettent en valeur les échanges de messages (déclenchant des évènements) entre acteurs et objets (ou entre objets et objets) de manière chronologique, l’évolution du temps se lisant de haut en bas. Chaque colonne correspond à un objet (décrit dans le diagramme des classes), ou éventuellement à un acteur, introduit dans le diagramme des cas. La ligne de vie de l’objet représente la durée de son interaction avec les autres objets du diagramme. Un diagramme de séquences est un moyen semi-formel de capturer le comportement de tous les objets et acteurs impliqués dans un cas d’utilisation.</w:t>
      </w:r>
    </w:p>
    <w:p w14:paraId="373E7B43" w14:textId="77777777" w:rsidR="00496293" w:rsidRDefault="00496293" w:rsidP="00496293">
      <w:pPr>
        <w:spacing w:before="120" w:after="0"/>
        <w:ind w:firstLine="708"/>
        <w:rPr>
          <w:lang w:eastAsia="fr-FR"/>
        </w:rPr>
      </w:pPr>
    </w:p>
    <w:p w14:paraId="1D650588" w14:textId="46C442D6" w:rsidR="00496293" w:rsidRPr="00DD0F44" w:rsidRDefault="00496293" w:rsidP="00960562">
      <w:pPr>
        <w:pStyle w:val="Titre5"/>
      </w:pPr>
      <w:bookmarkStart w:id="255" w:name="_Toc240908185"/>
      <w:r>
        <w:t>Formalisme</w:t>
      </w:r>
      <w:bookmarkEnd w:id="255"/>
    </w:p>
    <w:p w14:paraId="05C43404" w14:textId="0DE98A71" w:rsidR="00DD0F44" w:rsidRDefault="00DD0F44" w:rsidP="00DD0F44">
      <w:pPr>
        <w:pStyle w:val="Titredestableaux"/>
      </w:pPr>
      <w:bookmarkStart w:id="256" w:name="_Toc240908078"/>
      <w:r>
        <w:t xml:space="preserve">Tableau </w:t>
      </w:r>
      <w:fldSimple w:instr=" SEQ Tableau \* ARABIC ">
        <w:r w:rsidR="00BB03BA">
          <w:rPr>
            <w:noProof/>
          </w:rPr>
          <w:t>18</w:t>
        </w:r>
      </w:fldSimple>
      <w:r>
        <w:t xml:space="preserve"> : Formalisme du diagramme de séquence</w:t>
      </w:r>
      <w:bookmarkEnd w:id="256"/>
    </w:p>
    <w:tbl>
      <w:tblPr>
        <w:tblStyle w:val="TableauGrille4-Accentuation5"/>
        <w:tblW w:w="0" w:type="auto"/>
        <w:tblLook w:val="04A0" w:firstRow="1" w:lastRow="0" w:firstColumn="1" w:lastColumn="0" w:noHBand="0" w:noVBand="1"/>
      </w:tblPr>
      <w:tblGrid>
        <w:gridCol w:w="2452"/>
        <w:gridCol w:w="3358"/>
        <w:gridCol w:w="3252"/>
      </w:tblGrid>
      <w:tr w:rsidR="00496293" w14:paraId="488ED7B0" w14:textId="77777777" w:rsidTr="00540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79202F4" w14:textId="77777777" w:rsidR="00496293" w:rsidRDefault="00496293" w:rsidP="005407D7">
            <w:pPr>
              <w:jc w:val="center"/>
              <w:rPr>
                <w:lang w:val="fr" w:eastAsia="fr-FR"/>
              </w:rPr>
            </w:pPr>
            <w:r>
              <w:rPr>
                <w:lang w:val="fr" w:eastAsia="fr-FR"/>
              </w:rPr>
              <w:t>Composant</w:t>
            </w:r>
          </w:p>
        </w:tc>
        <w:tc>
          <w:tcPr>
            <w:tcW w:w="3494" w:type="dxa"/>
          </w:tcPr>
          <w:p w14:paraId="47882E98"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3021" w:type="dxa"/>
          </w:tcPr>
          <w:p w14:paraId="4E7062E5"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496293" w14:paraId="259ADD1C"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AF55561" w14:textId="77777777" w:rsidR="00496293" w:rsidRDefault="00496293" w:rsidP="005407D7">
            <w:pPr>
              <w:rPr>
                <w:lang w:val="fr" w:eastAsia="fr-FR"/>
              </w:rPr>
            </w:pPr>
            <w:r w:rsidRPr="00FF175B">
              <w:rPr>
                <w:lang w:eastAsia="fr-FR"/>
              </w:rPr>
              <w:t>Objet</w:t>
            </w:r>
          </w:p>
        </w:tc>
        <w:tc>
          <w:tcPr>
            <w:tcW w:w="3494" w:type="dxa"/>
          </w:tcPr>
          <w:p w14:paraId="20D926EF"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FF175B">
              <w:rPr>
                <w:lang w:eastAsia="fr-FR"/>
              </w:rPr>
              <w:t>Les objets sont des instances des classes et sont rangés horizontalement</w:t>
            </w:r>
            <w:r>
              <w:rPr>
                <w:lang w:eastAsia="fr-FR"/>
              </w:rPr>
              <w:t>.</w:t>
            </w:r>
          </w:p>
        </w:tc>
        <w:tc>
          <w:tcPr>
            <w:tcW w:w="3021" w:type="dxa"/>
          </w:tcPr>
          <w:p w14:paraId="45B7573F"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7D6840">
              <w:rPr>
                <w:noProof/>
                <w:lang w:val="fr" w:eastAsia="fr-FR"/>
              </w:rPr>
              <w:drawing>
                <wp:inline distT="0" distB="0" distL="0" distR="0" wp14:anchorId="48CF894A" wp14:editId="5CD2A995">
                  <wp:extent cx="606582" cy="761200"/>
                  <wp:effectExtent l="0" t="0" r="0" b="1270"/>
                  <wp:docPr id="2091208814"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3">
                            <a:extLst>
                              <a:ext uri="{28A0092B-C50C-407E-A947-70E740481C1C}">
                                <a14:useLocalDpi xmlns:a14="http://schemas.microsoft.com/office/drawing/2010/main" val="0"/>
                              </a:ext>
                            </a:extLst>
                          </a:blip>
                          <a:srcRect r="27141" b="76728"/>
                          <a:stretch>
                            <a:fillRect/>
                          </a:stretch>
                        </pic:blipFill>
                        <pic:spPr bwMode="auto">
                          <a:xfrm>
                            <a:off x="0" y="0"/>
                            <a:ext cx="611181" cy="7669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3036F21E" w14:textId="77777777" w:rsidTr="005407D7">
        <w:tc>
          <w:tcPr>
            <w:cnfStyle w:val="001000000000" w:firstRow="0" w:lastRow="0" w:firstColumn="1" w:lastColumn="0" w:oddVBand="0" w:evenVBand="0" w:oddHBand="0" w:evenHBand="0" w:firstRowFirstColumn="0" w:firstRowLastColumn="0" w:lastRowFirstColumn="0" w:lastRowLastColumn="0"/>
            <w:tcW w:w="2547" w:type="dxa"/>
          </w:tcPr>
          <w:p w14:paraId="4121511D" w14:textId="77777777" w:rsidR="00496293" w:rsidRDefault="00496293" w:rsidP="005407D7">
            <w:pPr>
              <w:rPr>
                <w:lang w:val="fr" w:eastAsia="fr-FR"/>
              </w:rPr>
            </w:pPr>
            <w:r w:rsidRPr="00FF175B">
              <w:rPr>
                <w:lang w:eastAsia="fr-FR"/>
              </w:rPr>
              <w:t>Acteur</w:t>
            </w:r>
          </w:p>
        </w:tc>
        <w:tc>
          <w:tcPr>
            <w:tcW w:w="3494" w:type="dxa"/>
          </w:tcPr>
          <w:p w14:paraId="3631AC7D"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FF175B">
              <w:rPr>
                <w:lang w:eastAsia="fr-FR"/>
              </w:rPr>
              <w:t>Personne qui interagit et communique avec le système et les objets et sont aussi énumérés en colonne</w:t>
            </w:r>
            <w:r>
              <w:rPr>
                <w:lang w:eastAsia="fr-FR"/>
              </w:rPr>
              <w:t>.</w:t>
            </w:r>
          </w:p>
        </w:tc>
        <w:tc>
          <w:tcPr>
            <w:tcW w:w="3021" w:type="dxa"/>
          </w:tcPr>
          <w:p w14:paraId="2AB300EB"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625CAE">
              <w:rPr>
                <w:noProof/>
                <w:lang w:val="fr" w:eastAsia="fr-FR"/>
              </w:rPr>
              <w:drawing>
                <wp:inline distT="0" distB="0" distL="0" distR="0" wp14:anchorId="18C0A0D5" wp14:editId="30E6CDD7">
                  <wp:extent cx="597529" cy="935264"/>
                  <wp:effectExtent l="0" t="0" r="0" b="0"/>
                  <wp:docPr id="23823230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4">
                            <a:extLst>
                              <a:ext uri="{28A0092B-C50C-407E-A947-70E740481C1C}">
                                <a14:useLocalDpi xmlns:a14="http://schemas.microsoft.com/office/drawing/2010/main" val="0"/>
                              </a:ext>
                            </a:extLst>
                          </a:blip>
                          <a:srcRect r="34112" b="73751"/>
                          <a:stretch>
                            <a:fillRect/>
                          </a:stretch>
                        </pic:blipFill>
                        <pic:spPr bwMode="auto">
                          <a:xfrm>
                            <a:off x="0" y="0"/>
                            <a:ext cx="603583" cy="9447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3838F3BA"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6F32BF6" w14:textId="77777777" w:rsidR="00496293" w:rsidRDefault="00496293" w:rsidP="005407D7">
            <w:pPr>
              <w:rPr>
                <w:lang w:val="fr" w:eastAsia="fr-FR"/>
              </w:rPr>
            </w:pPr>
            <w:r w:rsidRPr="00FF175B">
              <w:rPr>
                <w:lang w:eastAsia="fr-FR"/>
              </w:rPr>
              <w:t>Ligne de vie</w:t>
            </w:r>
          </w:p>
        </w:tc>
        <w:tc>
          <w:tcPr>
            <w:tcW w:w="3494" w:type="dxa"/>
          </w:tcPr>
          <w:p w14:paraId="79EA45A5"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FF175B">
              <w:rPr>
                <w:lang w:eastAsia="fr-FR"/>
              </w:rPr>
              <w:t>La ligne de vie identifie l’existence de l’objet par rapport au temps</w:t>
            </w:r>
            <w:r>
              <w:rPr>
                <w:lang w:eastAsia="fr-FR"/>
              </w:rPr>
              <w:t>.</w:t>
            </w:r>
          </w:p>
        </w:tc>
        <w:tc>
          <w:tcPr>
            <w:tcW w:w="3021" w:type="dxa"/>
          </w:tcPr>
          <w:p w14:paraId="2B7EBD82"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8E342E">
              <w:rPr>
                <w:noProof/>
                <w:lang w:val="fr" w:eastAsia="fr-FR"/>
              </w:rPr>
              <w:drawing>
                <wp:inline distT="0" distB="0" distL="0" distR="0" wp14:anchorId="21738F5E" wp14:editId="694FCFF4">
                  <wp:extent cx="415925" cy="706170"/>
                  <wp:effectExtent l="0" t="0" r="0" b="0"/>
                  <wp:docPr id="159651820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65">
                            <a:extLst>
                              <a:ext uri="{28A0092B-C50C-407E-A947-70E740481C1C}">
                                <a14:useLocalDpi xmlns:a14="http://schemas.microsoft.com/office/drawing/2010/main" val="0"/>
                              </a:ext>
                            </a:extLst>
                          </a:blip>
                          <a:srcRect t="16006" r="34258" b="55584"/>
                          <a:stretch>
                            <a:fillRect/>
                          </a:stretch>
                        </pic:blipFill>
                        <pic:spPr bwMode="auto">
                          <a:xfrm>
                            <a:off x="0" y="0"/>
                            <a:ext cx="416627" cy="7073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4503589A" w14:textId="77777777" w:rsidTr="005407D7">
        <w:tc>
          <w:tcPr>
            <w:cnfStyle w:val="001000000000" w:firstRow="0" w:lastRow="0" w:firstColumn="1" w:lastColumn="0" w:oddVBand="0" w:evenVBand="0" w:oddHBand="0" w:evenHBand="0" w:firstRowFirstColumn="0" w:firstRowLastColumn="0" w:lastRowFirstColumn="0" w:lastRowLastColumn="0"/>
            <w:tcW w:w="2547" w:type="dxa"/>
          </w:tcPr>
          <w:p w14:paraId="7BEAF5B1" w14:textId="77777777" w:rsidR="00496293" w:rsidRDefault="00496293" w:rsidP="005407D7">
            <w:pPr>
              <w:rPr>
                <w:lang w:val="fr" w:eastAsia="fr-FR"/>
              </w:rPr>
            </w:pPr>
            <w:r w:rsidRPr="00FF175B">
              <w:rPr>
                <w:lang w:eastAsia="fr-FR"/>
              </w:rPr>
              <w:t>Activation</w:t>
            </w:r>
          </w:p>
        </w:tc>
        <w:tc>
          <w:tcPr>
            <w:tcW w:w="3494" w:type="dxa"/>
          </w:tcPr>
          <w:p w14:paraId="7FE0804E"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FF175B">
              <w:rPr>
                <w:lang w:eastAsia="fr-FR"/>
              </w:rPr>
              <w:t>Les activations sont modélisées par des boîtes rectangulaires sur la ligne de vie</w:t>
            </w:r>
            <w:r>
              <w:rPr>
                <w:lang w:eastAsia="fr-FR"/>
              </w:rPr>
              <w:t>.</w:t>
            </w:r>
          </w:p>
        </w:tc>
        <w:tc>
          <w:tcPr>
            <w:tcW w:w="3021" w:type="dxa"/>
          </w:tcPr>
          <w:p w14:paraId="62A73E06"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301135">
              <w:rPr>
                <w:noProof/>
                <w:lang w:val="fr" w:eastAsia="fr-FR"/>
              </w:rPr>
              <w:drawing>
                <wp:inline distT="0" distB="0" distL="0" distR="0" wp14:anchorId="35E9B66F" wp14:editId="62087E4A">
                  <wp:extent cx="905347" cy="609456"/>
                  <wp:effectExtent l="0" t="0" r="0" b="635"/>
                  <wp:docPr id="1604223262"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63">
                            <a:extLst>
                              <a:ext uri="{28A0092B-C50C-407E-A947-70E740481C1C}">
                                <a14:useLocalDpi xmlns:a14="http://schemas.microsoft.com/office/drawing/2010/main" val="0"/>
                              </a:ext>
                            </a:extLst>
                          </a:blip>
                          <a:srcRect t="24734" r="34262" b="64002"/>
                          <a:stretch>
                            <a:fillRect/>
                          </a:stretch>
                        </pic:blipFill>
                        <pic:spPr bwMode="auto">
                          <a:xfrm>
                            <a:off x="0" y="0"/>
                            <a:ext cx="926509" cy="62370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701D1F4A" w14:textId="77777777" w:rsidTr="00540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C6ADF6B" w14:textId="77777777" w:rsidR="00496293" w:rsidRPr="00FF175B" w:rsidRDefault="00496293" w:rsidP="005407D7">
            <w:pPr>
              <w:rPr>
                <w:lang w:eastAsia="fr-FR"/>
              </w:rPr>
            </w:pPr>
            <w:r w:rsidRPr="00FF175B">
              <w:rPr>
                <w:lang w:eastAsia="fr-FR"/>
              </w:rPr>
              <w:t>Message</w:t>
            </w:r>
          </w:p>
        </w:tc>
        <w:tc>
          <w:tcPr>
            <w:tcW w:w="3494" w:type="dxa"/>
          </w:tcPr>
          <w:p w14:paraId="1B09CCB0"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Ils</w:t>
            </w:r>
            <w:r w:rsidRPr="00FF175B">
              <w:rPr>
                <w:lang w:eastAsia="fr-FR"/>
              </w:rPr>
              <w:t xml:space="preserve"> indique</w:t>
            </w:r>
            <w:r>
              <w:rPr>
                <w:lang w:eastAsia="fr-FR"/>
              </w:rPr>
              <w:t>nt</w:t>
            </w:r>
            <w:r w:rsidRPr="00FF175B">
              <w:rPr>
                <w:lang w:eastAsia="fr-FR"/>
              </w:rPr>
              <w:t xml:space="preserve"> les communications entre les objets et les acteurs</w:t>
            </w:r>
            <w:r>
              <w:rPr>
                <w:lang w:eastAsia="fr-FR"/>
              </w:rPr>
              <w:t>.</w:t>
            </w:r>
          </w:p>
        </w:tc>
        <w:tc>
          <w:tcPr>
            <w:tcW w:w="3021" w:type="dxa"/>
          </w:tcPr>
          <w:p w14:paraId="61FE33FB"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sidRPr="00F725BD">
              <w:rPr>
                <w:noProof/>
                <w:lang w:val="fr" w:eastAsia="fr-FR"/>
              </w:rPr>
              <w:drawing>
                <wp:inline distT="0" distB="0" distL="0" distR="0" wp14:anchorId="7AE1BF09" wp14:editId="416ABA86">
                  <wp:extent cx="1747319" cy="389654"/>
                  <wp:effectExtent l="0" t="0" r="0" b="0"/>
                  <wp:docPr id="849275650"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66">
                            <a:extLst>
                              <a:ext uri="{28A0092B-C50C-407E-A947-70E740481C1C}">
                                <a14:useLocalDpi xmlns:a14="http://schemas.microsoft.com/office/drawing/2010/main" val="0"/>
                              </a:ext>
                            </a:extLst>
                          </a:blip>
                          <a:srcRect l="8403" t="-52178" r="28793" b="-2"/>
                          <a:stretch>
                            <a:fillRect/>
                          </a:stretch>
                        </pic:blipFill>
                        <pic:spPr bwMode="auto">
                          <a:xfrm>
                            <a:off x="0" y="0"/>
                            <a:ext cx="1777394" cy="3963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38C8336D" w14:textId="77777777" w:rsidTr="005407D7">
        <w:tc>
          <w:tcPr>
            <w:cnfStyle w:val="001000000000" w:firstRow="0" w:lastRow="0" w:firstColumn="1" w:lastColumn="0" w:oddVBand="0" w:evenVBand="0" w:oddHBand="0" w:evenHBand="0" w:firstRowFirstColumn="0" w:firstRowLastColumn="0" w:lastRowFirstColumn="0" w:lastRowLastColumn="0"/>
            <w:tcW w:w="2547" w:type="dxa"/>
          </w:tcPr>
          <w:p w14:paraId="2846446F" w14:textId="77777777" w:rsidR="00496293" w:rsidRPr="00FF175B" w:rsidRDefault="00496293" w:rsidP="005407D7">
            <w:pPr>
              <w:rPr>
                <w:lang w:eastAsia="fr-FR"/>
              </w:rPr>
            </w:pPr>
            <w:r w:rsidRPr="00FF175B">
              <w:rPr>
                <w:lang w:eastAsia="fr-FR"/>
              </w:rPr>
              <w:lastRenderedPageBreak/>
              <w:t>Message de retour</w:t>
            </w:r>
          </w:p>
        </w:tc>
        <w:tc>
          <w:tcPr>
            <w:tcW w:w="3494" w:type="dxa"/>
          </w:tcPr>
          <w:p w14:paraId="2ABC1531"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3C212A">
              <w:rPr>
                <w:lang w:eastAsia="fr-FR"/>
              </w:rPr>
              <w:t>Réponse d’un objet suite à un message. Il marque la fin d’une activation</w:t>
            </w:r>
            <w:r>
              <w:rPr>
                <w:lang w:eastAsia="fr-FR"/>
              </w:rPr>
              <w:t>.</w:t>
            </w:r>
          </w:p>
        </w:tc>
        <w:tc>
          <w:tcPr>
            <w:tcW w:w="3021" w:type="dxa"/>
          </w:tcPr>
          <w:p w14:paraId="0C85BB7E"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p>
          <w:p w14:paraId="01767737"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40794A">
              <w:rPr>
                <w:noProof/>
                <w:lang w:val="fr" w:eastAsia="fr-FR"/>
              </w:rPr>
              <w:drawing>
                <wp:inline distT="0" distB="0" distL="0" distR="0" wp14:anchorId="36828311" wp14:editId="47EAFB97">
                  <wp:extent cx="1927954" cy="235390"/>
                  <wp:effectExtent l="0" t="0" r="0" b="0"/>
                  <wp:docPr id="950294769"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7">
                            <a:extLst>
                              <a:ext uri="{28A0092B-C50C-407E-A947-70E740481C1C}">
                                <a14:useLocalDpi xmlns:a14="http://schemas.microsoft.com/office/drawing/2010/main" val="0"/>
                              </a:ext>
                            </a:extLst>
                          </a:blip>
                          <a:srcRect r="31482" b="12454"/>
                          <a:stretch>
                            <a:fillRect/>
                          </a:stretch>
                        </pic:blipFill>
                        <pic:spPr bwMode="auto">
                          <a:xfrm>
                            <a:off x="0" y="0"/>
                            <a:ext cx="2242113" cy="27374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44C8655" w14:textId="77777777" w:rsidR="00063629" w:rsidRDefault="00063629" w:rsidP="00063629"/>
    <w:p w14:paraId="63E2E7BA" w14:textId="77777777" w:rsidR="00063629" w:rsidRDefault="00063629" w:rsidP="00063629"/>
    <w:p w14:paraId="7369AA26" w14:textId="759806DF" w:rsidR="00496293" w:rsidRPr="00B77068" w:rsidRDefault="00496293" w:rsidP="00960562">
      <w:pPr>
        <w:pStyle w:val="Titre5"/>
      </w:pPr>
      <w:bookmarkStart w:id="257" w:name="_Toc240908186"/>
      <w:r w:rsidRPr="00B77068">
        <w:t>Exemple de diagramme de séquence</w:t>
      </w:r>
      <w:bookmarkEnd w:id="257"/>
    </w:p>
    <w:p w14:paraId="6086EA72" w14:textId="77777777" w:rsidR="00CF77CE" w:rsidRDefault="00496293" w:rsidP="00CF77CE">
      <w:pPr>
        <w:keepNext/>
      </w:pPr>
      <w:r w:rsidRPr="004754C1">
        <w:rPr>
          <w:noProof/>
          <w:lang w:val="fr" w:eastAsia="fr-FR"/>
        </w:rPr>
        <w:drawing>
          <wp:inline distT="0" distB="0" distL="0" distR="0" wp14:anchorId="1CC2B696" wp14:editId="74E34D17">
            <wp:extent cx="5712737" cy="4724819"/>
            <wp:effectExtent l="0" t="0" r="0" b="0"/>
            <wp:docPr id="1921957580"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8">
                      <a:extLst>
                        <a:ext uri="{28A0092B-C50C-407E-A947-70E740481C1C}">
                          <a14:useLocalDpi xmlns:a14="http://schemas.microsoft.com/office/drawing/2010/main" val="0"/>
                        </a:ext>
                      </a:extLst>
                    </a:blip>
                    <a:srcRect r="32995" b="32719"/>
                    <a:stretch>
                      <a:fillRect/>
                    </a:stretch>
                  </pic:blipFill>
                  <pic:spPr bwMode="auto">
                    <a:xfrm>
                      <a:off x="0" y="0"/>
                      <a:ext cx="5758992" cy="4763075"/>
                    </a:xfrm>
                    <a:prstGeom prst="rect">
                      <a:avLst/>
                    </a:prstGeom>
                    <a:noFill/>
                    <a:ln>
                      <a:noFill/>
                    </a:ln>
                    <a:extLst>
                      <a:ext uri="{53640926-AAD7-44D8-BBD7-CCE9431645EC}">
                        <a14:shadowObscured xmlns:a14="http://schemas.microsoft.com/office/drawing/2010/main"/>
                      </a:ext>
                    </a:extLst>
                  </pic:spPr>
                </pic:pic>
              </a:graphicData>
            </a:graphic>
          </wp:inline>
        </w:drawing>
      </w:r>
    </w:p>
    <w:p w14:paraId="37B15909" w14:textId="0C993900" w:rsidR="00496293" w:rsidRPr="00D87562" w:rsidRDefault="00CF77CE" w:rsidP="00CF77CE">
      <w:pPr>
        <w:pStyle w:val="Lgende"/>
        <w:rPr>
          <w:rStyle w:val="Accentuation"/>
          <w:i/>
          <w:iCs/>
        </w:rPr>
      </w:pPr>
      <w:bookmarkStart w:id="258" w:name="_Toc240908030"/>
      <w:r w:rsidRPr="00D87562">
        <w:rPr>
          <w:rStyle w:val="Accentuation"/>
          <w:i/>
          <w:iCs/>
        </w:rPr>
        <w:t xml:space="preserve">Figure </w:t>
      </w:r>
      <w:r w:rsidR="00547AD5" w:rsidRPr="00D87562">
        <w:rPr>
          <w:rStyle w:val="Accentuation"/>
          <w:i/>
          <w:iCs/>
        </w:rPr>
        <w:fldChar w:fldCharType="begin"/>
      </w:r>
      <w:r w:rsidR="00547AD5" w:rsidRPr="00D87562">
        <w:rPr>
          <w:rStyle w:val="Accentuation"/>
          <w:i/>
          <w:iCs/>
        </w:rPr>
        <w:instrText xml:space="preserve"> SEQ Figure \* ARABIC </w:instrText>
      </w:r>
      <w:r w:rsidR="00547AD5" w:rsidRPr="00D87562">
        <w:rPr>
          <w:rStyle w:val="Accentuation"/>
          <w:i/>
          <w:iCs/>
        </w:rPr>
        <w:fldChar w:fldCharType="separate"/>
      </w:r>
      <w:r w:rsidR="0088132C">
        <w:rPr>
          <w:rStyle w:val="Accentuation"/>
          <w:i/>
          <w:iCs/>
          <w:noProof/>
        </w:rPr>
        <w:t>15</w:t>
      </w:r>
      <w:r w:rsidR="00547AD5" w:rsidRPr="00D87562">
        <w:rPr>
          <w:rStyle w:val="Accentuation"/>
          <w:i/>
          <w:iCs/>
        </w:rPr>
        <w:fldChar w:fldCharType="end"/>
      </w:r>
      <w:r w:rsidRPr="00D87562">
        <w:rPr>
          <w:rStyle w:val="Accentuation"/>
          <w:i/>
          <w:iCs/>
        </w:rPr>
        <w:t xml:space="preserve"> : Exemple de diagramme de séquence</w:t>
      </w:r>
      <w:bookmarkEnd w:id="258"/>
    </w:p>
    <w:p w14:paraId="174A13AE" w14:textId="77777777" w:rsidR="00496293" w:rsidRPr="0095421D" w:rsidRDefault="00496293" w:rsidP="00496293">
      <w:pPr>
        <w:spacing w:line="259" w:lineRule="auto"/>
        <w:jc w:val="left"/>
        <w:rPr>
          <w:b/>
          <w:i/>
          <w:iCs/>
          <w:color w:val="4472C4" w:themeColor="accent1"/>
          <w:sz w:val="20"/>
        </w:rPr>
      </w:pPr>
      <w:r>
        <w:rPr>
          <w:rStyle w:val="Accentuation"/>
        </w:rPr>
        <w:br w:type="page"/>
      </w:r>
    </w:p>
    <w:p w14:paraId="0FE1B08A" w14:textId="77777777" w:rsidR="00496293" w:rsidRPr="0026534F" w:rsidRDefault="00496293" w:rsidP="00960562">
      <w:pPr>
        <w:pStyle w:val="Titre5"/>
      </w:pPr>
      <w:bookmarkStart w:id="259" w:name="_Toc240908187"/>
      <w:r>
        <w:lastRenderedPageBreak/>
        <w:t>Quelques diagrammes de séquence de notre projet</w:t>
      </w:r>
      <w:bookmarkEnd w:id="259"/>
    </w:p>
    <w:p w14:paraId="603E45B1" w14:textId="2A7460EF" w:rsidR="00496293" w:rsidRPr="00743528" w:rsidRDefault="00496293">
      <w:pPr>
        <w:pStyle w:val="Titre6"/>
        <w:numPr>
          <w:ilvl w:val="0"/>
          <w:numId w:val="45"/>
        </w:numPr>
        <w:rPr>
          <w:lang w:val="fr" w:eastAsia="fr-FR"/>
        </w:rPr>
      </w:pPr>
      <w:r w:rsidRPr="00743528">
        <w:rPr>
          <w:lang w:val="fr" w:eastAsia="fr-FR"/>
        </w:rPr>
        <w:t>Diagramme de séquence du cas « S’authentifier »</w:t>
      </w:r>
    </w:p>
    <w:p w14:paraId="66F60B47" w14:textId="2D3809F7" w:rsidR="00CF77CE" w:rsidRDefault="0057492D" w:rsidP="00CF77CE">
      <w:pPr>
        <w:keepNext/>
        <w:jc w:val="center"/>
      </w:pPr>
      <w:r w:rsidRPr="0057492D">
        <w:rPr>
          <w:noProof/>
        </w:rPr>
        <w:drawing>
          <wp:inline distT="0" distB="0" distL="0" distR="0" wp14:anchorId="65C67464" wp14:editId="243360DB">
            <wp:extent cx="5732972" cy="6843933"/>
            <wp:effectExtent l="0" t="0" r="1270" b="0"/>
            <wp:docPr id="64266525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a:extLst>
                        <a:ext uri="{28A0092B-C50C-407E-A947-70E740481C1C}">
                          <a14:useLocalDpi xmlns:a14="http://schemas.microsoft.com/office/drawing/2010/main" val="0"/>
                        </a:ext>
                      </a:extLst>
                    </a:blip>
                    <a:srcRect r="33211" b="33402"/>
                    <a:stretch>
                      <a:fillRect/>
                    </a:stretch>
                  </pic:blipFill>
                  <pic:spPr bwMode="auto">
                    <a:xfrm>
                      <a:off x="0" y="0"/>
                      <a:ext cx="5748489" cy="6862456"/>
                    </a:xfrm>
                    <a:prstGeom prst="rect">
                      <a:avLst/>
                    </a:prstGeom>
                    <a:noFill/>
                    <a:ln>
                      <a:noFill/>
                    </a:ln>
                    <a:extLst>
                      <a:ext uri="{53640926-AAD7-44D8-BBD7-CCE9431645EC}">
                        <a14:shadowObscured xmlns:a14="http://schemas.microsoft.com/office/drawing/2010/main"/>
                      </a:ext>
                    </a:extLst>
                  </pic:spPr>
                </pic:pic>
              </a:graphicData>
            </a:graphic>
          </wp:inline>
        </w:drawing>
      </w:r>
    </w:p>
    <w:p w14:paraId="500493E8" w14:textId="5ABC9453" w:rsidR="00496293" w:rsidRPr="00D87562" w:rsidRDefault="00CF77CE" w:rsidP="00CF77CE">
      <w:pPr>
        <w:pStyle w:val="Lgende"/>
        <w:rPr>
          <w:rStyle w:val="Accentuation"/>
          <w:i/>
          <w:iCs/>
        </w:rPr>
      </w:pPr>
      <w:bookmarkStart w:id="260" w:name="_Toc240908031"/>
      <w:r w:rsidRPr="00D87562">
        <w:rPr>
          <w:rStyle w:val="Accentuation"/>
          <w:i/>
          <w:iCs/>
        </w:rPr>
        <w:t xml:space="preserve">Figure </w:t>
      </w:r>
      <w:r w:rsidR="00547AD5" w:rsidRPr="00D87562">
        <w:rPr>
          <w:rStyle w:val="Accentuation"/>
          <w:i/>
          <w:iCs/>
        </w:rPr>
        <w:fldChar w:fldCharType="begin"/>
      </w:r>
      <w:r w:rsidR="00547AD5" w:rsidRPr="00D87562">
        <w:rPr>
          <w:rStyle w:val="Accentuation"/>
          <w:i/>
          <w:iCs/>
        </w:rPr>
        <w:instrText xml:space="preserve"> SEQ Figure \* ARABIC </w:instrText>
      </w:r>
      <w:r w:rsidR="00547AD5" w:rsidRPr="00D87562">
        <w:rPr>
          <w:rStyle w:val="Accentuation"/>
          <w:i/>
          <w:iCs/>
        </w:rPr>
        <w:fldChar w:fldCharType="separate"/>
      </w:r>
      <w:r w:rsidR="0088132C">
        <w:rPr>
          <w:rStyle w:val="Accentuation"/>
          <w:i/>
          <w:iCs/>
          <w:noProof/>
        </w:rPr>
        <w:t>16</w:t>
      </w:r>
      <w:r w:rsidR="00547AD5" w:rsidRPr="00D87562">
        <w:rPr>
          <w:rStyle w:val="Accentuation"/>
          <w:i/>
          <w:iCs/>
        </w:rPr>
        <w:fldChar w:fldCharType="end"/>
      </w:r>
      <w:r w:rsidRPr="00D87562">
        <w:rPr>
          <w:rStyle w:val="Accentuation"/>
          <w:i/>
          <w:iCs/>
        </w:rPr>
        <w:t xml:space="preserve"> : Diagramme de séquence du cas "S’authentifier"</w:t>
      </w:r>
      <w:bookmarkEnd w:id="260"/>
    </w:p>
    <w:p w14:paraId="6E54E368" w14:textId="77777777" w:rsidR="00496293" w:rsidRDefault="00496293" w:rsidP="00496293">
      <w:pPr>
        <w:rPr>
          <w:lang w:val="fr" w:eastAsia="fr-FR"/>
        </w:rPr>
      </w:pPr>
    </w:p>
    <w:p w14:paraId="49A4EF63" w14:textId="1313AFD5" w:rsidR="00496293" w:rsidRPr="00743528" w:rsidRDefault="00496293">
      <w:pPr>
        <w:pStyle w:val="Titre6"/>
        <w:numPr>
          <w:ilvl w:val="0"/>
          <w:numId w:val="45"/>
        </w:numPr>
        <w:rPr>
          <w:lang w:val="fr" w:eastAsia="fr-FR"/>
        </w:rPr>
      </w:pPr>
      <w:r w:rsidRPr="00743528">
        <w:rPr>
          <w:lang w:val="fr" w:eastAsia="fr-FR"/>
        </w:rPr>
        <w:lastRenderedPageBreak/>
        <w:t xml:space="preserve">Diagramme de séquence du cas « Ajouter </w:t>
      </w:r>
      <w:r w:rsidR="00C0691F">
        <w:rPr>
          <w:lang w:val="fr" w:eastAsia="fr-FR"/>
        </w:rPr>
        <w:t>exploitation</w:t>
      </w:r>
      <w:r w:rsidRPr="00743528">
        <w:rPr>
          <w:lang w:val="fr" w:eastAsia="fr-FR"/>
        </w:rPr>
        <w:t> »</w:t>
      </w:r>
    </w:p>
    <w:p w14:paraId="1FE7BFBE" w14:textId="6030EBE8" w:rsidR="000B20D6" w:rsidRDefault="0075529C" w:rsidP="00BC7BBF">
      <w:pPr>
        <w:keepNext/>
        <w:jc w:val="center"/>
      </w:pPr>
      <w:r w:rsidRPr="0075529C">
        <w:rPr>
          <w:noProof/>
        </w:rPr>
        <w:drawing>
          <wp:inline distT="0" distB="0" distL="0" distR="0" wp14:anchorId="3BEFB430" wp14:editId="6A4BB028">
            <wp:extent cx="5757801" cy="6872068"/>
            <wp:effectExtent l="0" t="0" r="0" b="5080"/>
            <wp:docPr id="165046541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0">
                      <a:extLst>
                        <a:ext uri="{28A0092B-C50C-407E-A947-70E740481C1C}">
                          <a14:useLocalDpi xmlns:a14="http://schemas.microsoft.com/office/drawing/2010/main" val="0"/>
                        </a:ext>
                      </a:extLst>
                    </a:blip>
                    <a:srcRect r="33699" b="33159"/>
                    <a:stretch>
                      <a:fillRect/>
                    </a:stretch>
                  </pic:blipFill>
                  <pic:spPr bwMode="auto">
                    <a:xfrm>
                      <a:off x="0" y="0"/>
                      <a:ext cx="5771047" cy="6887877"/>
                    </a:xfrm>
                    <a:prstGeom prst="rect">
                      <a:avLst/>
                    </a:prstGeom>
                    <a:noFill/>
                    <a:ln>
                      <a:noFill/>
                    </a:ln>
                    <a:extLst>
                      <a:ext uri="{53640926-AAD7-44D8-BBD7-CCE9431645EC}">
                        <a14:shadowObscured xmlns:a14="http://schemas.microsoft.com/office/drawing/2010/main"/>
                      </a:ext>
                    </a:extLst>
                  </pic:spPr>
                </pic:pic>
              </a:graphicData>
            </a:graphic>
          </wp:inline>
        </w:drawing>
      </w:r>
    </w:p>
    <w:p w14:paraId="257F9C6E" w14:textId="1DA8442E" w:rsidR="00496293" w:rsidRPr="00D87562" w:rsidRDefault="000B20D6" w:rsidP="00AC7C00">
      <w:pPr>
        <w:pStyle w:val="Lgende"/>
        <w:rPr>
          <w:rStyle w:val="Accentuation"/>
          <w:i/>
          <w:iCs/>
          <w:lang w:val="fr" w:eastAsia="fr-FR"/>
        </w:rPr>
      </w:pPr>
      <w:bookmarkStart w:id="261" w:name="_Toc240908032"/>
      <w:r w:rsidRPr="00D87562">
        <w:rPr>
          <w:rStyle w:val="Accentuation"/>
          <w:i/>
          <w:iCs/>
        </w:rPr>
        <w:t xml:space="preserve">Figure </w:t>
      </w:r>
      <w:r w:rsidR="00547AD5" w:rsidRPr="00D87562">
        <w:rPr>
          <w:rStyle w:val="Accentuation"/>
          <w:i/>
          <w:iCs/>
        </w:rPr>
        <w:fldChar w:fldCharType="begin"/>
      </w:r>
      <w:r w:rsidR="00547AD5" w:rsidRPr="00D87562">
        <w:rPr>
          <w:rStyle w:val="Accentuation"/>
          <w:i/>
          <w:iCs/>
        </w:rPr>
        <w:instrText xml:space="preserve"> SEQ Figure \* ARABIC </w:instrText>
      </w:r>
      <w:r w:rsidR="00547AD5" w:rsidRPr="00D87562">
        <w:rPr>
          <w:rStyle w:val="Accentuation"/>
          <w:i/>
          <w:iCs/>
        </w:rPr>
        <w:fldChar w:fldCharType="separate"/>
      </w:r>
      <w:r w:rsidR="0088132C">
        <w:rPr>
          <w:rStyle w:val="Accentuation"/>
          <w:i/>
          <w:iCs/>
          <w:noProof/>
        </w:rPr>
        <w:t>17</w:t>
      </w:r>
      <w:r w:rsidR="00547AD5" w:rsidRPr="00D87562">
        <w:rPr>
          <w:rStyle w:val="Accentuation"/>
          <w:i/>
          <w:iCs/>
        </w:rPr>
        <w:fldChar w:fldCharType="end"/>
      </w:r>
      <w:r w:rsidRPr="00D87562">
        <w:rPr>
          <w:rStyle w:val="Accentuation"/>
          <w:i/>
          <w:iCs/>
        </w:rPr>
        <w:t xml:space="preserve"> : Diagramme de séquence du cas "Ajouter exploitation"</w:t>
      </w:r>
      <w:bookmarkEnd w:id="261"/>
    </w:p>
    <w:p w14:paraId="2BA0FDC1" w14:textId="186BD030" w:rsidR="00496293" w:rsidRPr="00471F59" w:rsidRDefault="00496293">
      <w:pPr>
        <w:pStyle w:val="Titre6"/>
        <w:numPr>
          <w:ilvl w:val="0"/>
          <w:numId w:val="45"/>
        </w:numPr>
        <w:rPr>
          <w:lang w:val="fr" w:eastAsia="fr-FR"/>
        </w:rPr>
      </w:pPr>
      <w:r w:rsidRPr="00471F59">
        <w:rPr>
          <w:lang w:val="fr" w:eastAsia="fr-FR"/>
        </w:rPr>
        <w:lastRenderedPageBreak/>
        <w:t>Diagramme de séquence du cas « </w:t>
      </w:r>
      <w:r w:rsidR="00D87562">
        <w:rPr>
          <w:lang w:val="fr" w:eastAsia="fr-FR"/>
        </w:rPr>
        <w:t>Analyser sol</w:t>
      </w:r>
      <w:r w:rsidRPr="00471F59">
        <w:rPr>
          <w:lang w:val="fr" w:eastAsia="fr-FR"/>
        </w:rPr>
        <w:t> »</w:t>
      </w:r>
    </w:p>
    <w:p w14:paraId="6E20DDD2" w14:textId="77777777" w:rsidR="00435578" w:rsidRDefault="00435578" w:rsidP="00435578">
      <w:pPr>
        <w:keepNext/>
        <w:ind w:left="-284"/>
        <w:jc w:val="center"/>
      </w:pPr>
      <w:r w:rsidRPr="00435578">
        <w:rPr>
          <w:noProof/>
        </w:rPr>
        <w:drawing>
          <wp:inline distT="0" distB="0" distL="0" distR="0" wp14:anchorId="0AC346CD" wp14:editId="46F3BD4E">
            <wp:extent cx="5186885" cy="7343336"/>
            <wp:effectExtent l="0" t="0" r="0" b="0"/>
            <wp:docPr id="153244242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1">
                      <a:extLst>
                        <a:ext uri="{28A0092B-C50C-407E-A947-70E740481C1C}">
                          <a14:useLocalDpi xmlns:a14="http://schemas.microsoft.com/office/drawing/2010/main" val="0"/>
                        </a:ext>
                      </a:extLst>
                    </a:blip>
                    <a:srcRect r="33333" b="33366"/>
                    <a:stretch>
                      <a:fillRect/>
                    </a:stretch>
                  </pic:blipFill>
                  <pic:spPr bwMode="auto">
                    <a:xfrm>
                      <a:off x="0" y="0"/>
                      <a:ext cx="5198510" cy="7359795"/>
                    </a:xfrm>
                    <a:prstGeom prst="rect">
                      <a:avLst/>
                    </a:prstGeom>
                    <a:noFill/>
                    <a:ln>
                      <a:noFill/>
                    </a:ln>
                    <a:extLst>
                      <a:ext uri="{53640926-AAD7-44D8-BBD7-CCE9431645EC}">
                        <a14:shadowObscured xmlns:a14="http://schemas.microsoft.com/office/drawing/2010/main"/>
                      </a:ext>
                    </a:extLst>
                  </pic:spPr>
                </pic:pic>
              </a:graphicData>
            </a:graphic>
          </wp:inline>
        </w:drawing>
      </w:r>
    </w:p>
    <w:p w14:paraId="1A20D322" w14:textId="55472051" w:rsidR="00BC7BBF" w:rsidRPr="003D578E" w:rsidRDefault="00435578" w:rsidP="003D578E">
      <w:pPr>
        <w:pStyle w:val="Lgende"/>
        <w:rPr>
          <w:i w:val="0"/>
          <w:iCs w:val="0"/>
          <w:color w:val="4472C4" w:themeColor="accent1"/>
          <w:sz w:val="20"/>
        </w:rPr>
      </w:pPr>
      <w:bookmarkStart w:id="262" w:name="_Toc240908033"/>
      <w:r w:rsidRPr="00435578">
        <w:rPr>
          <w:rStyle w:val="Accentuation"/>
        </w:rPr>
        <w:t xml:space="preserve">Figure </w:t>
      </w:r>
      <w:r w:rsidRPr="00435578">
        <w:rPr>
          <w:rStyle w:val="Accentuation"/>
        </w:rPr>
        <w:fldChar w:fldCharType="begin"/>
      </w:r>
      <w:r w:rsidRPr="00435578">
        <w:rPr>
          <w:rStyle w:val="Accentuation"/>
        </w:rPr>
        <w:instrText xml:space="preserve"> SEQ Figure \* ARABIC </w:instrText>
      </w:r>
      <w:r w:rsidRPr="00435578">
        <w:rPr>
          <w:rStyle w:val="Accentuation"/>
        </w:rPr>
        <w:fldChar w:fldCharType="separate"/>
      </w:r>
      <w:r w:rsidR="0088132C">
        <w:rPr>
          <w:rStyle w:val="Accentuation"/>
          <w:noProof/>
        </w:rPr>
        <w:t>18</w:t>
      </w:r>
      <w:r w:rsidRPr="00435578">
        <w:rPr>
          <w:rStyle w:val="Accentuation"/>
        </w:rPr>
        <w:fldChar w:fldCharType="end"/>
      </w:r>
      <w:r w:rsidRPr="00435578">
        <w:rPr>
          <w:rStyle w:val="Accentuation"/>
        </w:rPr>
        <w:t xml:space="preserve"> : Diagramme de séquence du cas "Analyser Sol"</w:t>
      </w:r>
      <w:bookmarkEnd w:id="262"/>
    </w:p>
    <w:p w14:paraId="5F9881A7" w14:textId="48560090" w:rsidR="00496293" w:rsidRPr="003A2305" w:rsidRDefault="00496293">
      <w:pPr>
        <w:pStyle w:val="Titre6"/>
        <w:numPr>
          <w:ilvl w:val="0"/>
          <w:numId w:val="45"/>
        </w:numPr>
        <w:rPr>
          <w:lang w:val="fr" w:eastAsia="fr-FR"/>
        </w:rPr>
      </w:pPr>
      <w:r w:rsidRPr="003A2305">
        <w:rPr>
          <w:lang w:val="fr" w:eastAsia="fr-FR"/>
        </w:rPr>
        <w:lastRenderedPageBreak/>
        <w:t>Diagramme de séquence du cas « </w:t>
      </w:r>
      <w:r w:rsidR="00432F7E">
        <w:rPr>
          <w:lang w:val="fr" w:eastAsia="fr-FR"/>
        </w:rPr>
        <w:t>Planifier culture</w:t>
      </w:r>
      <w:r w:rsidRPr="003A2305">
        <w:rPr>
          <w:lang w:val="fr" w:eastAsia="fr-FR"/>
        </w:rPr>
        <w:t> »</w:t>
      </w:r>
    </w:p>
    <w:p w14:paraId="6CA16D00" w14:textId="2C4A2805" w:rsidR="005F1A1F" w:rsidRDefault="003D578E" w:rsidP="003D578E">
      <w:pPr>
        <w:keepNext/>
        <w:ind w:left="-567" w:right="-284"/>
        <w:jc w:val="center"/>
      </w:pPr>
      <w:r w:rsidRPr="003D578E">
        <w:rPr>
          <w:noProof/>
        </w:rPr>
        <w:drawing>
          <wp:inline distT="0" distB="0" distL="0" distR="0" wp14:anchorId="090B30CC" wp14:editId="7369035E">
            <wp:extent cx="5251536" cy="7727950"/>
            <wp:effectExtent l="0" t="0" r="6350" b="6350"/>
            <wp:docPr id="2114770802"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a:extLst>
                        <a:ext uri="{28A0092B-C50C-407E-A947-70E740481C1C}">
                          <a14:useLocalDpi xmlns:a14="http://schemas.microsoft.com/office/drawing/2010/main" val="0"/>
                        </a:ext>
                      </a:extLst>
                    </a:blip>
                    <a:srcRect r="33456" b="33220"/>
                    <a:stretch>
                      <a:fillRect/>
                    </a:stretch>
                  </pic:blipFill>
                  <pic:spPr bwMode="auto">
                    <a:xfrm>
                      <a:off x="0" y="0"/>
                      <a:ext cx="5267019" cy="7750735"/>
                    </a:xfrm>
                    <a:prstGeom prst="rect">
                      <a:avLst/>
                    </a:prstGeom>
                    <a:noFill/>
                    <a:ln>
                      <a:noFill/>
                    </a:ln>
                    <a:extLst>
                      <a:ext uri="{53640926-AAD7-44D8-BBD7-CCE9431645EC}">
                        <a14:shadowObscured xmlns:a14="http://schemas.microsoft.com/office/drawing/2010/main"/>
                      </a:ext>
                    </a:extLst>
                  </pic:spPr>
                </pic:pic>
              </a:graphicData>
            </a:graphic>
          </wp:inline>
        </w:drawing>
      </w:r>
    </w:p>
    <w:p w14:paraId="15233CED" w14:textId="76625C1F" w:rsidR="00496293" w:rsidRPr="003D578E" w:rsidRDefault="005F1A1F" w:rsidP="005F1A1F">
      <w:pPr>
        <w:pStyle w:val="Lgende"/>
        <w:rPr>
          <w:rStyle w:val="Accentuation"/>
          <w:lang w:val="fr" w:eastAsia="fr-FR"/>
        </w:rPr>
      </w:pPr>
      <w:bookmarkStart w:id="263" w:name="_Toc240908034"/>
      <w:r w:rsidRPr="003D578E">
        <w:rPr>
          <w:rStyle w:val="Accentuation"/>
        </w:rPr>
        <w:t xml:space="preserve">Figure </w:t>
      </w:r>
      <w:r w:rsidR="000172CD" w:rsidRPr="003D578E">
        <w:rPr>
          <w:rStyle w:val="Accentuation"/>
        </w:rPr>
        <w:fldChar w:fldCharType="begin"/>
      </w:r>
      <w:r w:rsidR="000172CD" w:rsidRPr="003D578E">
        <w:rPr>
          <w:rStyle w:val="Accentuation"/>
        </w:rPr>
        <w:instrText xml:space="preserve"> SEQ Figure \* ARABIC </w:instrText>
      </w:r>
      <w:r w:rsidR="000172CD" w:rsidRPr="003D578E">
        <w:rPr>
          <w:rStyle w:val="Accentuation"/>
        </w:rPr>
        <w:fldChar w:fldCharType="separate"/>
      </w:r>
      <w:r w:rsidR="0088132C">
        <w:rPr>
          <w:rStyle w:val="Accentuation"/>
          <w:noProof/>
        </w:rPr>
        <w:t>19</w:t>
      </w:r>
      <w:r w:rsidR="000172CD" w:rsidRPr="003D578E">
        <w:rPr>
          <w:rStyle w:val="Accentuation"/>
        </w:rPr>
        <w:fldChar w:fldCharType="end"/>
      </w:r>
      <w:r w:rsidRPr="003D578E">
        <w:rPr>
          <w:rStyle w:val="Accentuation"/>
        </w:rPr>
        <w:t xml:space="preserve"> : Diagramme de séquence du cas "Supprimer exploitation"</w:t>
      </w:r>
      <w:bookmarkEnd w:id="263"/>
    </w:p>
    <w:p w14:paraId="03E51C74" w14:textId="77777777" w:rsidR="00496293" w:rsidRDefault="00496293" w:rsidP="005F1A1F">
      <w:pPr>
        <w:rPr>
          <w:lang w:val="fr" w:eastAsia="fr-FR"/>
        </w:rPr>
      </w:pPr>
    </w:p>
    <w:p w14:paraId="054635FF" w14:textId="77777777" w:rsidR="00496293" w:rsidRDefault="00496293" w:rsidP="00496293">
      <w:pPr>
        <w:spacing w:after="0"/>
        <w:rPr>
          <w:lang w:val="fr" w:eastAsia="fr-FR"/>
        </w:rPr>
      </w:pPr>
    </w:p>
    <w:p w14:paraId="719228C9" w14:textId="06A5137C" w:rsidR="00496293" w:rsidRDefault="00496293" w:rsidP="00CC6398">
      <w:pPr>
        <w:pStyle w:val="Titre4"/>
        <w:numPr>
          <w:ilvl w:val="0"/>
          <w:numId w:val="14"/>
        </w:numPr>
        <w:rPr>
          <w:lang w:val="fr"/>
        </w:rPr>
      </w:pPr>
      <w:bookmarkStart w:id="264" w:name="_Toc207282322"/>
      <w:bookmarkStart w:id="265" w:name="_Toc240908188"/>
      <w:r>
        <w:rPr>
          <w:lang w:val="fr"/>
        </w:rPr>
        <w:t>Diagramme d’activité</w:t>
      </w:r>
      <w:bookmarkEnd w:id="264"/>
      <w:bookmarkEnd w:id="265"/>
    </w:p>
    <w:p w14:paraId="0F33AD38" w14:textId="77777777" w:rsidR="00496293" w:rsidRDefault="00496293" w:rsidP="00CC6398">
      <w:pPr>
        <w:pStyle w:val="Titre5"/>
      </w:pPr>
      <w:bookmarkStart w:id="266" w:name="_Toc240908189"/>
      <w:r>
        <w:t>Présentation</w:t>
      </w:r>
      <w:bookmarkEnd w:id="266"/>
    </w:p>
    <w:p w14:paraId="4C88FD1B" w14:textId="77777777" w:rsidR="00496293" w:rsidRDefault="00496293" w:rsidP="00496293">
      <w:pPr>
        <w:spacing w:before="120" w:after="0"/>
        <w:ind w:firstLine="708"/>
        <w:rPr>
          <w:lang w:eastAsia="fr-FR"/>
        </w:rPr>
      </w:pPr>
      <w:r w:rsidRPr="007338B3">
        <w:rPr>
          <w:lang w:eastAsia="fr-FR"/>
        </w:rPr>
        <w:t>Un diagramme d'activité</w:t>
      </w:r>
      <w:r>
        <w:rPr>
          <w:lang w:eastAsia="fr-FR"/>
        </w:rPr>
        <w:t>s</w:t>
      </w:r>
      <w:r w:rsidRPr="007338B3">
        <w:rPr>
          <w:lang w:eastAsia="fr-FR"/>
        </w:rPr>
        <w:t xml:space="preserve"> est un diagramme UML qui illustre le déroulement des étapes d'un processus ou d'une fonctionnalité, en représentant le flux de contrôle. Il montre les activités (actions ou étapes à accomplir), les décisions à prendre, les flux de contrôle, ainsi que les interactions entre les différentes activités. Ce diagramme utilise des symboles tels que des rectangles pour représenter les activités, des losanges pour indiquer des décisions, des flèches pour les flux de contrôle, et des lignes pointillées pour les interactions. Il permet de modéliser les processus métiers, les flux de travail et les algorithmes, offrant une vision claire de la façon dont les activités sont enchaînées pour atteindre un objectif précis.</w:t>
      </w:r>
    </w:p>
    <w:p w14:paraId="72EE81D3" w14:textId="6938EB3B" w:rsidR="00496293" w:rsidRPr="00962112" w:rsidRDefault="00496293" w:rsidP="00CC6398">
      <w:pPr>
        <w:pStyle w:val="Titre5"/>
      </w:pPr>
      <w:bookmarkStart w:id="267" w:name="_Toc240908190"/>
      <w:r>
        <w:t>Formalisme</w:t>
      </w:r>
      <w:bookmarkEnd w:id="267"/>
    </w:p>
    <w:p w14:paraId="390F9686" w14:textId="00ABE23B" w:rsidR="00962112" w:rsidRDefault="00962112" w:rsidP="00962112">
      <w:pPr>
        <w:pStyle w:val="Titredestableaux"/>
      </w:pPr>
      <w:bookmarkStart w:id="268" w:name="_Toc240908079"/>
      <w:r>
        <w:t xml:space="preserve">Tableau </w:t>
      </w:r>
      <w:fldSimple w:instr=" SEQ Tableau \* ARABIC ">
        <w:r w:rsidR="00BB03BA">
          <w:rPr>
            <w:noProof/>
          </w:rPr>
          <w:t>19</w:t>
        </w:r>
      </w:fldSimple>
      <w:r>
        <w:t xml:space="preserve"> : Formalisme du diagramme d’activité</w:t>
      </w:r>
      <w:bookmarkEnd w:id="268"/>
    </w:p>
    <w:tbl>
      <w:tblPr>
        <w:tblStyle w:val="TableauGrille4-Accentuation5"/>
        <w:tblW w:w="0" w:type="auto"/>
        <w:tblLook w:val="04A0" w:firstRow="1" w:lastRow="0" w:firstColumn="1" w:lastColumn="0" w:noHBand="0" w:noVBand="1"/>
      </w:tblPr>
      <w:tblGrid>
        <w:gridCol w:w="2789"/>
        <w:gridCol w:w="3333"/>
        <w:gridCol w:w="2940"/>
      </w:tblGrid>
      <w:tr w:rsidR="00496293" w14:paraId="37424616" w14:textId="77777777" w:rsidTr="00962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2F760F5" w14:textId="77777777" w:rsidR="00496293" w:rsidRDefault="00496293" w:rsidP="005407D7">
            <w:pPr>
              <w:jc w:val="center"/>
              <w:rPr>
                <w:lang w:val="fr" w:eastAsia="fr-FR"/>
              </w:rPr>
            </w:pPr>
            <w:r>
              <w:rPr>
                <w:lang w:val="fr" w:eastAsia="fr-FR"/>
              </w:rPr>
              <w:t>Composant</w:t>
            </w:r>
          </w:p>
        </w:tc>
        <w:tc>
          <w:tcPr>
            <w:tcW w:w="3402" w:type="dxa"/>
          </w:tcPr>
          <w:p w14:paraId="274F60A9"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2830" w:type="dxa"/>
          </w:tcPr>
          <w:p w14:paraId="2B3BFC14" w14:textId="77777777" w:rsidR="00496293" w:rsidRDefault="00496293" w:rsidP="005407D7">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496293" w14:paraId="74FA6BF9" w14:textId="77777777" w:rsidTr="00962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4878406" w14:textId="77777777" w:rsidR="00496293" w:rsidRDefault="00496293" w:rsidP="005407D7">
            <w:pPr>
              <w:rPr>
                <w:lang w:val="fr" w:eastAsia="fr-FR"/>
              </w:rPr>
            </w:pPr>
            <w:r>
              <w:rPr>
                <w:lang w:val="fr" w:eastAsia="fr-FR"/>
              </w:rPr>
              <w:t>L’activité</w:t>
            </w:r>
          </w:p>
        </w:tc>
        <w:tc>
          <w:tcPr>
            <w:tcW w:w="3402" w:type="dxa"/>
          </w:tcPr>
          <w:p w14:paraId="5DE09F56"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 xml:space="preserve">Elle </w:t>
            </w:r>
            <w:r w:rsidRPr="00ED01A9">
              <w:rPr>
                <w:lang w:eastAsia="fr-FR"/>
              </w:rPr>
              <w:t>marque une action faite par un objet.</w:t>
            </w:r>
          </w:p>
        </w:tc>
        <w:tc>
          <w:tcPr>
            <w:tcW w:w="2830" w:type="dxa"/>
          </w:tcPr>
          <w:p w14:paraId="0D4D9930"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6829D0">
              <w:rPr>
                <w:noProof/>
                <w:lang w:val="fr" w:eastAsia="fr-FR"/>
              </w:rPr>
              <w:drawing>
                <wp:inline distT="0" distB="0" distL="0" distR="0" wp14:anchorId="10CE54E7" wp14:editId="569BD851">
                  <wp:extent cx="1330860" cy="443620"/>
                  <wp:effectExtent l="0" t="0" r="3175" b="0"/>
                  <wp:docPr id="2093554217"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73">
                            <a:extLst>
                              <a:ext uri="{28A0092B-C50C-407E-A947-70E740481C1C}">
                                <a14:useLocalDpi xmlns:a14="http://schemas.microsoft.com/office/drawing/2010/main" val="0"/>
                              </a:ext>
                            </a:extLst>
                          </a:blip>
                          <a:srcRect r="33812" b="36802"/>
                          <a:stretch>
                            <a:fillRect/>
                          </a:stretch>
                        </pic:blipFill>
                        <pic:spPr bwMode="auto">
                          <a:xfrm>
                            <a:off x="0" y="0"/>
                            <a:ext cx="1359298" cy="4530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4786250B" w14:textId="77777777" w:rsidTr="00962112">
        <w:tc>
          <w:tcPr>
            <w:cnfStyle w:val="001000000000" w:firstRow="0" w:lastRow="0" w:firstColumn="1" w:lastColumn="0" w:oddVBand="0" w:evenVBand="0" w:oddHBand="0" w:evenHBand="0" w:firstRowFirstColumn="0" w:firstRowLastColumn="0" w:lastRowFirstColumn="0" w:lastRowLastColumn="0"/>
            <w:tcW w:w="2830" w:type="dxa"/>
          </w:tcPr>
          <w:p w14:paraId="460D2FBC" w14:textId="77777777" w:rsidR="00496293" w:rsidRDefault="00496293" w:rsidP="005407D7">
            <w:pPr>
              <w:rPr>
                <w:lang w:val="fr" w:eastAsia="fr-FR"/>
              </w:rPr>
            </w:pPr>
            <w:r>
              <w:rPr>
                <w:lang w:val="fr" w:eastAsia="fr-FR"/>
              </w:rPr>
              <w:t xml:space="preserve">Transition </w:t>
            </w:r>
          </w:p>
        </w:tc>
        <w:tc>
          <w:tcPr>
            <w:tcW w:w="3402" w:type="dxa"/>
          </w:tcPr>
          <w:p w14:paraId="02ED17F1"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7D21A4">
              <w:rPr>
                <w:lang w:eastAsia="fr-FR"/>
              </w:rPr>
              <w:t>Quand un</w:t>
            </w:r>
            <w:r>
              <w:rPr>
                <w:lang w:eastAsia="fr-FR"/>
              </w:rPr>
              <w:t xml:space="preserve">e </w:t>
            </w:r>
            <w:r w:rsidRPr="007D21A4">
              <w:rPr>
                <w:lang w:eastAsia="fr-FR"/>
              </w:rPr>
              <w:t>activité est accomplie, le traitement passe à un autre état d'activité. Les transitions sont utilisées pour marquer ce passage.</w:t>
            </w:r>
          </w:p>
        </w:tc>
        <w:tc>
          <w:tcPr>
            <w:tcW w:w="2830" w:type="dxa"/>
          </w:tcPr>
          <w:p w14:paraId="5CBC2774"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3942821B"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A00D1A">
              <w:rPr>
                <w:noProof/>
                <w:lang w:val="fr" w:eastAsia="fr-FR"/>
              </w:rPr>
              <w:drawing>
                <wp:inline distT="0" distB="0" distL="0" distR="0" wp14:anchorId="33C67052" wp14:editId="5ECFCBE9">
                  <wp:extent cx="1730240" cy="479833"/>
                  <wp:effectExtent l="0" t="0" r="0" b="0"/>
                  <wp:docPr id="494907658"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74">
                            <a:extLst>
                              <a:ext uri="{28A0092B-C50C-407E-A947-70E740481C1C}">
                                <a14:useLocalDpi xmlns:a14="http://schemas.microsoft.com/office/drawing/2010/main" val="0"/>
                              </a:ext>
                            </a:extLst>
                          </a:blip>
                          <a:srcRect l="9246" t="48034" r="35323" b="12015"/>
                          <a:stretch>
                            <a:fillRect/>
                          </a:stretch>
                        </pic:blipFill>
                        <pic:spPr bwMode="auto">
                          <a:xfrm>
                            <a:off x="0" y="0"/>
                            <a:ext cx="1752381" cy="4859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308C902D" w14:textId="77777777" w:rsidTr="00962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47EBAB" w14:textId="77777777" w:rsidR="00496293" w:rsidRDefault="00496293" w:rsidP="005407D7">
            <w:pPr>
              <w:rPr>
                <w:lang w:val="fr" w:eastAsia="fr-FR"/>
              </w:rPr>
            </w:pPr>
            <w:r>
              <w:rPr>
                <w:lang w:val="fr" w:eastAsia="fr-FR"/>
              </w:rPr>
              <w:t>Couloir</w:t>
            </w:r>
          </w:p>
        </w:tc>
        <w:tc>
          <w:tcPr>
            <w:tcW w:w="3402" w:type="dxa"/>
          </w:tcPr>
          <w:p w14:paraId="6228BC56"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proofErr w:type="spellStart"/>
            <w:r>
              <w:rPr>
                <w:lang w:val="fr" w:eastAsia="fr-FR"/>
              </w:rPr>
              <w:t>I</w:t>
            </w:r>
            <w:r w:rsidRPr="0082376A">
              <w:rPr>
                <w:lang w:eastAsia="fr-FR"/>
              </w:rPr>
              <w:t>l</w:t>
            </w:r>
            <w:proofErr w:type="spellEnd"/>
            <w:r w:rsidRPr="0082376A">
              <w:rPr>
                <w:lang w:eastAsia="fr-FR"/>
              </w:rPr>
              <w:t xml:space="preserve"> s'agit d'une zone rectangulaire qui regroupe des activités liées à un même processus, une même fonctionnalité ou un même acteur.</w:t>
            </w:r>
          </w:p>
        </w:tc>
        <w:tc>
          <w:tcPr>
            <w:tcW w:w="2830" w:type="dxa"/>
          </w:tcPr>
          <w:p w14:paraId="4FCE1871"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500541">
              <w:rPr>
                <w:noProof/>
                <w:lang w:val="fr" w:eastAsia="fr-FR"/>
              </w:rPr>
              <w:drawing>
                <wp:inline distT="0" distB="0" distL="0" distR="0" wp14:anchorId="64CE867B" wp14:editId="7A41EEA4">
                  <wp:extent cx="803081" cy="1444325"/>
                  <wp:effectExtent l="0" t="0" r="0" b="3810"/>
                  <wp:docPr id="1300940767"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75">
                            <a:extLst>
                              <a:ext uri="{28A0092B-C50C-407E-A947-70E740481C1C}">
                                <a14:useLocalDpi xmlns:a14="http://schemas.microsoft.com/office/drawing/2010/main" val="0"/>
                              </a:ext>
                            </a:extLst>
                          </a:blip>
                          <a:srcRect r="31321" b="33216"/>
                          <a:stretch>
                            <a:fillRect/>
                          </a:stretch>
                        </pic:blipFill>
                        <pic:spPr bwMode="auto">
                          <a:xfrm>
                            <a:off x="0" y="0"/>
                            <a:ext cx="863526" cy="15530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77BAF3EC" w14:textId="77777777" w:rsidTr="00962112">
        <w:tc>
          <w:tcPr>
            <w:cnfStyle w:val="001000000000" w:firstRow="0" w:lastRow="0" w:firstColumn="1" w:lastColumn="0" w:oddVBand="0" w:evenVBand="0" w:oddHBand="0" w:evenHBand="0" w:firstRowFirstColumn="0" w:firstRowLastColumn="0" w:lastRowFirstColumn="0" w:lastRowLastColumn="0"/>
            <w:tcW w:w="2830" w:type="dxa"/>
          </w:tcPr>
          <w:p w14:paraId="1B83E21F" w14:textId="77777777" w:rsidR="00496293" w:rsidRDefault="00496293" w:rsidP="005407D7">
            <w:pPr>
              <w:rPr>
                <w:lang w:val="fr" w:eastAsia="fr-FR"/>
              </w:rPr>
            </w:pPr>
            <w:r>
              <w:rPr>
                <w:rFonts w:cs="Times New Roman"/>
                <w:lang w:val="fr" w:eastAsia="fr-FR"/>
              </w:rPr>
              <w:t>É</w:t>
            </w:r>
            <w:r>
              <w:rPr>
                <w:lang w:val="fr" w:eastAsia="fr-FR"/>
              </w:rPr>
              <w:t>tat initial</w:t>
            </w:r>
          </w:p>
        </w:tc>
        <w:tc>
          <w:tcPr>
            <w:tcW w:w="3402" w:type="dxa"/>
          </w:tcPr>
          <w:p w14:paraId="2D867596"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L</w:t>
            </w:r>
            <w:r w:rsidRPr="000C13A6">
              <w:rPr>
                <w:lang w:eastAsia="fr-FR"/>
              </w:rPr>
              <w:t>’état initial marque le point d'entrée</w:t>
            </w:r>
            <w:r>
              <w:rPr>
                <w:lang w:eastAsia="fr-FR"/>
              </w:rPr>
              <w:t xml:space="preserve"> de</w:t>
            </w:r>
            <w:r w:rsidRPr="000C13A6">
              <w:rPr>
                <w:lang w:eastAsia="fr-FR"/>
              </w:rPr>
              <w:t xml:space="preserve"> la première activité. </w:t>
            </w:r>
            <w:r w:rsidRPr="000C13A6">
              <w:rPr>
                <w:lang w:eastAsia="fr-FR"/>
              </w:rPr>
              <w:lastRenderedPageBreak/>
              <w:t>Il est représenté, comme dans le diagramme d'état, par un cercle plein. Il ne peut y avoir qu'un seul état initial sur un diagramme.</w:t>
            </w:r>
          </w:p>
        </w:tc>
        <w:tc>
          <w:tcPr>
            <w:tcW w:w="2830" w:type="dxa"/>
          </w:tcPr>
          <w:p w14:paraId="1A59C96C"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489FF6C5" w14:textId="77777777" w:rsidR="00EC2288" w:rsidRPr="00EC2288" w:rsidRDefault="00EC2288" w:rsidP="005407D7">
            <w:pPr>
              <w:jc w:val="center"/>
              <w:cnfStyle w:val="000000000000" w:firstRow="0" w:lastRow="0" w:firstColumn="0" w:lastColumn="0" w:oddVBand="0" w:evenVBand="0" w:oddHBand="0" w:evenHBand="0" w:firstRowFirstColumn="0" w:firstRowLastColumn="0" w:lastRowFirstColumn="0" w:lastRowLastColumn="0"/>
              <w:rPr>
                <w:sz w:val="10"/>
                <w:szCs w:val="8"/>
                <w:lang w:val="fr" w:eastAsia="fr-FR"/>
              </w:rPr>
            </w:pPr>
          </w:p>
          <w:p w14:paraId="0190E41E"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2E8C0900"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9F3D19">
              <w:rPr>
                <w:noProof/>
                <w:lang w:val="fr" w:eastAsia="fr-FR"/>
              </w:rPr>
              <w:drawing>
                <wp:inline distT="0" distB="0" distL="0" distR="0" wp14:anchorId="3390E0DC" wp14:editId="42864B74">
                  <wp:extent cx="518485" cy="508884"/>
                  <wp:effectExtent l="0" t="0" r="0" b="5715"/>
                  <wp:docPr id="1845164120"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76">
                            <a:extLst>
                              <a:ext uri="{28A0092B-C50C-407E-A947-70E740481C1C}">
                                <a14:useLocalDpi xmlns:a14="http://schemas.microsoft.com/office/drawing/2010/main" val="0"/>
                              </a:ext>
                            </a:extLst>
                          </a:blip>
                          <a:srcRect r="37565" b="44459"/>
                          <a:stretch>
                            <a:fillRect/>
                          </a:stretch>
                        </pic:blipFill>
                        <pic:spPr bwMode="auto">
                          <a:xfrm>
                            <a:off x="0" y="0"/>
                            <a:ext cx="529013" cy="519217"/>
                          </a:xfrm>
                          <a:prstGeom prst="rect">
                            <a:avLst/>
                          </a:prstGeom>
                          <a:noFill/>
                          <a:ln>
                            <a:noFill/>
                          </a:ln>
                          <a:extLst>
                            <a:ext uri="{53640926-AAD7-44D8-BBD7-CCE9431645EC}">
                              <a14:shadowObscured xmlns:a14="http://schemas.microsoft.com/office/drawing/2010/main"/>
                            </a:ext>
                          </a:extLst>
                        </pic:spPr>
                      </pic:pic>
                    </a:graphicData>
                  </a:graphic>
                </wp:inline>
              </w:drawing>
            </w:r>
          </w:p>
          <w:p w14:paraId="4D41FE05"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tc>
      </w:tr>
      <w:tr w:rsidR="00496293" w14:paraId="7D345C06" w14:textId="77777777" w:rsidTr="00962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2C8EAF" w14:textId="77777777" w:rsidR="00496293" w:rsidRDefault="00496293" w:rsidP="005407D7">
            <w:pPr>
              <w:rPr>
                <w:lang w:val="fr" w:eastAsia="fr-FR"/>
              </w:rPr>
            </w:pPr>
            <w:r>
              <w:rPr>
                <w:rFonts w:cs="Times New Roman"/>
                <w:lang w:val="fr" w:eastAsia="fr-FR"/>
              </w:rPr>
              <w:lastRenderedPageBreak/>
              <w:t>É</w:t>
            </w:r>
            <w:r>
              <w:rPr>
                <w:lang w:val="fr" w:eastAsia="fr-FR"/>
              </w:rPr>
              <w:t>tat final</w:t>
            </w:r>
          </w:p>
        </w:tc>
        <w:tc>
          <w:tcPr>
            <w:tcW w:w="3402" w:type="dxa"/>
          </w:tcPr>
          <w:p w14:paraId="7A6AA36A" w14:textId="3512F836"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L</w:t>
            </w:r>
            <w:r w:rsidRPr="000C13A6">
              <w:rPr>
                <w:lang w:eastAsia="fr-FR"/>
              </w:rPr>
              <w:t>'état final marque la fin du déroulement des opérations modélisées. I</w:t>
            </w:r>
            <w:r w:rsidR="00074458">
              <w:rPr>
                <w:lang w:eastAsia="fr-FR"/>
              </w:rPr>
              <w:t>l est</w:t>
            </w:r>
            <w:r w:rsidRPr="000C13A6">
              <w:rPr>
                <w:lang w:eastAsia="fr-FR"/>
              </w:rPr>
              <w:t xml:space="preserve"> représenté par un cercle plein entouré d'un autre cercle.</w:t>
            </w:r>
          </w:p>
        </w:tc>
        <w:tc>
          <w:tcPr>
            <w:tcW w:w="2830" w:type="dxa"/>
          </w:tcPr>
          <w:p w14:paraId="680C2386"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22BFF4C9" w14:textId="77777777" w:rsidR="00EC2288" w:rsidRPr="00EC2288" w:rsidRDefault="00EC2288" w:rsidP="005407D7">
            <w:pPr>
              <w:jc w:val="center"/>
              <w:cnfStyle w:val="000000100000" w:firstRow="0" w:lastRow="0" w:firstColumn="0" w:lastColumn="0" w:oddVBand="0" w:evenVBand="0" w:oddHBand="1" w:evenHBand="0" w:firstRowFirstColumn="0" w:firstRowLastColumn="0" w:lastRowFirstColumn="0" w:lastRowLastColumn="0"/>
              <w:rPr>
                <w:sz w:val="10"/>
                <w:szCs w:val="8"/>
                <w:lang w:val="fr" w:eastAsia="fr-FR"/>
              </w:rPr>
            </w:pPr>
          </w:p>
          <w:p w14:paraId="181BCA80" w14:textId="7FB95D22" w:rsidR="00496293" w:rsidRDefault="00EC2288" w:rsidP="00EC2288">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EC2288">
              <w:rPr>
                <w:noProof/>
                <w:lang w:val="fr" w:eastAsia="fr-FR"/>
              </w:rPr>
              <w:drawing>
                <wp:inline distT="0" distB="0" distL="0" distR="0" wp14:anchorId="5D1C45D5" wp14:editId="447CDAB6">
                  <wp:extent cx="558107" cy="524786"/>
                  <wp:effectExtent l="0" t="0" r="0" b="8890"/>
                  <wp:docPr id="59089901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7">
                            <a:extLst>
                              <a:ext uri="{28A0092B-C50C-407E-A947-70E740481C1C}">
                                <a14:useLocalDpi xmlns:a14="http://schemas.microsoft.com/office/drawing/2010/main" val="0"/>
                              </a:ext>
                            </a:extLst>
                          </a:blip>
                          <a:srcRect r="30779" b="39394"/>
                          <a:stretch>
                            <a:fillRect/>
                          </a:stretch>
                        </pic:blipFill>
                        <pic:spPr bwMode="auto">
                          <a:xfrm>
                            <a:off x="0" y="0"/>
                            <a:ext cx="572898" cy="5386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41B3747B" w14:textId="77777777" w:rsidTr="00962112">
        <w:tc>
          <w:tcPr>
            <w:cnfStyle w:val="001000000000" w:firstRow="0" w:lastRow="0" w:firstColumn="1" w:lastColumn="0" w:oddVBand="0" w:evenVBand="0" w:oddHBand="0" w:evenHBand="0" w:firstRowFirstColumn="0" w:firstRowLastColumn="0" w:lastRowFirstColumn="0" w:lastRowLastColumn="0"/>
            <w:tcW w:w="2830" w:type="dxa"/>
          </w:tcPr>
          <w:p w14:paraId="5CBB55FA" w14:textId="77777777" w:rsidR="00496293" w:rsidRDefault="00496293" w:rsidP="005407D7">
            <w:pPr>
              <w:rPr>
                <w:lang w:val="fr" w:eastAsia="fr-FR"/>
              </w:rPr>
            </w:pPr>
            <w:r>
              <w:rPr>
                <w:lang w:val="fr" w:eastAsia="fr-FR"/>
              </w:rPr>
              <w:t>Barre de synchronisation</w:t>
            </w:r>
          </w:p>
        </w:tc>
        <w:tc>
          <w:tcPr>
            <w:tcW w:w="3402" w:type="dxa"/>
          </w:tcPr>
          <w:p w14:paraId="19DE4525" w14:textId="77777777" w:rsidR="00496293" w:rsidRDefault="00496293" w:rsidP="005407D7">
            <w:pPr>
              <w:cnfStyle w:val="000000000000" w:firstRow="0" w:lastRow="0" w:firstColumn="0" w:lastColumn="0" w:oddVBand="0" w:evenVBand="0" w:oddHBand="0" w:evenHBand="0" w:firstRowFirstColumn="0" w:firstRowLastColumn="0" w:lastRowFirstColumn="0" w:lastRowLastColumn="0"/>
              <w:rPr>
                <w:lang w:val="fr" w:eastAsia="fr-FR"/>
              </w:rPr>
            </w:pPr>
            <w:r w:rsidRPr="00B37A9A">
              <w:rPr>
                <w:lang w:eastAsia="fr-FR"/>
              </w:rPr>
              <w:t>Pour dédoubler le traitement "Fork", ou le reprendre quand des activités multiples ont été accomplies ("join"), des barres de synchronisation sont utilisées. Celles-ci sont modélisées par des rectangles pleins, avec des transitions multiples entrantes ou sortantes.</w:t>
            </w:r>
          </w:p>
        </w:tc>
        <w:tc>
          <w:tcPr>
            <w:tcW w:w="2830" w:type="dxa"/>
          </w:tcPr>
          <w:p w14:paraId="7F0F5070"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098DDB24"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221CB0B3" w14:textId="77777777" w:rsidR="00496293" w:rsidRDefault="00496293" w:rsidP="005407D7">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A95929">
              <w:rPr>
                <w:noProof/>
                <w:lang w:val="fr" w:eastAsia="fr-FR"/>
              </w:rPr>
              <w:drawing>
                <wp:inline distT="0" distB="0" distL="0" distR="0" wp14:anchorId="297CA589" wp14:editId="2DE73F81">
                  <wp:extent cx="1686260" cy="796705"/>
                  <wp:effectExtent l="0" t="0" r="0" b="0"/>
                  <wp:docPr id="20045936"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78">
                            <a:extLst>
                              <a:ext uri="{28A0092B-C50C-407E-A947-70E740481C1C}">
                                <a14:useLocalDpi xmlns:a14="http://schemas.microsoft.com/office/drawing/2010/main" val="0"/>
                              </a:ext>
                            </a:extLst>
                          </a:blip>
                          <a:srcRect t="-1" r="39015" b="54936"/>
                          <a:stretch>
                            <a:fillRect/>
                          </a:stretch>
                        </pic:blipFill>
                        <pic:spPr bwMode="auto">
                          <a:xfrm>
                            <a:off x="0" y="0"/>
                            <a:ext cx="1719026" cy="8121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293" w14:paraId="6E2F3E0D" w14:textId="77777777" w:rsidTr="00962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C886808" w14:textId="77777777" w:rsidR="00496293" w:rsidRDefault="00496293" w:rsidP="005407D7">
            <w:pPr>
              <w:rPr>
                <w:lang w:val="fr" w:eastAsia="fr-FR"/>
              </w:rPr>
            </w:pPr>
            <w:r>
              <w:rPr>
                <w:lang w:val="fr" w:eastAsia="fr-FR"/>
              </w:rPr>
              <w:t>Décision</w:t>
            </w:r>
          </w:p>
        </w:tc>
        <w:tc>
          <w:tcPr>
            <w:tcW w:w="3402" w:type="dxa"/>
          </w:tcPr>
          <w:p w14:paraId="380BAA1D" w14:textId="77777777" w:rsidR="00496293" w:rsidRDefault="00496293" w:rsidP="005407D7">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U</w:t>
            </w:r>
            <w:r w:rsidRPr="00B37A9A">
              <w:rPr>
                <w:lang w:eastAsia="fr-FR"/>
              </w:rPr>
              <w:t>ne décision est le résultat final d’une ou plusieurs activités</w:t>
            </w:r>
          </w:p>
        </w:tc>
        <w:tc>
          <w:tcPr>
            <w:tcW w:w="2830" w:type="dxa"/>
          </w:tcPr>
          <w:p w14:paraId="3289DEA5" w14:textId="77777777" w:rsidR="00496293" w:rsidRDefault="00496293" w:rsidP="005407D7">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C10867">
              <w:rPr>
                <w:noProof/>
                <w:lang w:val="fr" w:eastAsia="fr-FR"/>
              </w:rPr>
              <w:drawing>
                <wp:inline distT="0" distB="0" distL="0" distR="0" wp14:anchorId="1B7BFD53" wp14:editId="7EB21B3C">
                  <wp:extent cx="975920" cy="613434"/>
                  <wp:effectExtent l="0" t="0" r="0" b="0"/>
                  <wp:docPr id="1889379322"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9">
                            <a:extLst>
                              <a:ext uri="{28A0092B-C50C-407E-A947-70E740481C1C}">
                                <a14:useLocalDpi xmlns:a14="http://schemas.microsoft.com/office/drawing/2010/main" val="0"/>
                              </a:ext>
                            </a:extLst>
                          </a:blip>
                          <a:srcRect r="27836" b="24144"/>
                          <a:stretch>
                            <a:fillRect/>
                          </a:stretch>
                        </pic:blipFill>
                        <pic:spPr bwMode="auto">
                          <a:xfrm>
                            <a:off x="0" y="0"/>
                            <a:ext cx="983427" cy="6181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6C57F5" w14:textId="77777777" w:rsidR="00496293" w:rsidRDefault="00496293" w:rsidP="00496293">
      <w:pPr>
        <w:rPr>
          <w:lang w:val="fr" w:eastAsia="fr-FR"/>
        </w:rPr>
      </w:pPr>
    </w:p>
    <w:p w14:paraId="487726BF" w14:textId="77777777" w:rsidR="00496293" w:rsidRDefault="00496293" w:rsidP="00496293">
      <w:pPr>
        <w:rPr>
          <w:lang w:val="fr" w:eastAsia="fr-FR"/>
        </w:rPr>
      </w:pPr>
    </w:p>
    <w:p w14:paraId="1E1657F0" w14:textId="77777777" w:rsidR="00496293" w:rsidRDefault="00496293" w:rsidP="00496293">
      <w:pPr>
        <w:rPr>
          <w:lang w:val="fr" w:eastAsia="fr-FR"/>
        </w:rPr>
      </w:pPr>
    </w:p>
    <w:p w14:paraId="5A3850E7" w14:textId="77777777" w:rsidR="00496293" w:rsidRDefault="00496293" w:rsidP="00CC6398">
      <w:pPr>
        <w:pStyle w:val="Titre5"/>
      </w:pPr>
      <w:bookmarkStart w:id="269" w:name="_Toc240908191"/>
      <w:r>
        <w:lastRenderedPageBreak/>
        <w:t>Exemple de diagramme d’activité</w:t>
      </w:r>
      <w:bookmarkEnd w:id="269"/>
    </w:p>
    <w:p w14:paraId="441630BA" w14:textId="77777777" w:rsidR="004E0829" w:rsidRDefault="00496293" w:rsidP="004E0829">
      <w:pPr>
        <w:keepNext/>
        <w:jc w:val="center"/>
      </w:pPr>
      <w:r w:rsidRPr="00AB683D">
        <w:rPr>
          <w:noProof/>
          <w:lang w:val="fr" w:eastAsia="fr-FR"/>
        </w:rPr>
        <w:drawing>
          <wp:inline distT="0" distB="0" distL="0" distR="0" wp14:anchorId="11CBD4F2" wp14:editId="53B4FD0A">
            <wp:extent cx="4481465" cy="7557379"/>
            <wp:effectExtent l="0" t="0" r="0" b="0"/>
            <wp:docPr id="681504563"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80">
                      <a:extLst>
                        <a:ext uri="{28A0092B-C50C-407E-A947-70E740481C1C}">
                          <a14:useLocalDpi xmlns:a14="http://schemas.microsoft.com/office/drawing/2010/main" val="0"/>
                        </a:ext>
                      </a:extLst>
                    </a:blip>
                    <a:srcRect r="32516" b="32549"/>
                    <a:stretch>
                      <a:fillRect/>
                    </a:stretch>
                  </pic:blipFill>
                  <pic:spPr bwMode="auto">
                    <a:xfrm>
                      <a:off x="0" y="0"/>
                      <a:ext cx="4501398" cy="7590994"/>
                    </a:xfrm>
                    <a:prstGeom prst="rect">
                      <a:avLst/>
                    </a:prstGeom>
                    <a:noFill/>
                    <a:ln>
                      <a:noFill/>
                    </a:ln>
                    <a:extLst>
                      <a:ext uri="{53640926-AAD7-44D8-BBD7-CCE9431645EC}">
                        <a14:shadowObscured xmlns:a14="http://schemas.microsoft.com/office/drawing/2010/main"/>
                      </a:ext>
                    </a:extLst>
                  </pic:spPr>
                </pic:pic>
              </a:graphicData>
            </a:graphic>
          </wp:inline>
        </w:drawing>
      </w:r>
    </w:p>
    <w:p w14:paraId="48CAC5D6" w14:textId="79D50E8F" w:rsidR="00496293" w:rsidRPr="00350746" w:rsidRDefault="004E0829" w:rsidP="004E0829">
      <w:pPr>
        <w:pStyle w:val="Lgende"/>
        <w:rPr>
          <w:rStyle w:val="Accentuation"/>
          <w:i/>
          <w:iCs/>
        </w:rPr>
      </w:pPr>
      <w:bookmarkStart w:id="270" w:name="_Toc240908035"/>
      <w:r w:rsidRPr="00350746">
        <w:rPr>
          <w:rStyle w:val="Accentuation"/>
          <w:i/>
          <w:iCs/>
        </w:rPr>
        <w:t xml:space="preserve">Figure </w:t>
      </w:r>
      <w:r w:rsidR="00547AD5" w:rsidRPr="00350746">
        <w:rPr>
          <w:rStyle w:val="Accentuation"/>
          <w:i/>
          <w:iCs/>
        </w:rPr>
        <w:fldChar w:fldCharType="begin"/>
      </w:r>
      <w:r w:rsidR="00547AD5" w:rsidRPr="00350746">
        <w:rPr>
          <w:rStyle w:val="Accentuation"/>
          <w:i/>
          <w:iCs/>
        </w:rPr>
        <w:instrText xml:space="preserve"> SEQ Figure \* ARABIC </w:instrText>
      </w:r>
      <w:r w:rsidR="00547AD5" w:rsidRPr="00350746">
        <w:rPr>
          <w:rStyle w:val="Accentuation"/>
          <w:i/>
          <w:iCs/>
        </w:rPr>
        <w:fldChar w:fldCharType="separate"/>
      </w:r>
      <w:r w:rsidR="0088132C">
        <w:rPr>
          <w:rStyle w:val="Accentuation"/>
          <w:i/>
          <w:iCs/>
          <w:noProof/>
        </w:rPr>
        <w:t>20</w:t>
      </w:r>
      <w:r w:rsidR="00547AD5" w:rsidRPr="00350746">
        <w:rPr>
          <w:rStyle w:val="Accentuation"/>
          <w:i/>
          <w:iCs/>
        </w:rPr>
        <w:fldChar w:fldCharType="end"/>
      </w:r>
      <w:r w:rsidRPr="00350746">
        <w:rPr>
          <w:rStyle w:val="Accentuation"/>
          <w:i/>
          <w:iCs/>
        </w:rPr>
        <w:t xml:space="preserve"> : Exemple de diagramme d’activités</w:t>
      </w:r>
      <w:bookmarkEnd w:id="270"/>
    </w:p>
    <w:p w14:paraId="26147F5B" w14:textId="3D2E37B3" w:rsidR="00496293" w:rsidRDefault="00496293" w:rsidP="00CC6398">
      <w:pPr>
        <w:pStyle w:val="Titre5"/>
      </w:pPr>
      <w:bookmarkStart w:id="271" w:name="_Toc240908192"/>
      <w:r>
        <w:lastRenderedPageBreak/>
        <w:t>Quelques diagrammes d</w:t>
      </w:r>
      <w:r w:rsidR="00DC2F43">
        <w:t>’activité</w:t>
      </w:r>
      <w:r>
        <w:t xml:space="preserve"> de notre projet</w:t>
      </w:r>
      <w:bookmarkEnd w:id="271"/>
    </w:p>
    <w:p w14:paraId="7B668D03" w14:textId="46EE6ACE" w:rsidR="00496293" w:rsidRPr="00834721" w:rsidRDefault="00496293">
      <w:pPr>
        <w:pStyle w:val="Titre6"/>
        <w:numPr>
          <w:ilvl w:val="0"/>
          <w:numId w:val="46"/>
        </w:numPr>
        <w:rPr>
          <w:lang w:val="fr" w:eastAsia="fr-FR"/>
        </w:rPr>
      </w:pPr>
      <w:r w:rsidRPr="00834721">
        <w:rPr>
          <w:lang w:val="fr" w:eastAsia="fr-FR"/>
        </w:rPr>
        <w:t>Diagramme d</w:t>
      </w:r>
      <w:r w:rsidR="00D52FAC">
        <w:rPr>
          <w:lang w:val="fr" w:eastAsia="fr-FR"/>
        </w:rPr>
        <w:t>’activité</w:t>
      </w:r>
      <w:r w:rsidRPr="00834721">
        <w:rPr>
          <w:lang w:val="fr" w:eastAsia="fr-FR"/>
        </w:rPr>
        <w:t xml:space="preserve"> du cas « S’authentifier »</w:t>
      </w:r>
    </w:p>
    <w:p w14:paraId="67D7F4A6" w14:textId="4C02D811" w:rsidR="004E0829" w:rsidRDefault="006E63DD" w:rsidP="004E0829">
      <w:pPr>
        <w:keepNext/>
        <w:jc w:val="center"/>
      </w:pPr>
      <w:r w:rsidRPr="006E63DD">
        <w:rPr>
          <w:noProof/>
        </w:rPr>
        <w:drawing>
          <wp:inline distT="0" distB="0" distL="0" distR="0" wp14:anchorId="40EC2313" wp14:editId="2D42AF4E">
            <wp:extent cx="7442937" cy="4777728"/>
            <wp:effectExtent l="0" t="635" r="5080" b="5080"/>
            <wp:docPr id="1237678823"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1">
                      <a:extLst>
                        <a:ext uri="{28A0092B-C50C-407E-A947-70E740481C1C}">
                          <a14:useLocalDpi xmlns:a14="http://schemas.microsoft.com/office/drawing/2010/main" val="0"/>
                        </a:ext>
                      </a:extLst>
                    </a:blip>
                    <a:srcRect r="33201" b="33322"/>
                    <a:stretch>
                      <a:fillRect/>
                    </a:stretch>
                  </pic:blipFill>
                  <pic:spPr bwMode="auto">
                    <a:xfrm rot="5400000">
                      <a:off x="0" y="0"/>
                      <a:ext cx="7468487" cy="4794129"/>
                    </a:xfrm>
                    <a:prstGeom prst="rect">
                      <a:avLst/>
                    </a:prstGeom>
                    <a:noFill/>
                    <a:ln>
                      <a:noFill/>
                    </a:ln>
                    <a:extLst>
                      <a:ext uri="{53640926-AAD7-44D8-BBD7-CCE9431645EC}">
                        <a14:shadowObscured xmlns:a14="http://schemas.microsoft.com/office/drawing/2010/main"/>
                      </a:ext>
                    </a:extLst>
                  </pic:spPr>
                </pic:pic>
              </a:graphicData>
            </a:graphic>
          </wp:inline>
        </w:drawing>
      </w:r>
    </w:p>
    <w:p w14:paraId="1AD59755" w14:textId="08A71A0C" w:rsidR="004E0829" w:rsidRPr="00350746" w:rsidRDefault="004E0829" w:rsidP="00C37C1E">
      <w:pPr>
        <w:pStyle w:val="Lgende"/>
        <w:rPr>
          <w:rStyle w:val="Accentuation"/>
          <w:i/>
          <w:iCs/>
        </w:rPr>
      </w:pPr>
      <w:bookmarkStart w:id="272" w:name="_Toc240908036"/>
      <w:r w:rsidRPr="00350746">
        <w:rPr>
          <w:rStyle w:val="Accentuation"/>
          <w:i/>
          <w:iCs/>
        </w:rPr>
        <w:t xml:space="preserve">Figure </w:t>
      </w:r>
      <w:r w:rsidR="00547AD5" w:rsidRPr="00350746">
        <w:rPr>
          <w:rStyle w:val="Accentuation"/>
          <w:i/>
          <w:iCs/>
        </w:rPr>
        <w:fldChar w:fldCharType="begin"/>
      </w:r>
      <w:r w:rsidR="00547AD5" w:rsidRPr="00350746">
        <w:rPr>
          <w:rStyle w:val="Accentuation"/>
          <w:i/>
          <w:iCs/>
        </w:rPr>
        <w:instrText xml:space="preserve"> SEQ Figure \* ARABIC </w:instrText>
      </w:r>
      <w:r w:rsidR="00547AD5" w:rsidRPr="00350746">
        <w:rPr>
          <w:rStyle w:val="Accentuation"/>
          <w:i/>
          <w:iCs/>
        </w:rPr>
        <w:fldChar w:fldCharType="separate"/>
      </w:r>
      <w:r w:rsidR="0088132C">
        <w:rPr>
          <w:rStyle w:val="Accentuation"/>
          <w:i/>
          <w:iCs/>
          <w:noProof/>
        </w:rPr>
        <w:t>21</w:t>
      </w:r>
      <w:r w:rsidR="00547AD5" w:rsidRPr="00350746">
        <w:rPr>
          <w:rStyle w:val="Accentuation"/>
          <w:i/>
          <w:iCs/>
        </w:rPr>
        <w:fldChar w:fldCharType="end"/>
      </w:r>
      <w:r w:rsidRPr="00350746">
        <w:rPr>
          <w:rStyle w:val="Accentuation"/>
          <w:i/>
          <w:iCs/>
        </w:rPr>
        <w:t xml:space="preserve"> : Diagramme d’activité du cas "S’authentifier"</w:t>
      </w:r>
      <w:bookmarkEnd w:id="272"/>
    </w:p>
    <w:p w14:paraId="3F92D7BD" w14:textId="66130F18" w:rsidR="00496293" w:rsidRPr="00084FCE" w:rsidRDefault="00496293">
      <w:pPr>
        <w:pStyle w:val="Titre6"/>
        <w:numPr>
          <w:ilvl w:val="0"/>
          <w:numId w:val="46"/>
        </w:numPr>
        <w:rPr>
          <w:lang w:val="fr" w:eastAsia="fr-FR"/>
        </w:rPr>
      </w:pPr>
      <w:r w:rsidRPr="00084FCE">
        <w:rPr>
          <w:lang w:val="fr" w:eastAsia="fr-FR"/>
        </w:rPr>
        <w:lastRenderedPageBreak/>
        <w:t>Diagramme d</w:t>
      </w:r>
      <w:r w:rsidR="00D52FAC">
        <w:rPr>
          <w:lang w:val="fr" w:eastAsia="fr-FR"/>
        </w:rPr>
        <w:t>’activité</w:t>
      </w:r>
      <w:r w:rsidRPr="00084FCE">
        <w:rPr>
          <w:lang w:val="fr" w:eastAsia="fr-FR"/>
        </w:rPr>
        <w:t xml:space="preserve"> du cas « Ajou</w:t>
      </w:r>
      <w:r w:rsidR="00DD0188">
        <w:rPr>
          <w:lang w:val="fr" w:eastAsia="fr-FR"/>
        </w:rPr>
        <w:t>ter exploitation</w:t>
      </w:r>
      <w:r w:rsidRPr="00084FCE">
        <w:rPr>
          <w:lang w:val="fr" w:eastAsia="fr-FR"/>
        </w:rPr>
        <w:t> »</w:t>
      </w:r>
    </w:p>
    <w:p w14:paraId="2DF07D38" w14:textId="77777777" w:rsidR="003D3489" w:rsidRDefault="003D3489" w:rsidP="003D3489">
      <w:pPr>
        <w:pStyle w:val="Lgende"/>
        <w:keepNext/>
        <w:tabs>
          <w:tab w:val="left" w:pos="567"/>
        </w:tabs>
        <w:ind w:left="284"/>
      </w:pPr>
      <w:r w:rsidRPr="003D3489">
        <w:rPr>
          <w:b/>
          <w:i w:val="0"/>
          <w:iCs w:val="0"/>
          <w:noProof/>
          <w:color w:val="4472C4" w:themeColor="accent1"/>
          <w:sz w:val="20"/>
          <w:lang w:val="fr" w:eastAsia="fr-FR"/>
        </w:rPr>
        <w:drawing>
          <wp:inline distT="0" distB="0" distL="0" distR="0" wp14:anchorId="345313FC" wp14:editId="24D8B01C">
            <wp:extent cx="7544826" cy="5058887"/>
            <wp:effectExtent l="4763" t="0" r="4127" b="4128"/>
            <wp:docPr id="114732085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2">
                      <a:extLst>
                        <a:ext uri="{28A0092B-C50C-407E-A947-70E740481C1C}">
                          <a14:useLocalDpi xmlns:a14="http://schemas.microsoft.com/office/drawing/2010/main" val="0"/>
                        </a:ext>
                      </a:extLst>
                    </a:blip>
                    <a:srcRect r="33091" b="33158"/>
                    <a:stretch>
                      <a:fillRect/>
                    </a:stretch>
                  </pic:blipFill>
                  <pic:spPr bwMode="auto">
                    <a:xfrm rot="5400000">
                      <a:off x="0" y="0"/>
                      <a:ext cx="7554423" cy="5065322"/>
                    </a:xfrm>
                    <a:prstGeom prst="rect">
                      <a:avLst/>
                    </a:prstGeom>
                    <a:noFill/>
                    <a:ln>
                      <a:noFill/>
                    </a:ln>
                    <a:extLst>
                      <a:ext uri="{53640926-AAD7-44D8-BBD7-CCE9431645EC}">
                        <a14:shadowObscured xmlns:a14="http://schemas.microsoft.com/office/drawing/2010/main"/>
                      </a:ext>
                    </a:extLst>
                  </pic:spPr>
                </pic:pic>
              </a:graphicData>
            </a:graphic>
          </wp:inline>
        </w:drawing>
      </w:r>
    </w:p>
    <w:p w14:paraId="1B119277" w14:textId="73CC8A08" w:rsidR="00496293" w:rsidRPr="003D3489" w:rsidRDefault="003D3489" w:rsidP="003D3489">
      <w:pPr>
        <w:pStyle w:val="Lgende"/>
        <w:rPr>
          <w:rStyle w:val="Accentuation"/>
          <w:lang w:val="fr" w:eastAsia="fr-FR"/>
        </w:rPr>
      </w:pPr>
      <w:bookmarkStart w:id="273" w:name="_Toc240908037"/>
      <w:r w:rsidRPr="003D3489">
        <w:rPr>
          <w:rStyle w:val="Accentuation"/>
        </w:rPr>
        <w:t xml:space="preserve">Figure </w:t>
      </w:r>
      <w:r w:rsidRPr="003D3489">
        <w:rPr>
          <w:rStyle w:val="Accentuation"/>
        </w:rPr>
        <w:fldChar w:fldCharType="begin"/>
      </w:r>
      <w:r w:rsidRPr="003D3489">
        <w:rPr>
          <w:rStyle w:val="Accentuation"/>
        </w:rPr>
        <w:instrText xml:space="preserve"> SEQ Figure \* ARABIC </w:instrText>
      </w:r>
      <w:r w:rsidRPr="003D3489">
        <w:rPr>
          <w:rStyle w:val="Accentuation"/>
        </w:rPr>
        <w:fldChar w:fldCharType="separate"/>
      </w:r>
      <w:r w:rsidR="0088132C">
        <w:rPr>
          <w:rStyle w:val="Accentuation"/>
          <w:noProof/>
        </w:rPr>
        <w:t>22</w:t>
      </w:r>
      <w:r w:rsidRPr="003D3489">
        <w:rPr>
          <w:rStyle w:val="Accentuation"/>
        </w:rPr>
        <w:fldChar w:fldCharType="end"/>
      </w:r>
      <w:r w:rsidRPr="003D3489">
        <w:rPr>
          <w:rStyle w:val="Accentuation"/>
        </w:rPr>
        <w:t xml:space="preserve"> : Diagramme d’activité du cas "Ajouter Exploitation"</w:t>
      </w:r>
      <w:bookmarkEnd w:id="273"/>
    </w:p>
    <w:p w14:paraId="0C2CAF55" w14:textId="57D9DFA1" w:rsidR="00496293" w:rsidRPr="00487EAA" w:rsidRDefault="00496293">
      <w:pPr>
        <w:pStyle w:val="Titre6"/>
        <w:numPr>
          <w:ilvl w:val="0"/>
          <w:numId w:val="46"/>
        </w:numPr>
        <w:rPr>
          <w:lang w:val="fr" w:eastAsia="fr-FR"/>
        </w:rPr>
      </w:pPr>
      <w:r w:rsidRPr="00487EAA">
        <w:rPr>
          <w:lang w:val="fr" w:eastAsia="fr-FR"/>
        </w:rPr>
        <w:lastRenderedPageBreak/>
        <w:t>Diagramme d</w:t>
      </w:r>
      <w:r w:rsidR="00D52FAC">
        <w:rPr>
          <w:lang w:val="fr" w:eastAsia="fr-FR"/>
        </w:rPr>
        <w:t>’activité</w:t>
      </w:r>
      <w:r w:rsidRPr="00487EAA">
        <w:rPr>
          <w:lang w:val="fr" w:eastAsia="fr-FR"/>
        </w:rPr>
        <w:t xml:space="preserve"> du cas «</w:t>
      </w:r>
      <w:r w:rsidR="003C3D7A">
        <w:rPr>
          <w:lang w:val="fr" w:eastAsia="fr-FR"/>
        </w:rPr>
        <w:t xml:space="preserve"> Analyser sol</w:t>
      </w:r>
      <w:r w:rsidRPr="00487EAA">
        <w:rPr>
          <w:lang w:val="fr" w:eastAsia="fr-FR"/>
        </w:rPr>
        <w:t> »</w:t>
      </w:r>
    </w:p>
    <w:p w14:paraId="031E839E" w14:textId="17D25251" w:rsidR="00A66ACA" w:rsidRDefault="008427C1" w:rsidP="00A920EB">
      <w:pPr>
        <w:keepNext/>
        <w:ind w:left="-142"/>
        <w:jc w:val="center"/>
      </w:pPr>
      <w:r w:rsidRPr="008427C1">
        <w:rPr>
          <w:noProof/>
        </w:rPr>
        <w:drawing>
          <wp:inline distT="0" distB="0" distL="0" distR="0" wp14:anchorId="2BBDE489" wp14:editId="61E4ED9F">
            <wp:extent cx="7202989" cy="5657793"/>
            <wp:effectExtent l="0" t="8255" r="8890" b="8890"/>
            <wp:docPr id="1339796323"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3">
                      <a:extLst>
                        <a:ext uri="{28A0092B-C50C-407E-A947-70E740481C1C}">
                          <a14:useLocalDpi xmlns:a14="http://schemas.microsoft.com/office/drawing/2010/main" val="0"/>
                        </a:ext>
                      </a:extLst>
                    </a:blip>
                    <a:srcRect r="33201" b="33249"/>
                    <a:stretch>
                      <a:fillRect/>
                    </a:stretch>
                  </pic:blipFill>
                  <pic:spPr bwMode="auto">
                    <a:xfrm rot="5400000">
                      <a:off x="0" y="0"/>
                      <a:ext cx="7224059" cy="5674343"/>
                    </a:xfrm>
                    <a:prstGeom prst="rect">
                      <a:avLst/>
                    </a:prstGeom>
                    <a:noFill/>
                    <a:ln>
                      <a:noFill/>
                    </a:ln>
                    <a:extLst>
                      <a:ext uri="{53640926-AAD7-44D8-BBD7-CCE9431645EC}">
                        <a14:shadowObscured xmlns:a14="http://schemas.microsoft.com/office/drawing/2010/main"/>
                      </a:ext>
                    </a:extLst>
                  </pic:spPr>
                </pic:pic>
              </a:graphicData>
            </a:graphic>
          </wp:inline>
        </w:drawing>
      </w:r>
    </w:p>
    <w:p w14:paraId="294F0A06" w14:textId="07E914F9" w:rsidR="00496293" w:rsidRPr="003C3D7A" w:rsidRDefault="00A66ACA" w:rsidP="00A66ACA">
      <w:pPr>
        <w:pStyle w:val="Lgende"/>
        <w:rPr>
          <w:rStyle w:val="Accentuation"/>
          <w:i/>
          <w:iCs/>
        </w:rPr>
      </w:pPr>
      <w:bookmarkStart w:id="274" w:name="_Toc240908038"/>
      <w:r w:rsidRPr="003C3D7A">
        <w:rPr>
          <w:rStyle w:val="Accentuation"/>
          <w:i/>
          <w:iCs/>
        </w:rPr>
        <w:t xml:space="preserve">Figure </w:t>
      </w:r>
      <w:r w:rsidR="00547AD5" w:rsidRPr="003C3D7A">
        <w:rPr>
          <w:rStyle w:val="Accentuation"/>
          <w:i/>
          <w:iCs/>
        </w:rPr>
        <w:fldChar w:fldCharType="begin"/>
      </w:r>
      <w:r w:rsidR="00547AD5" w:rsidRPr="003C3D7A">
        <w:rPr>
          <w:rStyle w:val="Accentuation"/>
          <w:i/>
          <w:iCs/>
        </w:rPr>
        <w:instrText xml:space="preserve"> SEQ Figure \* ARABIC </w:instrText>
      </w:r>
      <w:r w:rsidR="00547AD5" w:rsidRPr="003C3D7A">
        <w:rPr>
          <w:rStyle w:val="Accentuation"/>
          <w:i/>
          <w:iCs/>
        </w:rPr>
        <w:fldChar w:fldCharType="separate"/>
      </w:r>
      <w:r w:rsidR="0088132C">
        <w:rPr>
          <w:rStyle w:val="Accentuation"/>
          <w:i/>
          <w:iCs/>
          <w:noProof/>
        </w:rPr>
        <w:t>23</w:t>
      </w:r>
      <w:r w:rsidR="00547AD5" w:rsidRPr="003C3D7A">
        <w:rPr>
          <w:rStyle w:val="Accentuation"/>
          <w:i/>
          <w:iCs/>
        </w:rPr>
        <w:fldChar w:fldCharType="end"/>
      </w:r>
      <w:r w:rsidRPr="003C3D7A">
        <w:rPr>
          <w:rStyle w:val="Accentuation"/>
          <w:i/>
          <w:iCs/>
        </w:rPr>
        <w:t xml:space="preserve"> : Diagramme d’activité du cas "</w:t>
      </w:r>
      <w:r w:rsidR="009857E7">
        <w:rPr>
          <w:rStyle w:val="Accentuation"/>
          <w:i/>
          <w:iCs/>
        </w:rPr>
        <w:t>Analyser sol</w:t>
      </w:r>
      <w:r w:rsidRPr="003C3D7A">
        <w:rPr>
          <w:rStyle w:val="Accentuation"/>
          <w:i/>
          <w:iCs/>
        </w:rPr>
        <w:t>"</w:t>
      </w:r>
      <w:bookmarkEnd w:id="274"/>
    </w:p>
    <w:p w14:paraId="38B82E98" w14:textId="77777777" w:rsidR="00496293" w:rsidRPr="00EA2956" w:rsidRDefault="00496293" w:rsidP="00496293">
      <w:pPr>
        <w:rPr>
          <w:lang w:val="fr" w:eastAsia="fr-FR"/>
        </w:rPr>
      </w:pPr>
    </w:p>
    <w:p w14:paraId="0CE0466D" w14:textId="7E0B04B0" w:rsidR="00496293" w:rsidRPr="00487EAA" w:rsidRDefault="00496293">
      <w:pPr>
        <w:pStyle w:val="Titre6"/>
        <w:numPr>
          <w:ilvl w:val="0"/>
          <w:numId w:val="46"/>
        </w:numPr>
        <w:rPr>
          <w:lang w:val="fr" w:eastAsia="fr-FR"/>
        </w:rPr>
      </w:pPr>
      <w:r w:rsidRPr="00487EAA">
        <w:rPr>
          <w:lang w:val="fr" w:eastAsia="fr-FR"/>
        </w:rPr>
        <w:lastRenderedPageBreak/>
        <w:t>Diagramme d</w:t>
      </w:r>
      <w:r w:rsidR="00D52FAC">
        <w:rPr>
          <w:lang w:val="fr" w:eastAsia="fr-FR"/>
        </w:rPr>
        <w:t>’activité</w:t>
      </w:r>
      <w:r w:rsidRPr="00487EAA">
        <w:rPr>
          <w:lang w:val="fr" w:eastAsia="fr-FR"/>
        </w:rPr>
        <w:t xml:space="preserve"> du cas « </w:t>
      </w:r>
      <w:r w:rsidR="003C3D7A">
        <w:rPr>
          <w:lang w:val="fr" w:eastAsia="fr-FR"/>
        </w:rPr>
        <w:t>Planifier culture</w:t>
      </w:r>
      <w:r w:rsidRPr="00487EAA">
        <w:rPr>
          <w:lang w:val="fr" w:eastAsia="fr-FR"/>
        </w:rPr>
        <w:t> »</w:t>
      </w:r>
    </w:p>
    <w:p w14:paraId="01EB6F99" w14:textId="2407A8BD" w:rsidR="003B171A" w:rsidRDefault="00050605" w:rsidP="00D920AA">
      <w:pPr>
        <w:keepNext/>
        <w:ind w:left="-709" w:right="-567"/>
        <w:jc w:val="center"/>
      </w:pPr>
      <w:r w:rsidRPr="00050605">
        <w:rPr>
          <w:noProof/>
        </w:rPr>
        <w:drawing>
          <wp:inline distT="0" distB="0" distL="0" distR="0" wp14:anchorId="1DA80860" wp14:editId="7BAF8D0B">
            <wp:extent cx="6786636" cy="6618927"/>
            <wp:effectExtent l="7620" t="0" r="3175" b="3175"/>
            <wp:docPr id="95579854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4">
                      <a:extLst>
                        <a:ext uri="{28A0092B-C50C-407E-A947-70E740481C1C}">
                          <a14:useLocalDpi xmlns:a14="http://schemas.microsoft.com/office/drawing/2010/main" val="0"/>
                        </a:ext>
                      </a:extLst>
                    </a:blip>
                    <a:srcRect r="33091" b="33032"/>
                    <a:stretch>
                      <a:fillRect/>
                    </a:stretch>
                  </pic:blipFill>
                  <pic:spPr bwMode="auto">
                    <a:xfrm rot="5400000">
                      <a:off x="0" y="0"/>
                      <a:ext cx="6791215" cy="6623393"/>
                    </a:xfrm>
                    <a:prstGeom prst="rect">
                      <a:avLst/>
                    </a:prstGeom>
                    <a:noFill/>
                    <a:ln>
                      <a:noFill/>
                    </a:ln>
                    <a:extLst>
                      <a:ext uri="{53640926-AAD7-44D8-BBD7-CCE9431645EC}">
                        <a14:shadowObscured xmlns:a14="http://schemas.microsoft.com/office/drawing/2010/main"/>
                      </a:ext>
                    </a:extLst>
                  </pic:spPr>
                </pic:pic>
              </a:graphicData>
            </a:graphic>
          </wp:inline>
        </w:drawing>
      </w:r>
    </w:p>
    <w:p w14:paraId="12FA88D6" w14:textId="08A16284" w:rsidR="00496293" w:rsidRPr="003C3D7A" w:rsidRDefault="003B171A" w:rsidP="003B171A">
      <w:pPr>
        <w:pStyle w:val="Lgende"/>
        <w:rPr>
          <w:rStyle w:val="Accentuation"/>
          <w:i/>
          <w:iCs/>
        </w:rPr>
      </w:pPr>
      <w:bookmarkStart w:id="275" w:name="_Toc240908039"/>
      <w:r w:rsidRPr="003C3D7A">
        <w:rPr>
          <w:rStyle w:val="Accentuation"/>
          <w:i/>
          <w:iCs/>
        </w:rPr>
        <w:t xml:space="preserve">Figure </w:t>
      </w:r>
      <w:r w:rsidR="00547AD5" w:rsidRPr="003C3D7A">
        <w:rPr>
          <w:rStyle w:val="Accentuation"/>
          <w:i/>
          <w:iCs/>
        </w:rPr>
        <w:fldChar w:fldCharType="begin"/>
      </w:r>
      <w:r w:rsidR="00547AD5" w:rsidRPr="003C3D7A">
        <w:rPr>
          <w:rStyle w:val="Accentuation"/>
          <w:i/>
          <w:iCs/>
        </w:rPr>
        <w:instrText xml:space="preserve"> SEQ Figure \* ARABIC </w:instrText>
      </w:r>
      <w:r w:rsidR="00547AD5" w:rsidRPr="003C3D7A">
        <w:rPr>
          <w:rStyle w:val="Accentuation"/>
          <w:i/>
          <w:iCs/>
        </w:rPr>
        <w:fldChar w:fldCharType="separate"/>
      </w:r>
      <w:r w:rsidR="0088132C">
        <w:rPr>
          <w:rStyle w:val="Accentuation"/>
          <w:i/>
          <w:iCs/>
          <w:noProof/>
        </w:rPr>
        <w:t>24</w:t>
      </w:r>
      <w:r w:rsidR="00547AD5" w:rsidRPr="003C3D7A">
        <w:rPr>
          <w:rStyle w:val="Accentuation"/>
          <w:i/>
          <w:iCs/>
        </w:rPr>
        <w:fldChar w:fldCharType="end"/>
      </w:r>
      <w:r w:rsidRPr="003C3D7A">
        <w:rPr>
          <w:rStyle w:val="Accentuation"/>
          <w:i/>
          <w:iCs/>
        </w:rPr>
        <w:t xml:space="preserve"> : Diagramme d’activités du cas "Supprimer exploitation"</w:t>
      </w:r>
      <w:bookmarkEnd w:id="275"/>
    </w:p>
    <w:p w14:paraId="25B16E0E" w14:textId="570DC67D" w:rsidR="00496293" w:rsidRDefault="00B752F0" w:rsidP="00496293">
      <w:pPr>
        <w:spacing w:line="259" w:lineRule="auto"/>
        <w:jc w:val="left"/>
        <w:rPr>
          <w:lang w:val="fr" w:eastAsia="fr-FR"/>
        </w:rPr>
      </w:pPr>
      <w:r>
        <w:rPr>
          <w:lang w:val="fr" w:eastAsia="fr-FR"/>
        </w:rPr>
        <w:br w:type="page"/>
      </w:r>
    </w:p>
    <w:p w14:paraId="7867A706" w14:textId="77777777" w:rsidR="00496293" w:rsidRDefault="00496293" w:rsidP="00496293">
      <w:pPr>
        <w:pStyle w:val="Titre2"/>
      </w:pPr>
      <w:bookmarkStart w:id="276" w:name="_Toc207282323"/>
      <w:bookmarkStart w:id="277" w:name="_Toc240908193"/>
      <w:r>
        <w:lastRenderedPageBreak/>
        <w:t>CONCLUSION</w:t>
      </w:r>
      <w:bookmarkEnd w:id="276"/>
      <w:bookmarkEnd w:id="277"/>
    </w:p>
    <w:p w14:paraId="7CB4C481" w14:textId="77777777" w:rsidR="00DF570D" w:rsidRPr="00DF570D" w:rsidRDefault="00DF570D" w:rsidP="00DF570D">
      <w:pPr>
        <w:rPr>
          <w:sz w:val="10"/>
          <w:szCs w:val="8"/>
          <w:lang w:eastAsia="fr-FR"/>
        </w:rPr>
      </w:pPr>
    </w:p>
    <w:p w14:paraId="2746F65E" w14:textId="25F192F5" w:rsidR="00496293" w:rsidRDefault="00DF570D" w:rsidP="00DF570D">
      <w:pPr>
        <w:ind w:firstLine="426"/>
        <w:rPr>
          <w:lang w:eastAsia="fr-FR"/>
        </w:rPr>
      </w:pPr>
      <w:r w:rsidRPr="00DF570D">
        <w:rPr>
          <w:lang w:eastAsia="fr-FR"/>
        </w:rPr>
        <w:t>Cette analyse a permis de définir une démarche méthodologique adaptée au développement de la plateforme numérique intelligente. Après l’étude comparative des approches de modélisation et des processus unifiés, UML associé à l’AUP a été retenu pour sa flexibilité et son caractère itératif. La modélisation à travers les diagrammes de cas d’utilisation, de communication, de séquence et d’activité permet ainsi de représenter les principales fonctionnalités et interactions du système. Elle constitue une base nécessaire pour aborder la conception technique et la réalisation de la plateforme.</w:t>
      </w:r>
    </w:p>
    <w:p w14:paraId="18CBE476" w14:textId="61083DE9" w:rsidR="00B456B6" w:rsidRDefault="00B456B6">
      <w:pPr>
        <w:spacing w:line="259" w:lineRule="auto"/>
        <w:jc w:val="left"/>
        <w:rPr>
          <w:lang w:eastAsia="fr-FR"/>
        </w:rPr>
      </w:pPr>
      <w:r>
        <w:rPr>
          <w:lang w:eastAsia="fr-FR"/>
        </w:rPr>
        <w:br w:type="page"/>
      </w:r>
    </w:p>
    <w:p w14:paraId="6DB6BD70" w14:textId="35172F48" w:rsidR="00B456B6" w:rsidRPr="0028423A" w:rsidRDefault="00B456B6" w:rsidP="00B456B6">
      <w:pPr>
        <w:rPr>
          <w:lang w:val="fr"/>
        </w:rPr>
      </w:pPr>
      <w:r>
        <w:rPr>
          <w:noProof/>
        </w:rPr>
        <w:lastRenderedPageBreak/>
        <mc:AlternateContent>
          <mc:Choice Requires="wps">
            <w:drawing>
              <wp:anchor distT="0" distB="0" distL="114300" distR="114300" simplePos="0" relativeHeight="251658277" behindDoc="0" locked="0" layoutInCell="1" allowOverlap="1" wp14:anchorId="03A2B4F4" wp14:editId="52173665">
                <wp:simplePos x="0" y="0"/>
                <wp:positionH relativeFrom="margin">
                  <wp:posOffset>592455</wp:posOffset>
                </wp:positionH>
                <wp:positionV relativeFrom="paragraph">
                  <wp:posOffset>134620</wp:posOffset>
                </wp:positionV>
                <wp:extent cx="5156200" cy="806450"/>
                <wp:effectExtent l="0" t="0" r="25400" b="12700"/>
                <wp:wrapNone/>
                <wp:docPr id="115830551" name="Rectangle : coins arrondis 23"/>
                <wp:cNvGraphicFramePr/>
                <a:graphic xmlns:a="http://schemas.openxmlformats.org/drawingml/2006/main">
                  <a:graphicData uri="http://schemas.microsoft.com/office/word/2010/wordprocessingShape">
                    <wps:wsp>
                      <wps:cNvSpPr/>
                      <wps:spPr>
                        <a:xfrm>
                          <a:off x="0" y="0"/>
                          <a:ext cx="5156200" cy="80645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D5F6EC" w14:textId="77777777" w:rsidR="00B456B6" w:rsidRPr="002D3F7C" w:rsidRDefault="00B456B6" w:rsidP="00B456B6">
                            <w:pPr>
                              <w:pStyle w:val="Titre2"/>
                            </w:pPr>
                            <w:bookmarkStart w:id="278" w:name="_Toc207274512"/>
                            <w:bookmarkStart w:id="279" w:name="_Toc207282324"/>
                            <w:bookmarkStart w:id="280" w:name="_Toc207282428"/>
                            <w:bookmarkStart w:id="281" w:name="_Toc240908194"/>
                            <w:r w:rsidRPr="002D3F7C">
                              <w:t xml:space="preserve">DOSSIER </w:t>
                            </w:r>
                            <w:r>
                              <w:t>4</w:t>
                            </w:r>
                            <w:r w:rsidRPr="002D3F7C">
                              <w:t> :</w:t>
                            </w:r>
                            <w:r>
                              <w:t xml:space="preserve"> Dossier de conception</w:t>
                            </w:r>
                            <w:bookmarkEnd w:id="278"/>
                            <w:bookmarkEnd w:id="279"/>
                            <w:bookmarkEnd w:id="280"/>
                            <w:bookmarkEnd w:id="281"/>
                          </w:p>
                          <w:p w14:paraId="5D6EAFCC" w14:textId="77777777" w:rsidR="00B456B6" w:rsidRDefault="00B456B6" w:rsidP="00B45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A2B4F4" id="_x0000_s1051" style="position:absolute;left:0;text-align:left;margin-left:46.65pt;margin-top:10.6pt;width:406pt;height:63.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" fillcolor="#4472c4 [3204]" strokecolor="#09101d [484]" strokeweight="1pt">
                <v:stroke joinstyle="miter"/>
                <v:textbox>
                  <w:txbxContent>
                    <w:p w14:paraId="5AD5F6EC" w14:textId="77777777" w:rsidR="00B456B6" w:rsidRPr="002D3F7C" w:rsidRDefault="00B456B6" w:rsidP="00B456B6">
                      <w:pPr>
                        <w:pStyle w:val="Titre2"/>
                      </w:pPr>
                      <w:bookmarkStart w:id="282" w:name="_Toc207274512"/>
                      <w:bookmarkStart w:id="283" w:name="_Toc207282324"/>
                      <w:bookmarkStart w:id="284" w:name="_Toc207282428"/>
                      <w:bookmarkStart w:id="285" w:name="_Toc240908194"/>
                      <w:r w:rsidRPr="002D3F7C">
                        <w:t xml:space="preserve">DOSSIER </w:t>
                      </w:r>
                      <w:r>
                        <w:t>4</w:t>
                      </w:r>
                      <w:r w:rsidRPr="002D3F7C">
                        <w:t> :</w:t>
                      </w:r>
                      <w:r>
                        <w:t xml:space="preserve"> Dossier de conception</w:t>
                      </w:r>
                      <w:bookmarkEnd w:id="282"/>
                      <w:bookmarkEnd w:id="283"/>
                      <w:bookmarkEnd w:id="284"/>
                      <w:bookmarkEnd w:id="285"/>
                    </w:p>
                    <w:p w14:paraId="5D6EAFCC" w14:textId="77777777" w:rsidR="00B456B6" w:rsidRDefault="00B456B6" w:rsidP="00B456B6">
                      <w:pPr>
                        <w:jc w:val="center"/>
                      </w:pPr>
                    </w:p>
                  </w:txbxContent>
                </v:textbox>
                <w10:wrap anchorx="margin"/>
              </v:roundrect>
            </w:pict>
          </mc:Fallback>
        </mc:AlternateContent>
      </w:r>
      <w:r>
        <w:tab/>
      </w:r>
    </w:p>
    <w:p w14:paraId="168E55B8" w14:textId="77777777" w:rsidR="00B456B6" w:rsidRDefault="00B456B6" w:rsidP="00B456B6">
      <w:pPr>
        <w:tabs>
          <w:tab w:val="left" w:pos="3570"/>
          <w:tab w:val="center" w:pos="4536"/>
        </w:tabs>
        <w:spacing w:after="158"/>
      </w:pPr>
      <w:r>
        <w:t xml:space="preserve"> </w:t>
      </w:r>
      <w:r>
        <w:tab/>
      </w:r>
      <w:r>
        <w:tab/>
      </w:r>
    </w:p>
    <w:p w14:paraId="6D7B3A33" w14:textId="77777777" w:rsidR="00B456B6" w:rsidRDefault="00B456B6" w:rsidP="00B456B6">
      <w:pPr>
        <w:spacing w:after="159"/>
      </w:pPr>
      <w:r>
        <w:t xml:space="preserve"> </w:t>
      </w:r>
    </w:p>
    <w:p w14:paraId="2B74A5DF" w14:textId="77777777" w:rsidR="00B456B6" w:rsidRDefault="00B456B6" w:rsidP="00B456B6">
      <w:pPr>
        <w:spacing w:after="158"/>
        <w:ind w:left="-5"/>
        <w:rPr>
          <w:u w:val="single" w:color="000000"/>
        </w:rPr>
      </w:pPr>
    </w:p>
    <w:p w14:paraId="350C32DB" w14:textId="77777777" w:rsidR="00B456B6" w:rsidRDefault="00B456B6" w:rsidP="00B456B6">
      <w:pPr>
        <w:spacing w:after="158"/>
        <w:ind w:left="-5"/>
      </w:pPr>
      <w:r>
        <w:rPr>
          <w:u w:val="single" w:color="000000"/>
        </w:rPr>
        <w:t xml:space="preserve">Résumé </w:t>
      </w:r>
      <w:r>
        <w:t xml:space="preserve">: </w:t>
      </w:r>
    </w:p>
    <w:p w14:paraId="3007C30B" w14:textId="77777777" w:rsidR="00B456B6" w:rsidRDefault="00B456B6" w:rsidP="00B456B6">
      <w:pPr>
        <w:spacing w:after="158"/>
        <w:ind w:left="-5"/>
      </w:pPr>
      <w:r>
        <w:rPr>
          <w:noProof/>
        </w:rPr>
        <mc:AlternateContent>
          <mc:Choice Requires="wps">
            <w:drawing>
              <wp:anchor distT="0" distB="0" distL="114300" distR="114300" simplePos="0" relativeHeight="251658275" behindDoc="0" locked="0" layoutInCell="1" allowOverlap="1" wp14:anchorId="1105E055" wp14:editId="297BE0FE">
                <wp:simplePos x="0" y="0"/>
                <wp:positionH relativeFrom="margin">
                  <wp:posOffset>367690</wp:posOffset>
                </wp:positionH>
                <wp:positionV relativeFrom="paragraph">
                  <wp:posOffset>57232</wp:posOffset>
                </wp:positionV>
                <wp:extent cx="5257165" cy="1104523"/>
                <wp:effectExtent l="0" t="0" r="19685" b="19685"/>
                <wp:wrapNone/>
                <wp:docPr id="1136490537" name="Rectangle : coins arrondis 16"/>
                <wp:cNvGraphicFramePr/>
                <a:graphic xmlns:a="http://schemas.openxmlformats.org/drawingml/2006/main">
                  <a:graphicData uri="http://schemas.microsoft.com/office/word/2010/wordprocessingShape">
                    <wps:wsp>
                      <wps:cNvSpPr/>
                      <wps:spPr>
                        <a:xfrm>
                          <a:off x="0" y="0"/>
                          <a:ext cx="5257165" cy="110452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074A07" w14:textId="77777777" w:rsidR="00B456B6" w:rsidRPr="003F44E8" w:rsidRDefault="00B456B6" w:rsidP="00B456B6">
                            <w:pPr>
                              <w:ind w:firstLine="709"/>
                              <w:rPr>
                                <w:color w:val="000000" w:themeColor="text1"/>
                              </w:rPr>
                            </w:pPr>
                            <w:r w:rsidRPr="001B6C04">
                              <w:rPr>
                                <w:color w:val="000000" w:themeColor="text1"/>
                              </w:rPr>
                              <w:t>Ce dossier de conception présente la modélisation technique du projet à travers les diagrammes de classes, d’état-transition et de paquetage, afin de structurer clairement l’architecture du système</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5E055" id="_x0000_s1052" style="position:absolute;left:0;text-align:left;margin-left:28.95pt;margin-top:4.5pt;width:413.95pt;height:86.95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" filled="f" strokecolor="#09101d [484]" strokeweight="1pt">
                <v:stroke joinstyle="miter"/>
                <v:textbox>
                  <w:txbxContent>
                    <w:p w14:paraId="12074A07" w14:textId="77777777" w:rsidR="00B456B6" w:rsidRPr="003F44E8" w:rsidRDefault="00B456B6" w:rsidP="00B456B6">
                      <w:pPr>
                        <w:ind w:firstLine="709"/>
                        <w:rPr>
                          <w:color w:val="000000" w:themeColor="text1"/>
                        </w:rPr>
                      </w:pPr>
                      <w:r w:rsidRPr="001B6C04">
                        <w:rPr>
                          <w:color w:val="000000" w:themeColor="text1"/>
                        </w:rPr>
                        <w:t>Ce dossier de conception présente la modélisation technique du projet à travers les diagrammes de classes, d’état-transition et de paquetage, afin de structurer clairement l’architecture du système</w:t>
                      </w:r>
                      <w:r>
                        <w:rPr>
                          <w:color w:val="000000" w:themeColor="text1"/>
                        </w:rPr>
                        <w:t>.</w:t>
                      </w:r>
                    </w:p>
                  </w:txbxContent>
                </v:textbox>
                <w10:wrap anchorx="margin"/>
              </v:roundrect>
            </w:pict>
          </mc:Fallback>
        </mc:AlternateContent>
      </w:r>
    </w:p>
    <w:p w14:paraId="34D23B6A" w14:textId="77777777" w:rsidR="00B456B6" w:rsidRDefault="00B456B6" w:rsidP="00B456B6">
      <w:pPr>
        <w:spacing w:after="158"/>
        <w:ind w:left="-5"/>
      </w:pPr>
    </w:p>
    <w:p w14:paraId="003E10C0" w14:textId="77777777" w:rsidR="00B456B6" w:rsidRDefault="00B456B6" w:rsidP="00B456B6">
      <w:pPr>
        <w:spacing w:after="156"/>
      </w:pPr>
    </w:p>
    <w:p w14:paraId="681554EA" w14:textId="77777777" w:rsidR="00B456B6" w:rsidRDefault="00B456B6" w:rsidP="00B456B6">
      <w:pPr>
        <w:spacing w:after="158"/>
      </w:pPr>
      <w:r>
        <w:t xml:space="preserve"> </w:t>
      </w:r>
    </w:p>
    <w:p w14:paraId="15677392" w14:textId="77777777" w:rsidR="00B456B6" w:rsidRDefault="00B456B6" w:rsidP="00B456B6">
      <w:pPr>
        <w:spacing w:after="158"/>
      </w:pPr>
    </w:p>
    <w:p w14:paraId="3CC972BE" w14:textId="77777777" w:rsidR="00B456B6" w:rsidRDefault="00B456B6" w:rsidP="00B456B6">
      <w:pPr>
        <w:spacing w:after="158"/>
        <w:ind w:left="-5"/>
      </w:pPr>
      <w:r>
        <w:rPr>
          <w:u w:val="single" w:color="000000"/>
        </w:rPr>
        <w:t>Plan :</w:t>
      </w:r>
      <w:r>
        <w:t xml:space="preserve"> </w:t>
      </w:r>
    </w:p>
    <w:p w14:paraId="1743C089" w14:textId="77777777" w:rsidR="00B456B6" w:rsidRDefault="00B456B6" w:rsidP="00B456B6">
      <w:pPr>
        <w:spacing w:after="158"/>
        <w:ind w:left="-5"/>
      </w:pPr>
      <w:r>
        <w:rPr>
          <w:noProof/>
        </w:rPr>
        <mc:AlternateContent>
          <mc:Choice Requires="wps">
            <w:drawing>
              <wp:anchor distT="0" distB="0" distL="114300" distR="114300" simplePos="0" relativeHeight="251658276" behindDoc="0" locked="0" layoutInCell="1" allowOverlap="1" wp14:anchorId="10732806" wp14:editId="2CD3270D">
                <wp:simplePos x="0" y="0"/>
                <wp:positionH relativeFrom="column">
                  <wp:posOffset>471805</wp:posOffset>
                </wp:positionH>
                <wp:positionV relativeFrom="paragraph">
                  <wp:posOffset>6985</wp:posOffset>
                </wp:positionV>
                <wp:extent cx="5454650" cy="2692400"/>
                <wp:effectExtent l="0" t="0" r="0" b="0"/>
                <wp:wrapNone/>
                <wp:docPr id="667449185" name="Rectangle : en biseau 17"/>
                <wp:cNvGraphicFramePr/>
                <a:graphic xmlns:a="http://schemas.openxmlformats.org/drawingml/2006/main">
                  <a:graphicData uri="http://schemas.microsoft.com/office/word/2010/wordprocessingShape">
                    <wps:wsp>
                      <wps:cNvSpPr/>
                      <wps:spPr>
                        <a:xfrm>
                          <a:off x="0" y="0"/>
                          <a:ext cx="5454650" cy="2692400"/>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93E3BB" w14:textId="77777777" w:rsidR="00B456B6" w:rsidRDefault="00B456B6" w:rsidP="00B456B6">
                            <w:pPr>
                              <w:rPr>
                                <w:sz w:val="40"/>
                                <w:szCs w:val="36"/>
                              </w:rPr>
                            </w:pPr>
                            <w:r w:rsidRPr="00B34F73">
                              <w:rPr>
                                <w:sz w:val="40"/>
                                <w:szCs w:val="36"/>
                              </w:rPr>
                              <w:t>INTRODUCTION</w:t>
                            </w:r>
                          </w:p>
                          <w:p w14:paraId="7994453C" w14:textId="77777777" w:rsidR="00B456B6" w:rsidRDefault="00B456B6">
                            <w:pPr>
                              <w:pStyle w:val="Paragraphedeliste"/>
                              <w:numPr>
                                <w:ilvl w:val="0"/>
                                <w:numId w:val="47"/>
                              </w:numPr>
                              <w:spacing w:after="0"/>
                              <w:rPr>
                                <w:sz w:val="40"/>
                                <w:szCs w:val="36"/>
                              </w:rPr>
                            </w:pPr>
                            <w:r>
                              <w:rPr>
                                <w:sz w:val="40"/>
                                <w:szCs w:val="36"/>
                              </w:rPr>
                              <w:t>Diagramme de classe</w:t>
                            </w:r>
                          </w:p>
                          <w:p w14:paraId="483119DD" w14:textId="77777777" w:rsidR="00B456B6" w:rsidRDefault="00B456B6">
                            <w:pPr>
                              <w:pStyle w:val="Paragraphedeliste"/>
                              <w:numPr>
                                <w:ilvl w:val="0"/>
                                <w:numId w:val="47"/>
                              </w:numPr>
                              <w:spacing w:after="0"/>
                              <w:rPr>
                                <w:sz w:val="40"/>
                                <w:szCs w:val="36"/>
                              </w:rPr>
                            </w:pPr>
                            <w:r>
                              <w:rPr>
                                <w:sz w:val="40"/>
                                <w:szCs w:val="36"/>
                              </w:rPr>
                              <w:t>Diagramme d’état transition</w:t>
                            </w:r>
                          </w:p>
                          <w:p w14:paraId="1EBA11EC" w14:textId="77777777" w:rsidR="00B456B6" w:rsidRPr="006A28A7" w:rsidRDefault="00B456B6">
                            <w:pPr>
                              <w:pStyle w:val="Paragraphedeliste"/>
                              <w:numPr>
                                <w:ilvl w:val="0"/>
                                <w:numId w:val="47"/>
                              </w:numPr>
                              <w:spacing w:after="0"/>
                              <w:rPr>
                                <w:sz w:val="40"/>
                                <w:szCs w:val="36"/>
                              </w:rPr>
                            </w:pPr>
                            <w:r>
                              <w:rPr>
                                <w:sz w:val="40"/>
                                <w:szCs w:val="36"/>
                              </w:rPr>
                              <w:t>Diagramme de paquetage</w:t>
                            </w:r>
                          </w:p>
                          <w:p w14:paraId="634E4E05" w14:textId="77777777" w:rsidR="00B456B6" w:rsidRPr="006A28A7" w:rsidRDefault="00B456B6" w:rsidP="00B456B6">
                            <w:pPr>
                              <w:spacing w:before="120" w:after="0"/>
                              <w:rPr>
                                <w:sz w:val="40"/>
                                <w:szCs w:val="36"/>
                              </w:rPr>
                            </w:pPr>
                            <w:r w:rsidRPr="006A28A7">
                              <w:rPr>
                                <w:sz w:val="40"/>
                                <w:szCs w:val="36"/>
                              </w:rPr>
                              <w:t>CONCLUSION</w:t>
                            </w:r>
                          </w:p>
                          <w:p w14:paraId="4E13F400" w14:textId="77777777" w:rsidR="00B456B6" w:rsidRDefault="00B456B6" w:rsidP="00B456B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32806" id="_x0000_s1053" type="#_x0000_t84" style="position:absolute;left:0;text-align:left;margin-left:37.15pt;margin-top:.55pt;width:429.5pt;height:212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" adj="1248" fillcolor="#4472c4 [3204]" stroked="f" strokeweight="1pt">
                <v:textbox>
                  <w:txbxContent>
                    <w:p w14:paraId="3993E3BB" w14:textId="77777777" w:rsidR="00B456B6" w:rsidRDefault="00B456B6" w:rsidP="00B456B6">
                      <w:pPr>
                        <w:rPr>
                          <w:sz w:val="40"/>
                          <w:szCs w:val="36"/>
                        </w:rPr>
                      </w:pPr>
                      <w:r w:rsidRPr="00B34F73">
                        <w:rPr>
                          <w:sz w:val="40"/>
                          <w:szCs w:val="36"/>
                        </w:rPr>
                        <w:t>INTRODUCTION</w:t>
                      </w:r>
                    </w:p>
                    <w:p w14:paraId="7994453C" w14:textId="77777777" w:rsidR="00B456B6" w:rsidRDefault="00B456B6">
                      <w:pPr>
                        <w:pStyle w:val="Paragraphedeliste"/>
                        <w:numPr>
                          <w:ilvl w:val="0"/>
                          <w:numId w:val="47"/>
                        </w:numPr>
                        <w:spacing w:after="0"/>
                        <w:rPr>
                          <w:sz w:val="40"/>
                          <w:szCs w:val="36"/>
                        </w:rPr>
                      </w:pPr>
                      <w:r>
                        <w:rPr>
                          <w:sz w:val="40"/>
                          <w:szCs w:val="36"/>
                        </w:rPr>
                        <w:t>Diagramme de classe</w:t>
                      </w:r>
                    </w:p>
                    <w:p w14:paraId="483119DD" w14:textId="77777777" w:rsidR="00B456B6" w:rsidRDefault="00B456B6">
                      <w:pPr>
                        <w:pStyle w:val="Paragraphedeliste"/>
                        <w:numPr>
                          <w:ilvl w:val="0"/>
                          <w:numId w:val="47"/>
                        </w:numPr>
                        <w:spacing w:after="0"/>
                        <w:rPr>
                          <w:sz w:val="40"/>
                          <w:szCs w:val="36"/>
                        </w:rPr>
                      </w:pPr>
                      <w:r>
                        <w:rPr>
                          <w:sz w:val="40"/>
                          <w:szCs w:val="36"/>
                        </w:rPr>
                        <w:t>Diagramme d’état transition</w:t>
                      </w:r>
                    </w:p>
                    <w:p w14:paraId="1EBA11EC" w14:textId="77777777" w:rsidR="00B456B6" w:rsidRPr="006A28A7" w:rsidRDefault="00B456B6">
                      <w:pPr>
                        <w:pStyle w:val="Paragraphedeliste"/>
                        <w:numPr>
                          <w:ilvl w:val="0"/>
                          <w:numId w:val="47"/>
                        </w:numPr>
                        <w:spacing w:after="0"/>
                        <w:rPr>
                          <w:sz w:val="40"/>
                          <w:szCs w:val="36"/>
                        </w:rPr>
                      </w:pPr>
                      <w:r>
                        <w:rPr>
                          <w:sz w:val="40"/>
                          <w:szCs w:val="36"/>
                        </w:rPr>
                        <w:t>Diagramme de paquetage</w:t>
                      </w:r>
                    </w:p>
                    <w:p w14:paraId="634E4E05" w14:textId="77777777" w:rsidR="00B456B6" w:rsidRPr="006A28A7" w:rsidRDefault="00B456B6" w:rsidP="00B456B6">
                      <w:pPr>
                        <w:spacing w:before="120" w:after="0"/>
                        <w:rPr>
                          <w:sz w:val="40"/>
                          <w:szCs w:val="36"/>
                        </w:rPr>
                      </w:pPr>
                      <w:r w:rsidRPr="006A28A7">
                        <w:rPr>
                          <w:sz w:val="40"/>
                          <w:szCs w:val="36"/>
                        </w:rPr>
                        <w:t>CONCLUSION</w:t>
                      </w:r>
                    </w:p>
                    <w:p w14:paraId="4E13F400" w14:textId="77777777" w:rsidR="00B456B6" w:rsidRDefault="00B456B6" w:rsidP="00B456B6"/>
                  </w:txbxContent>
                </v:textbox>
              </v:shape>
            </w:pict>
          </mc:Fallback>
        </mc:AlternateContent>
      </w:r>
    </w:p>
    <w:p w14:paraId="1D3E159F" w14:textId="77777777" w:rsidR="00B456B6" w:rsidRDefault="00B456B6" w:rsidP="00B456B6">
      <w:pPr>
        <w:spacing w:after="0"/>
      </w:pPr>
      <w:r>
        <w:t xml:space="preserve"> </w:t>
      </w:r>
    </w:p>
    <w:p w14:paraId="71D04408" w14:textId="77777777" w:rsidR="00B456B6" w:rsidRDefault="00B456B6" w:rsidP="00B456B6">
      <w:pPr>
        <w:spacing w:after="0"/>
      </w:pPr>
    </w:p>
    <w:p w14:paraId="5DCEEDDA" w14:textId="77777777" w:rsidR="00B456B6" w:rsidRDefault="00B456B6" w:rsidP="00B456B6">
      <w:pPr>
        <w:spacing w:after="156"/>
      </w:pPr>
      <w:r>
        <w:t xml:space="preserve"> </w:t>
      </w:r>
    </w:p>
    <w:p w14:paraId="6687A347" w14:textId="77777777" w:rsidR="00B456B6" w:rsidRDefault="00B456B6" w:rsidP="00B456B6">
      <w:pPr>
        <w:spacing w:after="0"/>
      </w:pPr>
      <w:r>
        <w:t xml:space="preserve"> </w:t>
      </w:r>
    </w:p>
    <w:p w14:paraId="7C8FC7E3" w14:textId="77777777" w:rsidR="00B456B6" w:rsidRDefault="00B456B6" w:rsidP="00B456B6">
      <w:pPr>
        <w:tabs>
          <w:tab w:val="left" w:pos="7280"/>
        </w:tabs>
      </w:pPr>
      <w:r>
        <w:br w:type="page"/>
      </w:r>
    </w:p>
    <w:p w14:paraId="32F43B4A" w14:textId="77777777" w:rsidR="00B456B6" w:rsidRDefault="00B456B6" w:rsidP="0050345B">
      <w:pPr>
        <w:pStyle w:val="Titre3"/>
      </w:pPr>
      <w:bookmarkStart w:id="286" w:name="_Toc207274513"/>
      <w:bookmarkStart w:id="287" w:name="_Toc207282325"/>
      <w:bookmarkStart w:id="288" w:name="_Toc240908195"/>
      <w:r>
        <w:lastRenderedPageBreak/>
        <w:t>INTRODUCTION</w:t>
      </w:r>
      <w:bookmarkEnd w:id="286"/>
      <w:bookmarkEnd w:id="287"/>
      <w:bookmarkEnd w:id="288"/>
    </w:p>
    <w:p w14:paraId="5E93480B" w14:textId="3E184E9D" w:rsidR="00B456B6" w:rsidRPr="00336130" w:rsidRDefault="00B456B6" w:rsidP="00B456B6">
      <w:pPr>
        <w:spacing w:before="120" w:after="0"/>
        <w:ind w:firstLine="709"/>
        <w:rPr>
          <w:lang w:val="fr" w:eastAsia="fr-FR"/>
        </w:rPr>
      </w:pPr>
      <w:r w:rsidRPr="00336130">
        <w:rPr>
          <w:lang w:eastAsia="fr-FR"/>
        </w:rPr>
        <w:t xml:space="preserve">La conception traduit l’analyse en une structure technique organisée. Le diagramme de classes définit les entités principales (utilisateur, producteur, </w:t>
      </w:r>
      <w:r w:rsidR="00FF63A5">
        <w:rPr>
          <w:lang w:eastAsia="fr-FR"/>
        </w:rPr>
        <w:t>administrateur</w:t>
      </w:r>
      <w:r w:rsidR="008E2D1E">
        <w:rPr>
          <w:lang w:eastAsia="fr-FR"/>
        </w:rPr>
        <w:t>,</w:t>
      </w:r>
      <w:r w:rsidR="00736A18">
        <w:rPr>
          <w:lang w:eastAsia="fr-FR"/>
        </w:rPr>
        <w:t xml:space="preserve"> </w:t>
      </w:r>
      <w:proofErr w:type="gramStart"/>
      <w:r w:rsidR="00736A18">
        <w:rPr>
          <w:lang w:eastAsia="fr-FR"/>
        </w:rPr>
        <w:t>exploitation,</w:t>
      </w:r>
      <w:r w:rsidR="008E2D1E">
        <w:rPr>
          <w:lang w:eastAsia="fr-FR"/>
        </w:rPr>
        <w:t xml:space="preserve"> </w:t>
      </w:r>
      <w:r w:rsidR="00736A18">
        <w:rPr>
          <w:lang w:eastAsia="fr-FR"/>
        </w:rPr>
        <w:t xml:space="preserve"> culture</w:t>
      </w:r>
      <w:proofErr w:type="gramEnd"/>
      <w:r w:rsidR="00786E11">
        <w:rPr>
          <w:lang w:eastAsia="fr-FR"/>
        </w:rPr>
        <w:t>, diagnostic</w:t>
      </w:r>
      <w:r w:rsidRPr="00336130">
        <w:rPr>
          <w:lang w:eastAsia="fr-FR"/>
        </w:rPr>
        <w:t>). Le diagramme d’état-transition décrit le cycle de vie des objets</w:t>
      </w:r>
      <w:r w:rsidR="00B45786">
        <w:rPr>
          <w:lang w:eastAsia="fr-FR"/>
        </w:rPr>
        <w:t xml:space="preserve">. </w:t>
      </w:r>
      <w:r w:rsidRPr="00336130">
        <w:rPr>
          <w:lang w:eastAsia="fr-FR"/>
        </w:rPr>
        <w:t>Enfin, le diagramme de paquetage structure le projet en modules logiques.</w:t>
      </w:r>
    </w:p>
    <w:p w14:paraId="533FB6BF" w14:textId="77777777" w:rsidR="00B456B6" w:rsidRDefault="00B456B6" w:rsidP="00B456B6">
      <w:pPr>
        <w:tabs>
          <w:tab w:val="left" w:pos="7280"/>
        </w:tabs>
      </w:pPr>
    </w:p>
    <w:p w14:paraId="4E5294AD" w14:textId="77777777" w:rsidR="00B456B6" w:rsidRDefault="00B456B6" w:rsidP="00B456B6">
      <w:pPr>
        <w:spacing w:line="259" w:lineRule="auto"/>
        <w:jc w:val="left"/>
      </w:pPr>
      <w:r>
        <w:br w:type="page"/>
      </w:r>
    </w:p>
    <w:p w14:paraId="511EA223" w14:textId="12EBCD84" w:rsidR="00B456B6" w:rsidRDefault="0050345B" w:rsidP="0050345B">
      <w:pPr>
        <w:pStyle w:val="Titre3"/>
      </w:pPr>
      <w:bookmarkStart w:id="289" w:name="_Toc207274514"/>
      <w:bookmarkStart w:id="290" w:name="_Toc207282326"/>
      <w:bookmarkStart w:id="291" w:name="_Toc240908196"/>
      <w:r>
        <w:lastRenderedPageBreak/>
        <w:t xml:space="preserve">I. </w:t>
      </w:r>
      <w:r w:rsidR="00B456B6">
        <w:t>Diagramme de classes</w:t>
      </w:r>
      <w:bookmarkEnd w:id="289"/>
      <w:bookmarkEnd w:id="290"/>
      <w:bookmarkEnd w:id="291"/>
    </w:p>
    <w:p w14:paraId="1F3F0B22" w14:textId="5C31C8AB" w:rsidR="00B456B6" w:rsidRDefault="00834599" w:rsidP="003660C3">
      <w:pPr>
        <w:pStyle w:val="Titre4"/>
        <w:ind w:left="2268" w:hanging="425"/>
        <w:rPr>
          <w:lang w:val="fr"/>
        </w:rPr>
      </w:pPr>
      <w:bookmarkStart w:id="292" w:name="_Toc207282327"/>
      <w:bookmarkStart w:id="293" w:name="_Toc240908197"/>
      <w:r>
        <w:rPr>
          <w:lang w:val="fr"/>
        </w:rPr>
        <w:t xml:space="preserve">1.  </w:t>
      </w:r>
      <w:r w:rsidR="00B456B6">
        <w:rPr>
          <w:lang w:val="fr"/>
        </w:rPr>
        <w:t>Présentation</w:t>
      </w:r>
      <w:bookmarkEnd w:id="292"/>
      <w:bookmarkEnd w:id="293"/>
    </w:p>
    <w:p w14:paraId="509AD8D7" w14:textId="0F65CCB4" w:rsidR="00B456B6" w:rsidRDefault="00B456B6" w:rsidP="00B456B6">
      <w:pPr>
        <w:spacing w:before="120" w:after="0"/>
        <w:ind w:firstLine="709"/>
        <w:rPr>
          <w:lang w:eastAsia="fr-FR"/>
        </w:rPr>
      </w:pPr>
      <w:r w:rsidRPr="00336130">
        <w:rPr>
          <w:lang w:eastAsia="fr-FR"/>
        </w:rPr>
        <w:t>Le diagramme de classes est un élément crucial de la modélisation, illustrant la structure du système en termes de classes et des relations qui les lient. Son importance réside dans sa capacité à modéliser les entités du système et à représenter l'ensemble des informations traitées par celui-ci. Ce diagramme est fondamental et indispensable lorsqu'on effectue une modélisation avec le langage UML.</w:t>
      </w:r>
    </w:p>
    <w:p w14:paraId="4DC2C8AA" w14:textId="77777777" w:rsidR="00324215" w:rsidRDefault="00324215" w:rsidP="00B456B6">
      <w:pPr>
        <w:spacing w:before="120" w:after="0"/>
        <w:ind w:firstLine="709"/>
        <w:rPr>
          <w:lang w:eastAsia="fr-FR"/>
        </w:rPr>
      </w:pPr>
    </w:p>
    <w:p w14:paraId="6CB7AAE1" w14:textId="69418960" w:rsidR="00B456B6" w:rsidRPr="00D427AD" w:rsidRDefault="00B456B6" w:rsidP="00B456B6">
      <w:pPr>
        <w:pStyle w:val="Titre4"/>
        <w:numPr>
          <w:ilvl w:val="2"/>
          <w:numId w:val="33"/>
        </w:numPr>
        <w:rPr>
          <w:szCs w:val="32"/>
        </w:rPr>
      </w:pPr>
      <w:bookmarkStart w:id="294" w:name="_Toc207282328"/>
      <w:bookmarkStart w:id="295" w:name="_Toc240908198"/>
      <w:r>
        <w:t>Formalisme</w:t>
      </w:r>
      <w:bookmarkEnd w:id="294"/>
      <w:bookmarkEnd w:id="295"/>
    </w:p>
    <w:p w14:paraId="37D6BCA4" w14:textId="4F00ED94" w:rsidR="00D427AD" w:rsidRDefault="00D427AD" w:rsidP="00D427AD">
      <w:pPr>
        <w:pStyle w:val="Titredestableaux"/>
      </w:pPr>
      <w:bookmarkStart w:id="296" w:name="_Toc240908080"/>
      <w:r>
        <w:t xml:space="preserve">Tableau </w:t>
      </w:r>
      <w:fldSimple w:instr=" SEQ Tableau \* ARABIC ">
        <w:r w:rsidR="00BB03BA">
          <w:rPr>
            <w:noProof/>
          </w:rPr>
          <w:t>20</w:t>
        </w:r>
      </w:fldSimple>
      <w:r>
        <w:t xml:space="preserve"> : </w:t>
      </w:r>
      <w:r w:rsidRPr="00073E8B">
        <w:t>Formalisme du diagramme de classes</w:t>
      </w:r>
      <w:bookmarkEnd w:id="296"/>
    </w:p>
    <w:tbl>
      <w:tblPr>
        <w:tblStyle w:val="TableauGrille4-Accentuation5"/>
        <w:tblW w:w="0" w:type="auto"/>
        <w:tblLook w:val="04A0" w:firstRow="1" w:lastRow="0" w:firstColumn="1" w:lastColumn="0" w:noHBand="0" w:noVBand="1"/>
      </w:tblPr>
      <w:tblGrid>
        <w:gridCol w:w="1980"/>
        <w:gridCol w:w="4061"/>
        <w:gridCol w:w="3021"/>
      </w:tblGrid>
      <w:tr w:rsidR="00B456B6" w14:paraId="764FDDB8"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2367A8" w14:textId="77777777" w:rsidR="00B456B6" w:rsidRDefault="00B456B6" w:rsidP="00E30DD6">
            <w:pPr>
              <w:jc w:val="center"/>
              <w:rPr>
                <w:lang w:eastAsia="fr-FR"/>
              </w:rPr>
            </w:pPr>
            <w:r>
              <w:rPr>
                <w:lang w:eastAsia="fr-FR"/>
              </w:rPr>
              <w:t>Composant</w:t>
            </w:r>
          </w:p>
        </w:tc>
        <w:tc>
          <w:tcPr>
            <w:tcW w:w="4061" w:type="dxa"/>
          </w:tcPr>
          <w:p w14:paraId="324C83DB"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Description</w:t>
            </w:r>
          </w:p>
        </w:tc>
        <w:tc>
          <w:tcPr>
            <w:tcW w:w="3021" w:type="dxa"/>
          </w:tcPr>
          <w:p w14:paraId="3C6B2AA5"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Représentation</w:t>
            </w:r>
          </w:p>
        </w:tc>
      </w:tr>
      <w:tr w:rsidR="00B456B6" w14:paraId="04D1DD4A"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F9DD9E" w14:textId="77777777" w:rsidR="00B456B6" w:rsidRDefault="00B456B6" w:rsidP="00E30DD6">
            <w:pPr>
              <w:rPr>
                <w:lang w:eastAsia="fr-FR"/>
              </w:rPr>
            </w:pPr>
            <w:r w:rsidRPr="009F366F">
              <w:rPr>
                <w:lang w:eastAsia="fr-FR"/>
              </w:rPr>
              <w:t>Classe</w:t>
            </w:r>
          </w:p>
        </w:tc>
        <w:tc>
          <w:tcPr>
            <w:tcW w:w="4061" w:type="dxa"/>
          </w:tcPr>
          <w:p w14:paraId="3CB7E751"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eastAsia="fr-FR"/>
              </w:rPr>
            </w:pPr>
            <w:r w:rsidRPr="009F366F">
              <w:rPr>
                <w:lang w:eastAsia="fr-FR"/>
              </w:rPr>
              <w:t>Une classe est un type abstrait caractérisé par des propriétés (attributs et méthodes) communes à un ensemble d’objets et permettant de créer des objets ayant ces propriétés.</w:t>
            </w:r>
          </w:p>
        </w:tc>
        <w:tc>
          <w:tcPr>
            <w:tcW w:w="3021" w:type="dxa"/>
          </w:tcPr>
          <w:p w14:paraId="7631DE12"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eastAsia="fr-FR"/>
              </w:rPr>
            </w:pPr>
          </w:p>
          <w:p w14:paraId="72215BF6"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eastAsia="fr-FR"/>
              </w:rPr>
            </w:pPr>
            <w:r w:rsidRPr="009F366F">
              <w:rPr>
                <w:noProof/>
                <w:lang w:eastAsia="fr-FR"/>
              </w:rPr>
              <w:drawing>
                <wp:inline distT="0" distB="0" distL="0" distR="0" wp14:anchorId="3B8DF264" wp14:editId="4F98C9E8">
                  <wp:extent cx="1303699" cy="1054056"/>
                  <wp:effectExtent l="0" t="0" r="0" b="0"/>
                  <wp:docPr id="843304116"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85">
                            <a:extLst>
                              <a:ext uri="{28A0092B-C50C-407E-A947-70E740481C1C}">
                                <a14:useLocalDpi xmlns:a14="http://schemas.microsoft.com/office/drawing/2010/main" val="0"/>
                              </a:ext>
                            </a:extLst>
                          </a:blip>
                          <a:srcRect r="32855" b="32108"/>
                          <a:stretch>
                            <a:fillRect/>
                          </a:stretch>
                        </pic:blipFill>
                        <pic:spPr bwMode="auto">
                          <a:xfrm>
                            <a:off x="0" y="0"/>
                            <a:ext cx="1324841" cy="10711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33412EEC" w14:textId="77777777" w:rsidTr="00E30DD6">
        <w:tc>
          <w:tcPr>
            <w:cnfStyle w:val="001000000000" w:firstRow="0" w:lastRow="0" w:firstColumn="1" w:lastColumn="0" w:oddVBand="0" w:evenVBand="0" w:oddHBand="0" w:evenHBand="0" w:firstRowFirstColumn="0" w:firstRowLastColumn="0" w:lastRowFirstColumn="0" w:lastRowLastColumn="0"/>
            <w:tcW w:w="1980" w:type="dxa"/>
          </w:tcPr>
          <w:p w14:paraId="0223092C" w14:textId="77777777" w:rsidR="00B456B6" w:rsidRDefault="00B456B6" w:rsidP="00E30DD6">
            <w:pPr>
              <w:rPr>
                <w:lang w:eastAsia="fr-FR"/>
              </w:rPr>
            </w:pPr>
            <w:r w:rsidRPr="009F366F">
              <w:rPr>
                <w:lang w:eastAsia="fr-FR"/>
              </w:rPr>
              <w:t>Association</w:t>
            </w:r>
          </w:p>
        </w:tc>
        <w:tc>
          <w:tcPr>
            <w:tcW w:w="4061" w:type="dxa"/>
          </w:tcPr>
          <w:p w14:paraId="152393AF"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eastAsia="fr-FR"/>
              </w:rPr>
            </w:pPr>
            <w:r w:rsidRPr="009F366F">
              <w:rPr>
                <w:lang w:eastAsia="fr-FR"/>
              </w:rPr>
              <w:t>Une association représente une relation structurelle entre une ou plusieurs classes. La plupart des associations sont binaires, c’est admiré liant deux classes. On représente une association en traçant une ligne entre les classes</w:t>
            </w:r>
            <w:r>
              <w:rPr>
                <w:lang w:eastAsia="fr-FR"/>
              </w:rPr>
              <w:t>.</w:t>
            </w:r>
          </w:p>
        </w:tc>
        <w:tc>
          <w:tcPr>
            <w:tcW w:w="3021" w:type="dxa"/>
          </w:tcPr>
          <w:p w14:paraId="10E56AFC"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eastAsia="fr-FR"/>
              </w:rPr>
            </w:pPr>
          </w:p>
          <w:p w14:paraId="4C45F7D3"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eastAsia="fr-FR"/>
              </w:rPr>
            </w:pPr>
            <w:r w:rsidRPr="006B73EE">
              <w:rPr>
                <w:noProof/>
                <w:lang w:eastAsia="fr-FR"/>
              </w:rPr>
              <w:drawing>
                <wp:inline distT="0" distB="0" distL="0" distR="0" wp14:anchorId="3386B27B" wp14:editId="5179F36C">
                  <wp:extent cx="832919" cy="1534321"/>
                  <wp:effectExtent l="0" t="0" r="0" b="0"/>
                  <wp:docPr id="64880022"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6">
                            <a:extLst>
                              <a:ext uri="{28A0092B-C50C-407E-A947-70E740481C1C}">
                                <a14:useLocalDpi xmlns:a14="http://schemas.microsoft.com/office/drawing/2010/main" val="0"/>
                              </a:ext>
                            </a:extLst>
                          </a:blip>
                          <a:srcRect r="32108" b="38583"/>
                          <a:stretch>
                            <a:fillRect/>
                          </a:stretch>
                        </pic:blipFill>
                        <pic:spPr bwMode="auto">
                          <a:xfrm>
                            <a:off x="0" y="0"/>
                            <a:ext cx="841781" cy="15506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1EB3B90F"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B1E255" w14:textId="77777777" w:rsidR="00B456B6" w:rsidRDefault="00B456B6" w:rsidP="00E30DD6">
            <w:pPr>
              <w:rPr>
                <w:lang w:eastAsia="fr-FR"/>
              </w:rPr>
            </w:pPr>
            <w:r w:rsidRPr="009F366F">
              <w:rPr>
                <w:lang w:eastAsia="fr-FR"/>
              </w:rPr>
              <w:t>Composition</w:t>
            </w:r>
          </w:p>
        </w:tc>
        <w:tc>
          <w:tcPr>
            <w:tcW w:w="4061" w:type="dxa"/>
          </w:tcPr>
          <w:p w14:paraId="5144C579"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eastAsia="fr-FR"/>
              </w:rPr>
            </w:pPr>
            <w:r w:rsidRPr="009F366F">
              <w:rPr>
                <w:lang w:eastAsia="fr-FR"/>
              </w:rPr>
              <w:t>C’est un cas particulier de l’agrégation dans lequel la vie des composants est liées à celles des agrégats</w:t>
            </w:r>
            <w:r>
              <w:rPr>
                <w:lang w:eastAsia="fr-FR"/>
              </w:rPr>
              <w:t>.</w:t>
            </w:r>
          </w:p>
        </w:tc>
        <w:tc>
          <w:tcPr>
            <w:tcW w:w="3021" w:type="dxa"/>
          </w:tcPr>
          <w:p w14:paraId="565890B1"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eastAsia="fr-FR"/>
              </w:rPr>
            </w:pPr>
            <w:r w:rsidRPr="00FF140E">
              <w:rPr>
                <w:noProof/>
                <w:lang w:eastAsia="fr-FR"/>
              </w:rPr>
              <w:drawing>
                <wp:inline distT="0" distB="0" distL="0" distR="0" wp14:anchorId="4E7C4ECD" wp14:editId="11E7DCC7">
                  <wp:extent cx="1581694" cy="597529"/>
                  <wp:effectExtent l="0" t="0" r="0" b="0"/>
                  <wp:docPr id="1692985552"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87">
                            <a:extLst>
                              <a:ext uri="{28A0092B-C50C-407E-A947-70E740481C1C}">
                                <a14:useLocalDpi xmlns:a14="http://schemas.microsoft.com/office/drawing/2010/main" val="0"/>
                              </a:ext>
                            </a:extLst>
                          </a:blip>
                          <a:srcRect r="36945" b="33311"/>
                          <a:stretch>
                            <a:fillRect/>
                          </a:stretch>
                        </pic:blipFill>
                        <pic:spPr bwMode="auto">
                          <a:xfrm>
                            <a:off x="0" y="0"/>
                            <a:ext cx="1652747" cy="6243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0829B514" w14:textId="77777777" w:rsidTr="00E30DD6">
        <w:tc>
          <w:tcPr>
            <w:cnfStyle w:val="001000000000" w:firstRow="0" w:lastRow="0" w:firstColumn="1" w:lastColumn="0" w:oddVBand="0" w:evenVBand="0" w:oddHBand="0" w:evenHBand="0" w:firstRowFirstColumn="0" w:firstRowLastColumn="0" w:lastRowFirstColumn="0" w:lastRowLastColumn="0"/>
            <w:tcW w:w="1980" w:type="dxa"/>
          </w:tcPr>
          <w:p w14:paraId="6FCF375C" w14:textId="77777777" w:rsidR="00B456B6" w:rsidRDefault="00B456B6" w:rsidP="00E30DD6">
            <w:pPr>
              <w:rPr>
                <w:lang w:eastAsia="fr-FR"/>
              </w:rPr>
            </w:pPr>
            <w:r w:rsidRPr="009F366F">
              <w:rPr>
                <w:lang w:eastAsia="fr-FR"/>
              </w:rPr>
              <w:lastRenderedPageBreak/>
              <w:t>Généralisation</w:t>
            </w:r>
          </w:p>
        </w:tc>
        <w:tc>
          <w:tcPr>
            <w:tcW w:w="4061" w:type="dxa"/>
          </w:tcPr>
          <w:p w14:paraId="7B8BA620"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eastAsia="fr-FR"/>
              </w:rPr>
            </w:pPr>
            <w:r w:rsidRPr="009F366F">
              <w:rPr>
                <w:lang w:eastAsia="fr-FR"/>
              </w:rPr>
              <w:t>L’héritage permet de matérialiser les relations entre les classes mères et les classes filles, spécifiant que les caractéristiques de la classe mère sont aussi caractéristiques de la classe fille. Elle est représentée par une flèche indiquant la classe mère</w:t>
            </w:r>
          </w:p>
        </w:tc>
        <w:tc>
          <w:tcPr>
            <w:tcW w:w="3021" w:type="dxa"/>
          </w:tcPr>
          <w:p w14:paraId="3771146F"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eastAsia="fr-FR"/>
              </w:rPr>
            </w:pPr>
            <w:r w:rsidRPr="00F40C21">
              <w:rPr>
                <w:noProof/>
                <w:lang w:eastAsia="fr-FR"/>
              </w:rPr>
              <w:drawing>
                <wp:inline distT="0" distB="0" distL="0" distR="0" wp14:anchorId="070D6AA8" wp14:editId="28C15087">
                  <wp:extent cx="208230" cy="1201328"/>
                  <wp:effectExtent l="0" t="0" r="0" b="0"/>
                  <wp:docPr id="1550609009"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88">
                            <a:extLst>
                              <a:ext uri="{28A0092B-C50C-407E-A947-70E740481C1C}">
                                <a14:useLocalDpi xmlns:a14="http://schemas.microsoft.com/office/drawing/2010/main" val="0"/>
                              </a:ext>
                            </a:extLst>
                          </a:blip>
                          <a:srcRect r="18707" b="38011"/>
                          <a:stretch>
                            <a:fillRect/>
                          </a:stretch>
                        </pic:blipFill>
                        <pic:spPr bwMode="auto">
                          <a:xfrm>
                            <a:off x="0" y="0"/>
                            <a:ext cx="220436" cy="12717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3147012" w14:textId="77777777" w:rsidR="00B456B6" w:rsidRDefault="00B456B6" w:rsidP="00B456B6">
      <w:pPr>
        <w:rPr>
          <w:lang w:eastAsia="fr-FR"/>
        </w:rPr>
      </w:pPr>
    </w:p>
    <w:p w14:paraId="021C3809" w14:textId="1F9AEEF1" w:rsidR="00B456B6" w:rsidRDefault="00B456B6" w:rsidP="00834599">
      <w:pPr>
        <w:pStyle w:val="Titre4"/>
        <w:numPr>
          <w:ilvl w:val="0"/>
          <w:numId w:val="8"/>
        </w:numPr>
      </w:pPr>
      <w:bookmarkStart w:id="297" w:name="_Toc207282329"/>
      <w:bookmarkStart w:id="298" w:name="_Toc240908199"/>
      <w:r>
        <w:t>Exemple de diagramme de classe</w:t>
      </w:r>
      <w:bookmarkEnd w:id="297"/>
      <w:bookmarkEnd w:id="298"/>
    </w:p>
    <w:p w14:paraId="0F9E6E6A" w14:textId="77777777" w:rsidR="00B456B6" w:rsidRPr="009A5D0A" w:rsidRDefault="00B456B6" w:rsidP="00B456B6">
      <w:pPr>
        <w:rPr>
          <w:lang w:eastAsia="fr-FR"/>
        </w:rPr>
      </w:pPr>
    </w:p>
    <w:p w14:paraId="4BFE9461" w14:textId="77777777" w:rsidR="00B456B6" w:rsidRDefault="00B456B6" w:rsidP="00B456B6">
      <w:pPr>
        <w:keepNext/>
        <w:jc w:val="center"/>
      </w:pPr>
      <w:r w:rsidRPr="001261B9">
        <w:rPr>
          <w:noProof/>
          <w:lang w:eastAsia="fr-FR"/>
        </w:rPr>
        <w:drawing>
          <wp:inline distT="0" distB="0" distL="0" distR="0" wp14:anchorId="1B3B05F0" wp14:editId="425F992F">
            <wp:extent cx="5981672" cy="4046899"/>
            <wp:effectExtent l="0" t="0" r="635" b="0"/>
            <wp:docPr id="326793043"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89">
                      <a:extLst>
                        <a:ext uri="{28A0092B-C50C-407E-A947-70E740481C1C}">
                          <a14:useLocalDpi xmlns:a14="http://schemas.microsoft.com/office/drawing/2010/main" val="0"/>
                        </a:ext>
                      </a:extLst>
                    </a:blip>
                    <a:srcRect r="33036" b="33247"/>
                    <a:stretch>
                      <a:fillRect/>
                    </a:stretch>
                  </pic:blipFill>
                  <pic:spPr bwMode="auto">
                    <a:xfrm>
                      <a:off x="0" y="0"/>
                      <a:ext cx="6012101" cy="4067486"/>
                    </a:xfrm>
                    <a:prstGeom prst="rect">
                      <a:avLst/>
                    </a:prstGeom>
                    <a:noFill/>
                    <a:ln>
                      <a:noFill/>
                    </a:ln>
                    <a:extLst>
                      <a:ext uri="{53640926-AAD7-44D8-BBD7-CCE9431645EC}">
                        <a14:shadowObscured xmlns:a14="http://schemas.microsoft.com/office/drawing/2010/main"/>
                      </a:ext>
                    </a:extLst>
                  </pic:spPr>
                </pic:pic>
              </a:graphicData>
            </a:graphic>
          </wp:inline>
        </w:drawing>
      </w:r>
    </w:p>
    <w:p w14:paraId="008F1CBE" w14:textId="69E80F77" w:rsidR="00B456B6" w:rsidRPr="00CE3E33" w:rsidRDefault="00B456B6" w:rsidP="00B456B6">
      <w:pPr>
        <w:pStyle w:val="Lgende"/>
        <w:rPr>
          <w:rStyle w:val="Accentuation"/>
          <w:i/>
          <w:iCs/>
          <w:lang w:eastAsia="fr-FR"/>
        </w:rPr>
      </w:pPr>
      <w:bookmarkStart w:id="299" w:name="_Toc207282399"/>
      <w:bookmarkStart w:id="300" w:name="_Toc240908040"/>
      <w:r w:rsidRPr="00CE3E33">
        <w:rPr>
          <w:rStyle w:val="Accentuation"/>
          <w:i/>
          <w:iCs/>
        </w:rPr>
        <w:t xml:space="preserve">Figure </w:t>
      </w:r>
      <w:r w:rsidRPr="00CE3E33">
        <w:rPr>
          <w:rStyle w:val="Accentuation"/>
          <w:i/>
          <w:iCs/>
        </w:rPr>
        <w:fldChar w:fldCharType="begin"/>
      </w:r>
      <w:r w:rsidRPr="00CE3E33">
        <w:rPr>
          <w:rStyle w:val="Accentuation"/>
          <w:i/>
          <w:iCs/>
        </w:rPr>
        <w:instrText xml:space="preserve"> SEQ Figure \* ARABIC </w:instrText>
      </w:r>
      <w:r w:rsidRPr="00CE3E33">
        <w:rPr>
          <w:rStyle w:val="Accentuation"/>
          <w:i/>
          <w:iCs/>
        </w:rPr>
        <w:fldChar w:fldCharType="separate"/>
      </w:r>
      <w:r w:rsidR="0088132C">
        <w:rPr>
          <w:rStyle w:val="Accentuation"/>
          <w:i/>
          <w:iCs/>
          <w:noProof/>
        </w:rPr>
        <w:t>25</w:t>
      </w:r>
      <w:r w:rsidRPr="00CE3E33">
        <w:rPr>
          <w:rStyle w:val="Accentuation"/>
          <w:i/>
          <w:iCs/>
        </w:rPr>
        <w:fldChar w:fldCharType="end"/>
      </w:r>
      <w:r w:rsidRPr="00CE3E33">
        <w:rPr>
          <w:rStyle w:val="Accentuation"/>
          <w:i/>
          <w:iCs/>
        </w:rPr>
        <w:t>: Exemple de diagramme de classe</w:t>
      </w:r>
      <w:bookmarkEnd w:id="299"/>
      <w:bookmarkEnd w:id="300"/>
    </w:p>
    <w:p w14:paraId="0D4E4DCA" w14:textId="77777777" w:rsidR="00B456B6" w:rsidRPr="00E45EE8" w:rsidRDefault="00B456B6" w:rsidP="00B456B6">
      <w:pPr>
        <w:jc w:val="center"/>
        <w:rPr>
          <w:lang w:eastAsia="fr-FR"/>
        </w:rPr>
      </w:pPr>
    </w:p>
    <w:p w14:paraId="100AEAAB" w14:textId="77777777" w:rsidR="00B456B6" w:rsidRDefault="00B456B6" w:rsidP="00B456B6">
      <w:pPr>
        <w:spacing w:line="259" w:lineRule="auto"/>
        <w:jc w:val="left"/>
      </w:pPr>
      <w:r>
        <w:br w:type="page"/>
      </w:r>
    </w:p>
    <w:p w14:paraId="0DD96E84" w14:textId="61B6AB53" w:rsidR="00B456B6" w:rsidRDefault="00B456B6" w:rsidP="00EA4688">
      <w:pPr>
        <w:pStyle w:val="Titre4"/>
        <w:numPr>
          <w:ilvl w:val="0"/>
          <w:numId w:val="8"/>
        </w:numPr>
        <w:ind w:left="2268" w:hanging="425"/>
        <w:rPr>
          <w:lang w:val="fr"/>
        </w:rPr>
      </w:pPr>
      <w:bookmarkStart w:id="301" w:name="_Toc207282330"/>
      <w:bookmarkStart w:id="302" w:name="_Toc240908200"/>
      <w:r>
        <w:rPr>
          <w:lang w:val="fr"/>
        </w:rPr>
        <w:lastRenderedPageBreak/>
        <w:t>Diagramme de classe de notre projet</w:t>
      </w:r>
      <w:bookmarkEnd w:id="301"/>
      <w:bookmarkEnd w:id="302"/>
    </w:p>
    <w:p w14:paraId="69716540" w14:textId="77777777" w:rsidR="00B456B6" w:rsidRPr="009A5D0A" w:rsidRDefault="00B456B6" w:rsidP="00B456B6">
      <w:pPr>
        <w:rPr>
          <w:lang w:val="fr" w:eastAsia="fr-FR"/>
        </w:rPr>
      </w:pPr>
    </w:p>
    <w:p w14:paraId="3E463FA6" w14:textId="5D0196F8" w:rsidR="00B456B6" w:rsidRDefault="00FB5589" w:rsidP="00CD5913">
      <w:pPr>
        <w:keepNext/>
        <w:ind w:left="-426" w:right="-567"/>
        <w:jc w:val="center"/>
      </w:pPr>
      <w:r w:rsidRPr="00FB5589">
        <w:rPr>
          <w:noProof/>
        </w:rPr>
        <w:drawing>
          <wp:inline distT="0" distB="0" distL="0" distR="0" wp14:anchorId="27C2E6E0" wp14:editId="74256129">
            <wp:extent cx="6187916" cy="6007100"/>
            <wp:effectExtent l="0" t="0" r="0" b="0"/>
            <wp:docPr id="592907276"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a:extLst>
                        <a:ext uri="{28A0092B-C50C-407E-A947-70E740481C1C}">
                          <a14:useLocalDpi xmlns:a14="http://schemas.microsoft.com/office/drawing/2010/main" val="0"/>
                        </a:ext>
                      </a:extLst>
                    </a:blip>
                    <a:srcRect r="32098" b="32122"/>
                    <a:stretch>
                      <a:fillRect/>
                    </a:stretch>
                  </pic:blipFill>
                  <pic:spPr bwMode="auto">
                    <a:xfrm>
                      <a:off x="0" y="0"/>
                      <a:ext cx="6194630" cy="6013617"/>
                    </a:xfrm>
                    <a:prstGeom prst="rect">
                      <a:avLst/>
                    </a:prstGeom>
                    <a:noFill/>
                    <a:ln>
                      <a:noFill/>
                    </a:ln>
                    <a:extLst>
                      <a:ext uri="{53640926-AAD7-44D8-BBD7-CCE9431645EC}">
                        <a14:shadowObscured xmlns:a14="http://schemas.microsoft.com/office/drawing/2010/main"/>
                      </a:ext>
                    </a:extLst>
                  </pic:spPr>
                </pic:pic>
              </a:graphicData>
            </a:graphic>
          </wp:inline>
        </w:drawing>
      </w:r>
    </w:p>
    <w:p w14:paraId="28049AF9" w14:textId="3481ED20" w:rsidR="00B456B6" w:rsidRPr="00CE3E33" w:rsidRDefault="00B456B6" w:rsidP="00B456B6">
      <w:pPr>
        <w:pStyle w:val="Lgende"/>
        <w:rPr>
          <w:rStyle w:val="Accentuation"/>
          <w:i/>
          <w:iCs/>
          <w:lang w:val="fr" w:eastAsia="fr-FR"/>
        </w:rPr>
      </w:pPr>
      <w:bookmarkStart w:id="303" w:name="_Toc207282400"/>
      <w:bookmarkStart w:id="304" w:name="_Toc240908041"/>
      <w:r w:rsidRPr="00CE3E33">
        <w:rPr>
          <w:rStyle w:val="Accentuation"/>
          <w:i/>
          <w:iCs/>
        </w:rPr>
        <w:t xml:space="preserve">Figure </w:t>
      </w:r>
      <w:r w:rsidRPr="00CE3E33">
        <w:rPr>
          <w:rStyle w:val="Accentuation"/>
          <w:i/>
          <w:iCs/>
        </w:rPr>
        <w:fldChar w:fldCharType="begin"/>
      </w:r>
      <w:r w:rsidRPr="00CE3E33">
        <w:rPr>
          <w:rStyle w:val="Accentuation"/>
          <w:i/>
          <w:iCs/>
        </w:rPr>
        <w:instrText xml:space="preserve"> SEQ Figure \* ARABIC </w:instrText>
      </w:r>
      <w:r w:rsidRPr="00CE3E33">
        <w:rPr>
          <w:rStyle w:val="Accentuation"/>
          <w:i/>
          <w:iCs/>
        </w:rPr>
        <w:fldChar w:fldCharType="separate"/>
      </w:r>
      <w:r w:rsidR="0088132C">
        <w:rPr>
          <w:rStyle w:val="Accentuation"/>
          <w:i/>
          <w:iCs/>
          <w:noProof/>
        </w:rPr>
        <w:t>26</w:t>
      </w:r>
      <w:r w:rsidRPr="00CE3E33">
        <w:rPr>
          <w:rStyle w:val="Accentuation"/>
          <w:i/>
          <w:iCs/>
        </w:rPr>
        <w:fldChar w:fldCharType="end"/>
      </w:r>
      <w:r w:rsidRPr="00CE3E33">
        <w:rPr>
          <w:rStyle w:val="Accentuation"/>
          <w:i/>
          <w:iCs/>
        </w:rPr>
        <w:t>: Diagramme de classe du projet</w:t>
      </w:r>
      <w:bookmarkEnd w:id="303"/>
      <w:bookmarkEnd w:id="304"/>
    </w:p>
    <w:p w14:paraId="53BA09DD" w14:textId="77777777" w:rsidR="00B456B6" w:rsidRPr="00F24704" w:rsidRDefault="00B456B6" w:rsidP="00B456B6">
      <w:pPr>
        <w:spacing w:line="259" w:lineRule="auto"/>
        <w:jc w:val="left"/>
        <w:rPr>
          <w:rFonts w:eastAsiaTheme="majorEastAsia" w:cstheme="majorBidi"/>
          <w:b/>
          <w:iCs/>
          <w:kern w:val="0"/>
          <w:szCs w:val="24"/>
          <w:lang w:val="fr" w:eastAsia="fr-FR"/>
          <w14:ligatures w14:val="none"/>
        </w:rPr>
      </w:pPr>
      <w:r>
        <w:rPr>
          <w:rFonts w:eastAsiaTheme="majorEastAsia" w:cstheme="majorBidi"/>
          <w:b/>
          <w:iCs/>
          <w:kern w:val="0"/>
          <w:szCs w:val="24"/>
          <w:lang w:val="fr" w:eastAsia="fr-FR"/>
          <w14:ligatures w14:val="none"/>
        </w:rPr>
        <w:br w:type="page"/>
      </w:r>
    </w:p>
    <w:p w14:paraId="23194119" w14:textId="637C1098" w:rsidR="00B456B6" w:rsidRDefault="00B456B6">
      <w:pPr>
        <w:pStyle w:val="Titre3"/>
        <w:numPr>
          <w:ilvl w:val="1"/>
          <w:numId w:val="33"/>
        </w:numPr>
      </w:pPr>
      <w:bookmarkStart w:id="305" w:name="_Toc207274515"/>
      <w:bookmarkStart w:id="306" w:name="_Toc207282331"/>
      <w:bookmarkStart w:id="307" w:name="_Toc240908201"/>
      <w:r>
        <w:lastRenderedPageBreak/>
        <w:t>Diagramme d’état transition</w:t>
      </w:r>
      <w:bookmarkEnd w:id="305"/>
      <w:bookmarkEnd w:id="306"/>
      <w:bookmarkEnd w:id="307"/>
    </w:p>
    <w:p w14:paraId="1AE31F72" w14:textId="62D66D6C" w:rsidR="00B456B6" w:rsidRDefault="00B456B6">
      <w:pPr>
        <w:pStyle w:val="Titre4"/>
        <w:numPr>
          <w:ilvl w:val="1"/>
          <w:numId w:val="36"/>
        </w:numPr>
        <w:rPr>
          <w:lang w:val="fr"/>
        </w:rPr>
      </w:pPr>
      <w:bookmarkStart w:id="308" w:name="_Toc207282332"/>
      <w:bookmarkStart w:id="309" w:name="_Toc240908202"/>
      <w:r>
        <w:rPr>
          <w:lang w:val="fr"/>
        </w:rPr>
        <w:t>Présentation</w:t>
      </w:r>
      <w:bookmarkEnd w:id="308"/>
      <w:bookmarkEnd w:id="309"/>
    </w:p>
    <w:p w14:paraId="163A1735" w14:textId="77777777" w:rsidR="00B456B6" w:rsidRDefault="00B456B6" w:rsidP="00B456B6">
      <w:pPr>
        <w:spacing w:before="120" w:after="0"/>
        <w:ind w:firstLine="709"/>
        <w:rPr>
          <w:lang w:eastAsia="fr-FR"/>
        </w:rPr>
      </w:pPr>
      <w:r w:rsidRPr="00482B15">
        <w:rPr>
          <w:lang w:eastAsia="fr-FR"/>
        </w:rPr>
        <w:t>Le diagramme d’état transition exprime tous les états possibles d’un objet. Il indique en quoi ces changements d’état sont induits par des événements. Le diagramme d’état transition exprime les changements d’état d’un seul objet dans l’ensemble des cas d’utilisation. C’est par</w:t>
      </w:r>
      <w:r>
        <w:rPr>
          <w:lang w:eastAsia="fr-FR"/>
        </w:rPr>
        <w:t xml:space="preserve"> </w:t>
      </w:r>
      <w:r w:rsidRPr="00482B15">
        <w:rPr>
          <w:lang w:eastAsia="fr-FR"/>
        </w:rPr>
        <w:t>conséquent une vue synthétique du fonctionnement dynamique d’un objet à travers tout le système.</w:t>
      </w:r>
    </w:p>
    <w:p w14:paraId="4D9907F9" w14:textId="77777777" w:rsidR="00B456B6" w:rsidRDefault="00B456B6" w:rsidP="00B456B6">
      <w:pPr>
        <w:ind w:firstLine="329"/>
        <w:rPr>
          <w:lang w:eastAsia="fr-FR"/>
        </w:rPr>
      </w:pPr>
    </w:p>
    <w:p w14:paraId="02D3AC62" w14:textId="20CCA636" w:rsidR="00B456B6" w:rsidRPr="00D75414" w:rsidRDefault="00B456B6">
      <w:pPr>
        <w:pStyle w:val="Titre4"/>
        <w:numPr>
          <w:ilvl w:val="1"/>
          <w:numId w:val="36"/>
        </w:numPr>
        <w:rPr>
          <w:szCs w:val="32"/>
          <w:lang w:val="fr"/>
        </w:rPr>
      </w:pPr>
      <w:bookmarkStart w:id="310" w:name="_Toc207282333"/>
      <w:bookmarkStart w:id="311" w:name="_Toc240908203"/>
      <w:r>
        <w:rPr>
          <w:lang w:val="fr"/>
        </w:rPr>
        <w:t>Formalisme</w:t>
      </w:r>
      <w:bookmarkEnd w:id="310"/>
      <w:bookmarkEnd w:id="311"/>
    </w:p>
    <w:p w14:paraId="0D88E5AD" w14:textId="5E0EC2E5" w:rsidR="00B456B6" w:rsidRDefault="00B456B6" w:rsidP="00B456B6">
      <w:pPr>
        <w:pStyle w:val="Titredestableaux"/>
      </w:pPr>
      <w:bookmarkStart w:id="312" w:name="_Toc207274464"/>
      <w:bookmarkStart w:id="313" w:name="_Toc240908081"/>
      <w:r>
        <w:t xml:space="preserve">Tableau </w:t>
      </w:r>
      <w:fldSimple w:instr=" SEQ Tableau \* ARABIC ">
        <w:r w:rsidR="00BB03BA">
          <w:rPr>
            <w:noProof/>
          </w:rPr>
          <w:t>21</w:t>
        </w:r>
      </w:fldSimple>
      <w:r w:rsidRPr="00E3613E">
        <w:t>: Formalisme du diagramme d’état transition</w:t>
      </w:r>
      <w:bookmarkEnd w:id="312"/>
      <w:bookmarkEnd w:id="313"/>
    </w:p>
    <w:tbl>
      <w:tblPr>
        <w:tblStyle w:val="TableauGrille4-Accentuation5"/>
        <w:tblW w:w="0" w:type="auto"/>
        <w:tblLook w:val="04A0" w:firstRow="1" w:lastRow="0" w:firstColumn="1" w:lastColumn="0" w:noHBand="0" w:noVBand="1"/>
      </w:tblPr>
      <w:tblGrid>
        <w:gridCol w:w="2122"/>
        <w:gridCol w:w="3919"/>
        <w:gridCol w:w="3021"/>
      </w:tblGrid>
      <w:tr w:rsidR="00B456B6" w14:paraId="110E7EEF"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7DFC88F" w14:textId="77777777" w:rsidR="00B456B6" w:rsidRDefault="00B456B6" w:rsidP="00E30DD6">
            <w:pPr>
              <w:jc w:val="center"/>
              <w:rPr>
                <w:lang w:val="fr" w:eastAsia="fr-FR"/>
              </w:rPr>
            </w:pPr>
            <w:r>
              <w:rPr>
                <w:lang w:val="fr" w:eastAsia="fr-FR"/>
              </w:rPr>
              <w:t>Composant</w:t>
            </w:r>
          </w:p>
        </w:tc>
        <w:tc>
          <w:tcPr>
            <w:tcW w:w="3919" w:type="dxa"/>
          </w:tcPr>
          <w:p w14:paraId="3F1DF4F5"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3021" w:type="dxa"/>
          </w:tcPr>
          <w:p w14:paraId="7B4B4121"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B456B6" w14:paraId="67BBBDC6"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42858AF" w14:textId="77777777" w:rsidR="00B456B6" w:rsidRDefault="00B456B6" w:rsidP="00E30DD6">
            <w:pPr>
              <w:rPr>
                <w:lang w:val="fr" w:eastAsia="fr-FR"/>
              </w:rPr>
            </w:pPr>
            <w:r>
              <w:rPr>
                <w:lang w:val="fr" w:eastAsia="fr-FR"/>
              </w:rPr>
              <w:t>État initial</w:t>
            </w:r>
          </w:p>
        </w:tc>
        <w:tc>
          <w:tcPr>
            <w:tcW w:w="3919" w:type="dxa"/>
          </w:tcPr>
          <w:p w14:paraId="4ADF24D0" w14:textId="77777777" w:rsidR="00B456B6" w:rsidRPr="004F3720" w:rsidRDefault="00B456B6" w:rsidP="00E30DD6">
            <w:pPr>
              <w:cnfStyle w:val="000000100000" w:firstRow="0" w:lastRow="0" w:firstColumn="0" w:lastColumn="0" w:oddVBand="0" w:evenVBand="0" w:oddHBand="1" w:evenHBand="0" w:firstRowFirstColumn="0" w:firstRowLastColumn="0" w:lastRowFirstColumn="0" w:lastRowLastColumn="0"/>
              <w:rPr>
                <w:lang w:eastAsia="fr-FR"/>
              </w:rPr>
            </w:pPr>
            <w:r w:rsidRPr="004F3720">
              <w:rPr>
                <w:lang w:eastAsia="fr-FR"/>
              </w:rPr>
              <w:t>C’est l’état de départ d’un objet avant toute transition</w:t>
            </w:r>
            <w:r>
              <w:rPr>
                <w:lang w:eastAsia="fr-FR"/>
              </w:rPr>
              <w:t>.</w:t>
            </w:r>
          </w:p>
        </w:tc>
        <w:tc>
          <w:tcPr>
            <w:tcW w:w="3021" w:type="dxa"/>
          </w:tcPr>
          <w:p w14:paraId="6D94277C"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F14A81">
              <w:rPr>
                <w:noProof/>
                <w:lang w:val="fr" w:eastAsia="fr-FR"/>
              </w:rPr>
              <w:drawing>
                <wp:inline distT="0" distB="0" distL="0" distR="0" wp14:anchorId="3338E5D0" wp14:editId="28D521DF">
                  <wp:extent cx="271604" cy="263115"/>
                  <wp:effectExtent l="0" t="0" r="0" b="3810"/>
                  <wp:docPr id="1460283060"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1">
                            <a:extLst>
                              <a:ext uri="{28A0092B-C50C-407E-A947-70E740481C1C}">
                                <a14:useLocalDpi xmlns:a14="http://schemas.microsoft.com/office/drawing/2010/main" val="0"/>
                              </a:ext>
                            </a:extLst>
                          </a:blip>
                          <a:srcRect r="34626" b="42600"/>
                          <a:stretch>
                            <a:fillRect/>
                          </a:stretch>
                        </pic:blipFill>
                        <pic:spPr bwMode="auto">
                          <a:xfrm>
                            <a:off x="0" y="0"/>
                            <a:ext cx="281867" cy="273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6AEEFF14"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286C4D57" w14:textId="77777777" w:rsidR="00B456B6" w:rsidRDefault="00B456B6" w:rsidP="00E30DD6">
            <w:pPr>
              <w:rPr>
                <w:lang w:val="fr" w:eastAsia="fr-FR"/>
              </w:rPr>
            </w:pPr>
            <w:r>
              <w:rPr>
                <w:lang w:val="fr" w:eastAsia="fr-FR"/>
              </w:rPr>
              <w:t>État</w:t>
            </w:r>
          </w:p>
        </w:tc>
        <w:tc>
          <w:tcPr>
            <w:tcW w:w="3919" w:type="dxa"/>
          </w:tcPr>
          <w:p w14:paraId="5DDFD879"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E90136">
              <w:rPr>
                <w:lang w:eastAsia="fr-FR"/>
              </w:rPr>
              <w:t>Il correspond à une situation durable dans laquelle se trouvent les objets d’une classe</w:t>
            </w:r>
            <w:r>
              <w:rPr>
                <w:lang w:eastAsia="fr-FR"/>
              </w:rPr>
              <w:t> ;</w:t>
            </w:r>
            <w:r w:rsidRPr="00E90136">
              <w:rPr>
                <w:lang w:eastAsia="fr-FR"/>
              </w:rPr>
              <w:t xml:space="preserve"> il est représenté par un triangle aux coins arrondis contenant le nom de l’état.</w:t>
            </w:r>
          </w:p>
        </w:tc>
        <w:tc>
          <w:tcPr>
            <w:tcW w:w="3021" w:type="dxa"/>
          </w:tcPr>
          <w:p w14:paraId="6F8079F0"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2ED2E02E"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7B5988">
              <w:rPr>
                <w:noProof/>
                <w:lang w:val="fr" w:eastAsia="fr-FR"/>
              </w:rPr>
              <w:drawing>
                <wp:inline distT="0" distB="0" distL="0" distR="0" wp14:anchorId="13814287" wp14:editId="60E1F8B4">
                  <wp:extent cx="1303699" cy="555041"/>
                  <wp:effectExtent l="0" t="0" r="0" b="0"/>
                  <wp:docPr id="152602318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2">
                            <a:extLst>
                              <a:ext uri="{28A0092B-C50C-407E-A947-70E740481C1C}">
                                <a14:useLocalDpi xmlns:a14="http://schemas.microsoft.com/office/drawing/2010/main" val="0"/>
                              </a:ext>
                            </a:extLst>
                          </a:blip>
                          <a:srcRect r="33028" b="33794"/>
                          <a:stretch>
                            <a:fillRect/>
                          </a:stretch>
                        </pic:blipFill>
                        <pic:spPr bwMode="auto">
                          <a:xfrm>
                            <a:off x="0" y="0"/>
                            <a:ext cx="1351448" cy="5753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3209BC20"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BC8F35" w14:textId="77777777" w:rsidR="00B456B6" w:rsidRDefault="00B456B6" w:rsidP="00E30DD6">
            <w:pPr>
              <w:rPr>
                <w:lang w:val="fr" w:eastAsia="fr-FR"/>
              </w:rPr>
            </w:pPr>
            <w:r>
              <w:rPr>
                <w:lang w:val="fr" w:eastAsia="fr-FR"/>
              </w:rPr>
              <w:t>Transition</w:t>
            </w:r>
          </w:p>
        </w:tc>
        <w:tc>
          <w:tcPr>
            <w:tcW w:w="3919" w:type="dxa"/>
          </w:tcPr>
          <w:p w14:paraId="75CEE8A6"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val="fr" w:eastAsia="fr-FR"/>
              </w:rPr>
            </w:pPr>
            <w:r w:rsidRPr="00E90136">
              <w:rPr>
                <w:lang w:eastAsia="fr-FR"/>
              </w:rPr>
              <w:t>Une transition décrit le changement d’état d’un objet. C’est une relation entre deux états représentés par une flèche orientée sur laquelle est annoté l’événement qui concourt au changement d’état.</w:t>
            </w:r>
          </w:p>
        </w:tc>
        <w:tc>
          <w:tcPr>
            <w:tcW w:w="3021" w:type="dxa"/>
          </w:tcPr>
          <w:p w14:paraId="1DC02703"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6FA5578F"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351CEF01"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A0087E">
              <w:rPr>
                <w:noProof/>
                <w:lang w:val="fr" w:eastAsia="fr-FR"/>
              </w:rPr>
              <w:drawing>
                <wp:inline distT="0" distB="0" distL="0" distR="0" wp14:anchorId="580EEC0D" wp14:editId="4F82A6AF">
                  <wp:extent cx="1394233" cy="244444"/>
                  <wp:effectExtent l="0" t="0" r="0" b="3810"/>
                  <wp:docPr id="168954182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3">
                            <a:extLst>
                              <a:ext uri="{28A0092B-C50C-407E-A947-70E740481C1C}">
                                <a14:useLocalDpi xmlns:a14="http://schemas.microsoft.com/office/drawing/2010/main" val="0"/>
                              </a:ext>
                            </a:extLst>
                          </a:blip>
                          <a:srcRect t="1" r="37170" b="24960"/>
                          <a:stretch>
                            <a:fillRect/>
                          </a:stretch>
                        </pic:blipFill>
                        <pic:spPr bwMode="auto">
                          <a:xfrm>
                            <a:off x="0" y="0"/>
                            <a:ext cx="1399318" cy="2453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55508A80"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3A82EB65" w14:textId="77777777" w:rsidR="00B456B6" w:rsidRDefault="00B456B6" w:rsidP="00E30DD6">
            <w:pPr>
              <w:rPr>
                <w:lang w:val="fr" w:eastAsia="fr-FR"/>
              </w:rPr>
            </w:pPr>
            <w:r>
              <w:rPr>
                <w:lang w:val="fr" w:eastAsia="fr-FR"/>
              </w:rPr>
              <w:t>État final</w:t>
            </w:r>
          </w:p>
        </w:tc>
        <w:tc>
          <w:tcPr>
            <w:tcW w:w="3919" w:type="dxa"/>
          </w:tcPr>
          <w:p w14:paraId="4B8D5E61"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E90136">
              <w:rPr>
                <w:lang w:eastAsia="fr-FR"/>
              </w:rPr>
              <w:t>Il représente la destruction de l’objet que l’on modélise.</w:t>
            </w:r>
          </w:p>
        </w:tc>
        <w:tc>
          <w:tcPr>
            <w:tcW w:w="3021" w:type="dxa"/>
          </w:tcPr>
          <w:p w14:paraId="096A7D2B"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8E597B">
              <w:rPr>
                <w:noProof/>
                <w:lang w:val="fr" w:eastAsia="fr-FR"/>
              </w:rPr>
              <w:drawing>
                <wp:inline distT="0" distB="0" distL="0" distR="0" wp14:anchorId="624159FE" wp14:editId="00265DFD">
                  <wp:extent cx="328608" cy="316872"/>
                  <wp:effectExtent l="0" t="0" r="0" b="6985"/>
                  <wp:docPr id="2030204132"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4">
                            <a:extLst>
                              <a:ext uri="{28A0092B-C50C-407E-A947-70E740481C1C}">
                                <a14:useLocalDpi xmlns:a14="http://schemas.microsoft.com/office/drawing/2010/main" val="0"/>
                              </a:ext>
                            </a:extLst>
                          </a:blip>
                          <a:srcRect r="33237" b="40685"/>
                          <a:stretch>
                            <a:fillRect/>
                          </a:stretch>
                        </pic:blipFill>
                        <pic:spPr bwMode="auto">
                          <a:xfrm>
                            <a:off x="0" y="0"/>
                            <a:ext cx="334154" cy="3222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DDE2CF7" w14:textId="77777777" w:rsidR="00B456B6" w:rsidRPr="00CF7877" w:rsidRDefault="00B456B6" w:rsidP="00B456B6">
      <w:pPr>
        <w:rPr>
          <w:lang w:val="fr" w:eastAsia="fr-FR"/>
        </w:rPr>
      </w:pPr>
    </w:p>
    <w:p w14:paraId="1F6FB8C1" w14:textId="1152C6EC" w:rsidR="00B456B6" w:rsidRDefault="00B456B6">
      <w:pPr>
        <w:pStyle w:val="Titre4"/>
        <w:numPr>
          <w:ilvl w:val="1"/>
          <w:numId w:val="36"/>
        </w:numPr>
        <w:rPr>
          <w:lang w:val="fr"/>
        </w:rPr>
      </w:pPr>
      <w:bookmarkStart w:id="314" w:name="_Toc207282334"/>
      <w:bookmarkStart w:id="315" w:name="_Toc240908204"/>
      <w:r>
        <w:rPr>
          <w:lang w:val="fr"/>
        </w:rPr>
        <w:lastRenderedPageBreak/>
        <w:t>Exemple de diagramme d’état transition</w:t>
      </w:r>
      <w:bookmarkEnd w:id="314"/>
      <w:bookmarkEnd w:id="315"/>
    </w:p>
    <w:p w14:paraId="1C0F805C" w14:textId="77777777" w:rsidR="00B456B6" w:rsidRDefault="00B456B6" w:rsidP="00B456B6">
      <w:pPr>
        <w:keepNext/>
      </w:pPr>
      <w:r w:rsidRPr="006E644E">
        <w:rPr>
          <w:noProof/>
          <w:lang w:val="fr" w:eastAsia="fr-FR"/>
        </w:rPr>
        <w:drawing>
          <wp:inline distT="0" distB="0" distL="0" distR="0" wp14:anchorId="5AF057EC" wp14:editId="5169EE99">
            <wp:extent cx="5936981" cy="2163778"/>
            <wp:effectExtent l="0" t="0" r="0" b="0"/>
            <wp:docPr id="54278390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5">
                      <a:extLst>
                        <a:ext uri="{28A0092B-C50C-407E-A947-70E740481C1C}">
                          <a14:useLocalDpi xmlns:a14="http://schemas.microsoft.com/office/drawing/2010/main" val="0"/>
                        </a:ext>
                      </a:extLst>
                    </a:blip>
                    <a:srcRect r="33200" b="32027"/>
                    <a:stretch>
                      <a:fillRect/>
                    </a:stretch>
                  </pic:blipFill>
                  <pic:spPr bwMode="auto">
                    <a:xfrm>
                      <a:off x="0" y="0"/>
                      <a:ext cx="5980107" cy="2179495"/>
                    </a:xfrm>
                    <a:prstGeom prst="rect">
                      <a:avLst/>
                    </a:prstGeom>
                    <a:noFill/>
                    <a:ln>
                      <a:noFill/>
                    </a:ln>
                    <a:extLst>
                      <a:ext uri="{53640926-AAD7-44D8-BBD7-CCE9431645EC}">
                        <a14:shadowObscured xmlns:a14="http://schemas.microsoft.com/office/drawing/2010/main"/>
                      </a:ext>
                    </a:extLst>
                  </pic:spPr>
                </pic:pic>
              </a:graphicData>
            </a:graphic>
          </wp:inline>
        </w:drawing>
      </w:r>
    </w:p>
    <w:p w14:paraId="19BBFE66" w14:textId="7F957EC2" w:rsidR="00B456B6" w:rsidRDefault="00B456B6" w:rsidP="00B456B6">
      <w:pPr>
        <w:pStyle w:val="Titredestableaux"/>
        <w:jc w:val="center"/>
        <w:rPr>
          <w:rStyle w:val="Accentuation"/>
        </w:rPr>
      </w:pPr>
      <w:bookmarkStart w:id="316" w:name="_Toc207282401"/>
      <w:bookmarkStart w:id="317" w:name="_Toc240908042"/>
      <w:r w:rsidRPr="00661D74">
        <w:rPr>
          <w:rStyle w:val="Accentuation"/>
        </w:rPr>
        <w:t xml:space="preserve">Figure </w:t>
      </w:r>
      <w:r w:rsidRPr="00661D74">
        <w:rPr>
          <w:rStyle w:val="Accentuation"/>
        </w:rPr>
        <w:fldChar w:fldCharType="begin"/>
      </w:r>
      <w:r w:rsidRPr="00661D74">
        <w:rPr>
          <w:rStyle w:val="Accentuation"/>
        </w:rPr>
        <w:instrText xml:space="preserve"> SEQ Figure \* ARABIC </w:instrText>
      </w:r>
      <w:r w:rsidRPr="00661D74">
        <w:rPr>
          <w:rStyle w:val="Accentuation"/>
        </w:rPr>
        <w:fldChar w:fldCharType="separate"/>
      </w:r>
      <w:r w:rsidR="0088132C">
        <w:rPr>
          <w:rStyle w:val="Accentuation"/>
          <w:noProof/>
        </w:rPr>
        <w:t>27</w:t>
      </w:r>
      <w:r w:rsidRPr="00661D74">
        <w:rPr>
          <w:rStyle w:val="Accentuation"/>
        </w:rPr>
        <w:fldChar w:fldCharType="end"/>
      </w:r>
      <w:r w:rsidRPr="00661D74">
        <w:rPr>
          <w:rStyle w:val="Accentuation"/>
        </w:rPr>
        <w:t>: Exemple de diagramme d’état transition</w:t>
      </w:r>
      <w:bookmarkEnd w:id="316"/>
      <w:bookmarkEnd w:id="317"/>
    </w:p>
    <w:p w14:paraId="6D0706E2" w14:textId="77777777" w:rsidR="008E4A05" w:rsidRPr="00661D74" w:rsidRDefault="008E4A05" w:rsidP="00B456B6">
      <w:pPr>
        <w:pStyle w:val="Titredestableaux"/>
        <w:jc w:val="center"/>
        <w:rPr>
          <w:rStyle w:val="Accentuation"/>
        </w:rPr>
      </w:pPr>
    </w:p>
    <w:p w14:paraId="55E45D79" w14:textId="77777777" w:rsidR="0081426E" w:rsidRDefault="00B456B6">
      <w:pPr>
        <w:pStyle w:val="Titre4"/>
        <w:numPr>
          <w:ilvl w:val="1"/>
          <w:numId w:val="36"/>
        </w:numPr>
      </w:pPr>
      <w:bookmarkStart w:id="318" w:name="_Toc207282335"/>
      <w:bookmarkStart w:id="319" w:name="_Toc240908205"/>
      <w:r>
        <w:t>Diagramme</w:t>
      </w:r>
      <w:r w:rsidR="0081426E">
        <w:t>s</w:t>
      </w:r>
      <w:r>
        <w:t xml:space="preserve"> d’état transition du projet</w:t>
      </w:r>
      <w:bookmarkEnd w:id="319"/>
      <w:r>
        <w:t> </w:t>
      </w:r>
    </w:p>
    <w:p w14:paraId="5C1B52A3" w14:textId="7CEEA277" w:rsidR="00B456B6" w:rsidRDefault="0026369D" w:rsidP="0081426E">
      <w:pPr>
        <w:pStyle w:val="Titre5"/>
        <w:numPr>
          <w:ilvl w:val="1"/>
          <w:numId w:val="30"/>
        </w:numPr>
      </w:pPr>
      <w:bookmarkStart w:id="320" w:name="_Toc240908206"/>
      <w:r>
        <w:t>C</w:t>
      </w:r>
      <w:r w:rsidR="00B456B6">
        <w:t>as de « Utilisateur »</w:t>
      </w:r>
      <w:bookmarkEnd w:id="318"/>
      <w:bookmarkEnd w:id="320"/>
    </w:p>
    <w:p w14:paraId="1F3E3146" w14:textId="1E97CEB5" w:rsidR="00B456B6" w:rsidRDefault="00486776" w:rsidP="00486776">
      <w:pPr>
        <w:keepNext/>
        <w:jc w:val="center"/>
      </w:pPr>
      <w:r w:rsidRPr="00486776">
        <w:rPr>
          <w:noProof/>
        </w:rPr>
        <w:drawing>
          <wp:inline distT="0" distB="0" distL="0" distR="0" wp14:anchorId="73782370" wp14:editId="61A5C1F4">
            <wp:extent cx="5899422" cy="2501900"/>
            <wp:effectExtent l="0" t="0" r="6350" b="0"/>
            <wp:docPr id="162564799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6">
                      <a:extLst>
                        <a:ext uri="{28A0092B-C50C-407E-A947-70E740481C1C}">
                          <a14:useLocalDpi xmlns:a14="http://schemas.microsoft.com/office/drawing/2010/main" val="0"/>
                        </a:ext>
                      </a:extLst>
                    </a:blip>
                    <a:srcRect r="33201" b="33523"/>
                    <a:stretch>
                      <a:fillRect/>
                    </a:stretch>
                  </pic:blipFill>
                  <pic:spPr bwMode="auto">
                    <a:xfrm>
                      <a:off x="0" y="0"/>
                      <a:ext cx="5920439" cy="2510813"/>
                    </a:xfrm>
                    <a:prstGeom prst="rect">
                      <a:avLst/>
                    </a:prstGeom>
                    <a:noFill/>
                    <a:ln>
                      <a:noFill/>
                    </a:ln>
                    <a:extLst>
                      <a:ext uri="{53640926-AAD7-44D8-BBD7-CCE9431645EC}">
                        <a14:shadowObscured xmlns:a14="http://schemas.microsoft.com/office/drawing/2010/main"/>
                      </a:ext>
                    </a:extLst>
                  </pic:spPr>
                </pic:pic>
              </a:graphicData>
            </a:graphic>
          </wp:inline>
        </w:drawing>
      </w:r>
    </w:p>
    <w:p w14:paraId="44173A1F" w14:textId="4EDEE11C" w:rsidR="00C21242" w:rsidRDefault="00B456B6" w:rsidP="00C21242">
      <w:pPr>
        <w:pStyle w:val="Lgende"/>
        <w:spacing w:after="0"/>
        <w:rPr>
          <w:rStyle w:val="Accentuation"/>
          <w:i/>
          <w:iCs/>
        </w:rPr>
      </w:pPr>
      <w:bookmarkStart w:id="321" w:name="_Toc207282402"/>
      <w:bookmarkStart w:id="322" w:name="_Toc240908043"/>
      <w:r w:rsidRPr="00CE3E33">
        <w:rPr>
          <w:rStyle w:val="Accentuation"/>
          <w:i/>
          <w:iCs/>
        </w:rPr>
        <w:t xml:space="preserve">Figure </w:t>
      </w:r>
      <w:r w:rsidRPr="00CE3E33">
        <w:rPr>
          <w:rStyle w:val="Accentuation"/>
          <w:i/>
          <w:iCs/>
        </w:rPr>
        <w:fldChar w:fldCharType="begin"/>
      </w:r>
      <w:r w:rsidRPr="00CE3E33">
        <w:rPr>
          <w:rStyle w:val="Accentuation"/>
          <w:i/>
          <w:iCs/>
        </w:rPr>
        <w:instrText xml:space="preserve"> SEQ Figure \* ARABIC </w:instrText>
      </w:r>
      <w:r w:rsidRPr="00CE3E33">
        <w:rPr>
          <w:rStyle w:val="Accentuation"/>
          <w:i/>
          <w:iCs/>
        </w:rPr>
        <w:fldChar w:fldCharType="separate"/>
      </w:r>
      <w:r w:rsidR="0088132C">
        <w:rPr>
          <w:rStyle w:val="Accentuation"/>
          <w:i/>
          <w:iCs/>
          <w:noProof/>
        </w:rPr>
        <w:t>28</w:t>
      </w:r>
      <w:r w:rsidRPr="00CE3E33">
        <w:rPr>
          <w:rStyle w:val="Accentuation"/>
          <w:i/>
          <w:iCs/>
        </w:rPr>
        <w:fldChar w:fldCharType="end"/>
      </w:r>
      <w:r w:rsidRPr="00CE3E33">
        <w:rPr>
          <w:rStyle w:val="Accentuation"/>
          <w:i/>
          <w:iCs/>
        </w:rPr>
        <w:t>: Diagramme d’état transition de « Utilisateur »</w:t>
      </w:r>
      <w:bookmarkEnd w:id="321"/>
      <w:bookmarkEnd w:id="322"/>
    </w:p>
    <w:p w14:paraId="2FF52026" w14:textId="6B42E23F" w:rsidR="00B456B6" w:rsidRDefault="00C21242" w:rsidP="00C21242">
      <w:pPr>
        <w:pStyle w:val="Lgende"/>
        <w:spacing w:after="0"/>
        <w:rPr>
          <w:rStyle w:val="Accentuation"/>
          <w:i/>
          <w:iCs/>
          <w:color w:val="auto"/>
        </w:rPr>
      </w:pPr>
      <w:r>
        <w:rPr>
          <w:rStyle w:val="Accentuation"/>
          <w:i/>
          <w:iCs/>
          <w:color w:val="auto"/>
        </w:rPr>
        <w:t>S</w:t>
      </w:r>
      <w:r w:rsidRPr="00C21242">
        <w:rPr>
          <w:rStyle w:val="Accentuation"/>
          <w:i/>
          <w:iCs/>
          <w:color w:val="auto"/>
        </w:rPr>
        <w:t>ources : PowerAMC</w:t>
      </w:r>
    </w:p>
    <w:p w14:paraId="7CE20888" w14:textId="77777777" w:rsidR="00C21242" w:rsidRPr="00C21242" w:rsidRDefault="00C21242" w:rsidP="00C21242"/>
    <w:p w14:paraId="566FB378" w14:textId="714C8A93" w:rsidR="00790375" w:rsidRPr="00790375" w:rsidRDefault="00790375" w:rsidP="00790375">
      <w:pPr>
        <w:pStyle w:val="Titre5"/>
        <w:numPr>
          <w:ilvl w:val="1"/>
          <w:numId w:val="30"/>
        </w:numPr>
      </w:pPr>
      <w:bookmarkStart w:id="323" w:name="_Toc240908207"/>
      <w:r>
        <w:lastRenderedPageBreak/>
        <w:t>Cas de « </w:t>
      </w:r>
      <w:r w:rsidR="00CB6F4C">
        <w:t>Culture</w:t>
      </w:r>
      <w:r>
        <w:t> »</w:t>
      </w:r>
      <w:bookmarkEnd w:id="323"/>
    </w:p>
    <w:p w14:paraId="435351A6" w14:textId="77777777" w:rsidR="00F86D92" w:rsidRDefault="00CB6F4C" w:rsidP="00F86D92">
      <w:pPr>
        <w:keepNext/>
        <w:jc w:val="center"/>
      </w:pPr>
      <w:r w:rsidRPr="00CB6F4C">
        <w:rPr>
          <w:rStyle w:val="Accentuation"/>
          <w:noProof/>
        </w:rPr>
        <w:drawing>
          <wp:inline distT="0" distB="0" distL="0" distR="0" wp14:anchorId="11420BD3" wp14:editId="758F0579">
            <wp:extent cx="4989806" cy="2819400"/>
            <wp:effectExtent l="0" t="0" r="0" b="0"/>
            <wp:docPr id="655045797"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7">
                      <a:extLst>
                        <a:ext uri="{28A0092B-C50C-407E-A947-70E740481C1C}">
                          <a14:useLocalDpi xmlns:a14="http://schemas.microsoft.com/office/drawing/2010/main" val="0"/>
                        </a:ext>
                      </a:extLst>
                    </a:blip>
                    <a:srcRect r="31433" b="32051"/>
                    <a:stretch>
                      <a:fillRect/>
                    </a:stretch>
                  </pic:blipFill>
                  <pic:spPr bwMode="auto">
                    <a:xfrm>
                      <a:off x="0" y="0"/>
                      <a:ext cx="5013262" cy="2832653"/>
                    </a:xfrm>
                    <a:prstGeom prst="rect">
                      <a:avLst/>
                    </a:prstGeom>
                    <a:noFill/>
                    <a:ln>
                      <a:noFill/>
                    </a:ln>
                    <a:extLst>
                      <a:ext uri="{53640926-AAD7-44D8-BBD7-CCE9431645EC}">
                        <a14:shadowObscured xmlns:a14="http://schemas.microsoft.com/office/drawing/2010/main"/>
                      </a:ext>
                    </a:extLst>
                  </pic:spPr>
                </pic:pic>
              </a:graphicData>
            </a:graphic>
          </wp:inline>
        </w:drawing>
      </w:r>
    </w:p>
    <w:p w14:paraId="7B08062A" w14:textId="62766FAE" w:rsidR="005C7240" w:rsidRDefault="00F86D92" w:rsidP="00F86D92">
      <w:pPr>
        <w:pStyle w:val="Lgende"/>
        <w:rPr>
          <w:rStyle w:val="Accentuation"/>
        </w:rPr>
      </w:pPr>
      <w:bookmarkStart w:id="324" w:name="_Toc240908044"/>
      <w:r>
        <w:t xml:space="preserve">Figure </w:t>
      </w:r>
      <w:fldSimple w:instr=" SEQ Figure \* ARABIC ">
        <w:r w:rsidR="0088132C">
          <w:rPr>
            <w:noProof/>
          </w:rPr>
          <w:t>29</w:t>
        </w:r>
      </w:fldSimple>
      <w:r>
        <w:t xml:space="preserve"> : Diagramme d’état transition de "Culture"</w:t>
      </w:r>
      <w:bookmarkEnd w:id="324"/>
    </w:p>
    <w:p w14:paraId="3605D27B" w14:textId="0241723D" w:rsidR="005C17A6" w:rsidRPr="005C17A6" w:rsidRDefault="005C17A6" w:rsidP="005C17A6">
      <w:pPr>
        <w:rPr>
          <w:rStyle w:val="Accentuation"/>
        </w:rPr>
      </w:pPr>
      <w:r>
        <w:rPr>
          <w:rStyle w:val="Accentuation"/>
        </w:rPr>
        <w:br w:type="page"/>
      </w:r>
    </w:p>
    <w:p w14:paraId="306F3810" w14:textId="325EF9A0" w:rsidR="00B456B6" w:rsidRDefault="00B456B6">
      <w:pPr>
        <w:pStyle w:val="Titre3"/>
        <w:numPr>
          <w:ilvl w:val="1"/>
          <w:numId w:val="33"/>
        </w:numPr>
        <w:jc w:val="both"/>
      </w:pPr>
      <w:bookmarkStart w:id="325" w:name="_Toc207274516"/>
      <w:bookmarkStart w:id="326" w:name="_Toc207282336"/>
      <w:bookmarkStart w:id="327" w:name="_Toc240908208"/>
      <w:r>
        <w:lastRenderedPageBreak/>
        <w:t>Diagramme de paquetage</w:t>
      </w:r>
      <w:bookmarkEnd w:id="325"/>
      <w:bookmarkEnd w:id="326"/>
      <w:bookmarkEnd w:id="327"/>
    </w:p>
    <w:p w14:paraId="3D1AD556" w14:textId="77777777" w:rsidR="00983DE5" w:rsidRPr="00983DE5" w:rsidRDefault="00983DE5" w:rsidP="00983DE5">
      <w:pPr>
        <w:rPr>
          <w:sz w:val="12"/>
          <w:szCs w:val="10"/>
          <w:lang w:eastAsia="fr-FR"/>
        </w:rPr>
      </w:pPr>
    </w:p>
    <w:p w14:paraId="35C69DCC" w14:textId="3814CE07" w:rsidR="00B456B6" w:rsidRDefault="00B456B6">
      <w:pPr>
        <w:pStyle w:val="Titre4"/>
        <w:numPr>
          <w:ilvl w:val="0"/>
          <w:numId w:val="48"/>
        </w:numPr>
        <w:ind w:left="2268"/>
        <w:rPr>
          <w:lang w:val="fr"/>
        </w:rPr>
      </w:pPr>
      <w:bookmarkStart w:id="328" w:name="_Toc207282337"/>
      <w:bookmarkStart w:id="329" w:name="_Toc240908209"/>
      <w:r>
        <w:rPr>
          <w:lang w:val="fr"/>
        </w:rPr>
        <w:t>Présentation</w:t>
      </w:r>
      <w:bookmarkEnd w:id="328"/>
      <w:bookmarkEnd w:id="329"/>
    </w:p>
    <w:p w14:paraId="1FA068BD" w14:textId="77777777" w:rsidR="00B456B6" w:rsidRDefault="00B456B6" w:rsidP="00B456B6">
      <w:pPr>
        <w:spacing w:before="120" w:after="0"/>
        <w:ind w:firstLine="709"/>
        <w:rPr>
          <w:lang w:eastAsia="fr-FR"/>
        </w:rPr>
      </w:pPr>
      <w:r w:rsidRPr="00F80BF6">
        <w:rPr>
          <w:lang w:eastAsia="fr-FR"/>
        </w:rPr>
        <w:t>Les diagrammes de paquetage (ou diagrammes de package) sont des diagrammes structurels qui servent à illustrer l'organisation et la disposition de différents éléments modélisés sous forme de regroupements. Un paquetage représente un ensemble d'éléments UML liés, tels que des diagrammes, des documents, des classes ou même d'autres paquetages.</w:t>
      </w:r>
    </w:p>
    <w:p w14:paraId="59A75381" w14:textId="77777777" w:rsidR="0084495B" w:rsidRDefault="0084495B" w:rsidP="00B456B6">
      <w:pPr>
        <w:spacing w:before="120" w:after="0"/>
        <w:ind w:firstLine="709"/>
        <w:rPr>
          <w:lang w:eastAsia="fr-FR"/>
        </w:rPr>
      </w:pPr>
    </w:p>
    <w:p w14:paraId="67DED507" w14:textId="4C2FB460" w:rsidR="00B456B6" w:rsidRPr="00E97091" w:rsidRDefault="00B456B6">
      <w:pPr>
        <w:pStyle w:val="Titre4"/>
        <w:numPr>
          <w:ilvl w:val="0"/>
          <w:numId w:val="48"/>
        </w:numPr>
        <w:ind w:left="2268"/>
        <w:rPr>
          <w:lang w:val="fr"/>
        </w:rPr>
      </w:pPr>
      <w:bookmarkStart w:id="330" w:name="_Toc207282338"/>
      <w:bookmarkStart w:id="331" w:name="_Toc240908210"/>
      <w:r>
        <w:rPr>
          <w:lang w:val="fr"/>
        </w:rPr>
        <w:t>Formalisme</w:t>
      </w:r>
      <w:bookmarkEnd w:id="330"/>
      <w:bookmarkEnd w:id="331"/>
    </w:p>
    <w:p w14:paraId="6A9F5A7D" w14:textId="70B0438F" w:rsidR="00B456B6" w:rsidRDefault="00B456B6" w:rsidP="00B456B6">
      <w:pPr>
        <w:pStyle w:val="Titredestableaux"/>
      </w:pPr>
      <w:bookmarkStart w:id="332" w:name="_Toc207274465"/>
      <w:bookmarkStart w:id="333" w:name="_Toc240908082"/>
      <w:r>
        <w:t xml:space="preserve">Tableau </w:t>
      </w:r>
      <w:fldSimple w:instr=" SEQ Tableau \* ARABIC ">
        <w:r w:rsidR="00BB03BA">
          <w:rPr>
            <w:noProof/>
          </w:rPr>
          <w:t>22</w:t>
        </w:r>
      </w:fldSimple>
      <w:r w:rsidRPr="00FA6E19">
        <w:t>: Formalisme du diagramme de paquetage</w:t>
      </w:r>
      <w:bookmarkEnd w:id="332"/>
      <w:bookmarkEnd w:id="333"/>
    </w:p>
    <w:tbl>
      <w:tblPr>
        <w:tblStyle w:val="TableauGrille4-Accentuation5"/>
        <w:tblW w:w="0" w:type="auto"/>
        <w:tblLook w:val="04A0" w:firstRow="1" w:lastRow="0" w:firstColumn="1" w:lastColumn="0" w:noHBand="0" w:noVBand="1"/>
      </w:tblPr>
      <w:tblGrid>
        <w:gridCol w:w="2122"/>
        <w:gridCol w:w="3919"/>
        <w:gridCol w:w="3021"/>
      </w:tblGrid>
      <w:tr w:rsidR="00B456B6" w14:paraId="298C8ACD"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5F4B4B" w14:textId="77777777" w:rsidR="00B456B6" w:rsidRDefault="00B456B6" w:rsidP="00E30DD6">
            <w:pPr>
              <w:jc w:val="center"/>
              <w:rPr>
                <w:lang w:val="fr" w:eastAsia="fr-FR"/>
              </w:rPr>
            </w:pPr>
            <w:r>
              <w:rPr>
                <w:lang w:val="fr" w:eastAsia="fr-FR"/>
              </w:rPr>
              <w:t>Composant</w:t>
            </w:r>
          </w:p>
        </w:tc>
        <w:tc>
          <w:tcPr>
            <w:tcW w:w="3919" w:type="dxa"/>
          </w:tcPr>
          <w:p w14:paraId="28D86CF1"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3021" w:type="dxa"/>
          </w:tcPr>
          <w:p w14:paraId="11D81439" w14:textId="77777777" w:rsidR="00B456B6" w:rsidRDefault="00B456B6"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B456B6" w14:paraId="540C3F81"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B5A7E0" w14:textId="77777777" w:rsidR="00B456B6" w:rsidRDefault="00B456B6" w:rsidP="00E30DD6">
            <w:pPr>
              <w:rPr>
                <w:lang w:val="fr" w:eastAsia="fr-FR"/>
              </w:rPr>
            </w:pPr>
            <w:r w:rsidRPr="008425F2">
              <w:rPr>
                <w:lang w:eastAsia="fr-FR"/>
              </w:rPr>
              <w:t>Package</w:t>
            </w:r>
          </w:p>
        </w:tc>
        <w:tc>
          <w:tcPr>
            <w:tcW w:w="3919" w:type="dxa"/>
          </w:tcPr>
          <w:p w14:paraId="46F60834"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val="fr" w:eastAsia="fr-FR"/>
              </w:rPr>
            </w:pPr>
            <w:r w:rsidRPr="008425F2">
              <w:rPr>
                <w:lang w:eastAsia="fr-FR"/>
              </w:rPr>
              <w:t>Regroupement des cas d’utilisation en catégorie</w:t>
            </w:r>
          </w:p>
        </w:tc>
        <w:tc>
          <w:tcPr>
            <w:tcW w:w="3021" w:type="dxa"/>
          </w:tcPr>
          <w:p w14:paraId="67A585D6"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305364">
              <w:rPr>
                <w:noProof/>
                <w:lang w:val="fr" w:eastAsia="fr-FR"/>
              </w:rPr>
              <w:drawing>
                <wp:inline distT="0" distB="0" distL="0" distR="0" wp14:anchorId="1336C751" wp14:editId="378928CC">
                  <wp:extent cx="588475" cy="438225"/>
                  <wp:effectExtent l="0" t="0" r="2540" b="0"/>
                  <wp:docPr id="1235111463"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8">
                            <a:extLst>
                              <a:ext uri="{28A0092B-C50C-407E-A947-70E740481C1C}">
                                <a14:useLocalDpi xmlns:a14="http://schemas.microsoft.com/office/drawing/2010/main" val="0"/>
                              </a:ext>
                            </a:extLst>
                          </a:blip>
                          <a:srcRect r="32855" b="33993"/>
                          <a:stretch>
                            <a:fillRect/>
                          </a:stretch>
                        </pic:blipFill>
                        <pic:spPr bwMode="auto">
                          <a:xfrm>
                            <a:off x="0" y="0"/>
                            <a:ext cx="596429" cy="4441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3307A873"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74ED0CC1" w14:textId="77777777" w:rsidR="00B456B6" w:rsidRDefault="00B456B6" w:rsidP="00E30DD6">
            <w:pPr>
              <w:rPr>
                <w:lang w:val="fr" w:eastAsia="fr-FR"/>
              </w:rPr>
            </w:pPr>
            <w:r w:rsidRPr="008425F2">
              <w:rPr>
                <w:lang w:eastAsia="fr-FR"/>
              </w:rPr>
              <w:t>Merge</w:t>
            </w:r>
          </w:p>
        </w:tc>
        <w:tc>
          <w:tcPr>
            <w:tcW w:w="3919" w:type="dxa"/>
          </w:tcPr>
          <w:p w14:paraId="450F4099"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8425F2">
              <w:rPr>
                <w:lang w:eastAsia="fr-FR"/>
              </w:rPr>
              <w:t>Représente la fusion de deux packages. Le contenu du package cible est intégré au package source.</w:t>
            </w:r>
          </w:p>
        </w:tc>
        <w:tc>
          <w:tcPr>
            <w:tcW w:w="3021" w:type="dxa"/>
          </w:tcPr>
          <w:p w14:paraId="752E0A6A"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val="fr" w:eastAsia="fr-FR"/>
              </w:rPr>
            </w:pPr>
          </w:p>
          <w:p w14:paraId="025286BD"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725462">
              <w:rPr>
                <w:noProof/>
                <w:lang w:val="fr" w:eastAsia="fr-FR"/>
              </w:rPr>
              <w:drawing>
                <wp:inline distT="0" distB="0" distL="0" distR="0" wp14:anchorId="23EEE0B2" wp14:editId="1E2EC430">
                  <wp:extent cx="1344677" cy="307818"/>
                  <wp:effectExtent l="0" t="0" r="0" b="0"/>
                  <wp:docPr id="144942249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9">
                            <a:extLst>
                              <a:ext uri="{28A0092B-C50C-407E-A947-70E740481C1C}">
                                <a14:useLocalDpi xmlns:a14="http://schemas.microsoft.com/office/drawing/2010/main" val="0"/>
                              </a:ext>
                            </a:extLst>
                          </a:blip>
                          <a:srcRect r="38970" b="20792"/>
                          <a:stretch>
                            <a:fillRect/>
                          </a:stretch>
                        </pic:blipFill>
                        <pic:spPr bwMode="auto">
                          <a:xfrm>
                            <a:off x="0" y="0"/>
                            <a:ext cx="1364020" cy="3122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6CC7B632"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7D60890" w14:textId="77777777" w:rsidR="00B456B6" w:rsidRDefault="00B456B6" w:rsidP="00E30DD6">
            <w:pPr>
              <w:rPr>
                <w:lang w:val="fr" w:eastAsia="fr-FR"/>
              </w:rPr>
            </w:pPr>
            <w:r w:rsidRPr="008425F2">
              <w:rPr>
                <w:lang w:eastAsia="fr-FR"/>
              </w:rPr>
              <w:t>Access</w:t>
            </w:r>
          </w:p>
        </w:tc>
        <w:tc>
          <w:tcPr>
            <w:tcW w:w="3919" w:type="dxa"/>
          </w:tcPr>
          <w:p w14:paraId="79136369" w14:textId="77777777" w:rsidR="00B456B6" w:rsidRDefault="00B456B6" w:rsidP="00E30DD6">
            <w:pPr>
              <w:cnfStyle w:val="000000100000" w:firstRow="0" w:lastRow="0" w:firstColumn="0" w:lastColumn="0" w:oddVBand="0" w:evenVBand="0" w:oddHBand="1" w:evenHBand="0" w:firstRowFirstColumn="0" w:firstRowLastColumn="0" w:lastRowFirstColumn="0" w:lastRowLastColumn="0"/>
              <w:rPr>
                <w:lang w:val="fr" w:eastAsia="fr-FR"/>
              </w:rPr>
            </w:pPr>
            <w:r w:rsidRPr="008425F2">
              <w:rPr>
                <w:lang w:eastAsia="fr-FR"/>
              </w:rPr>
              <w:t>Indique que les éléments d'un package ont accès aux éléments publics d’un autre package.</w:t>
            </w:r>
          </w:p>
        </w:tc>
        <w:tc>
          <w:tcPr>
            <w:tcW w:w="3021" w:type="dxa"/>
          </w:tcPr>
          <w:p w14:paraId="77D9B0F2"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75663337" w14:textId="77777777" w:rsidR="00B456B6" w:rsidRDefault="00B456B6"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A43C2E">
              <w:rPr>
                <w:noProof/>
                <w:lang w:val="fr" w:eastAsia="fr-FR"/>
              </w:rPr>
              <w:drawing>
                <wp:inline distT="0" distB="0" distL="0" distR="0" wp14:anchorId="03292FC5" wp14:editId="5E1A533C">
                  <wp:extent cx="1406906" cy="334979"/>
                  <wp:effectExtent l="0" t="0" r="0" b="0"/>
                  <wp:docPr id="585840275"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0">
                            <a:extLst>
                              <a:ext uri="{28A0092B-C50C-407E-A947-70E740481C1C}">
                                <a14:useLocalDpi xmlns:a14="http://schemas.microsoft.com/office/drawing/2010/main" val="0"/>
                              </a:ext>
                            </a:extLst>
                          </a:blip>
                          <a:srcRect r="38235" b="16623"/>
                          <a:stretch>
                            <a:fillRect/>
                          </a:stretch>
                        </pic:blipFill>
                        <pic:spPr bwMode="auto">
                          <a:xfrm>
                            <a:off x="0" y="0"/>
                            <a:ext cx="1436718" cy="3420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56B6" w14:paraId="390CAB5D"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44A587B0" w14:textId="77777777" w:rsidR="00B456B6" w:rsidRPr="008425F2" w:rsidRDefault="00B456B6" w:rsidP="00E30DD6">
            <w:pPr>
              <w:rPr>
                <w:lang w:eastAsia="fr-FR"/>
              </w:rPr>
            </w:pPr>
            <w:r w:rsidRPr="008425F2">
              <w:rPr>
                <w:lang w:eastAsia="fr-FR"/>
              </w:rPr>
              <w:t>Import</w:t>
            </w:r>
          </w:p>
        </w:tc>
        <w:tc>
          <w:tcPr>
            <w:tcW w:w="3919" w:type="dxa"/>
          </w:tcPr>
          <w:p w14:paraId="1D533797" w14:textId="77777777" w:rsidR="00B456B6" w:rsidRDefault="00B456B6"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8425F2">
              <w:rPr>
                <w:lang w:eastAsia="fr-FR"/>
              </w:rPr>
              <w:t>Permet à un package d’importer les éléments publics d’un autre package.</w:t>
            </w:r>
          </w:p>
        </w:tc>
        <w:tc>
          <w:tcPr>
            <w:tcW w:w="3021" w:type="dxa"/>
          </w:tcPr>
          <w:p w14:paraId="1C886EBB" w14:textId="77777777" w:rsidR="00B456B6" w:rsidRDefault="00B456B6"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C55C4D">
              <w:rPr>
                <w:noProof/>
                <w:lang w:val="fr" w:eastAsia="fr-FR"/>
              </w:rPr>
              <w:drawing>
                <wp:inline distT="0" distB="0" distL="0" distR="0" wp14:anchorId="32F80742" wp14:editId="703B2D04">
                  <wp:extent cx="1367551" cy="316872"/>
                  <wp:effectExtent l="0" t="0" r="0" b="0"/>
                  <wp:docPr id="1781172499"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1">
                            <a:extLst>
                              <a:ext uri="{28A0092B-C50C-407E-A947-70E740481C1C}">
                                <a14:useLocalDpi xmlns:a14="http://schemas.microsoft.com/office/drawing/2010/main" val="0"/>
                              </a:ext>
                            </a:extLst>
                          </a:blip>
                          <a:srcRect r="39705" b="20792"/>
                          <a:stretch>
                            <a:fillRect/>
                          </a:stretch>
                        </pic:blipFill>
                        <pic:spPr bwMode="auto">
                          <a:xfrm>
                            <a:off x="0" y="0"/>
                            <a:ext cx="1454696" cy="3370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16E7CD" w14:textId="77777777" w:rsidR="00B456B6" w:rsidRPr="00F80BF6" w:rsidRDefault="00B456B6" w:rsidP="00B456B6">
      <w:pPr>
        <w:rPr>
          <w:lang w:val="fr" w:eastAsia="fr-FR"/>
        </w:rPr>
      </w:pPr>
    </w:p>
    <w:p w14:paraId="27C77539" w14:textId="248A410C" w:rsidR="00B456B6" w:rsidRDefault="00B456B6">
      <w:pPr>
        <w:pStyle w:val="Titre4"/>
        <w:numPr>
          <w:ilvl w:val="0"/>
          <w:numId w:val="48"/>
        </w:numPr>
        <w:ind w:left="2268"/>
        <w:rPr>
          <w:lang w:val="fr"/>
        </w:rPr>
      </w:pPr>
      <w:bookmarkStart w:id="334" w:name="_Toc207282339"/>
      <w:bookmarkStart w:id="335" w:name="_Toc240908211"/>
      <w:r>
        <w:rPr>
          <w:lang w:val="fr"/>
        </w:rPr>
        <w:lastRenderedPageBreak/>
        <w:t>Exemple de diagramme de paquetage</w:t>
      </w:r>
      <w:bookmarkEnd w:id="334"/>
      <w:bookmarkEnd w:id="335"/>
    </w:p>
    <w:p w14:paraId="29E8C5B4" w14:textId="77777777" w:rsidR="00B456B6" w:rsidRDefault="00B456B6" w:rsidP="00B456B6">
      <w:pPr>
        <w:keepNext/>
      </w:pPr>
      <w:r w:rsidRPr="00106F4E">
        <w:rPr>
          <w:noProof/>
          <w:lang w:val="fr" w:eastAsia="fr-FR"/>
        </w:rPr>
        <w:drawing>
          <wp:inline distT="0" distB="0" distL="0" distR="0" wp14:anchorId="293ADB94" wp14:editId="5206909C">
            <wp:extent cx="5928274" cy="4418091"/>
            <wp:effectExtent l="0" t="0" r="0" b="1905"/>
            <wp:docPr id="1048657348"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2">
                      <a:extLst>
                        <a:ext uri="{28A0092B-C50C-407E-A947-70E740481C1C}">
                          <a14:useLocalDpi xmlns:a14="http://schemas.microsoft.com/office/drawing/2010/main" val="0"/>
                        </a:ext>
                      </a:extLst>
                    </a:blip>
                    <a:srcRect r="33270" b="33092"/>
                    <a:stretch>
                      <a:fillRect/>
                    </a:stretch>
                  </pic:blipFill>
                  <pic:spPr bwMode="auto">
                    <a:xfrm>
                      <a:off x="0" y="0"/>
                      <a:ext cx="5989501" cy="4463721"/>
                    </a:xfrm>
                    <a:prstGeom prst="rect">
                      <a:avLst/>
                    </a:prstGeom>
                    <a:noFill/>
                    <a:ln>
                      <a:noFill/>
                    </a:ln>
                    <a:extLst>
                      <a:ext uri="{53640926-AAD7-44D8-BBD7-CCE9431645EC}">
                        <a14:shadowObscured xmlns:a14="http://schemas.microsoft.com/office/drawing/2010/main"/>
                      </a:ext>
                    </a:extLst>
                  </pic:spPr>
                </pic:pic>
              </a:graphicData>
            </a:graphic>
          </wp:inline>
        </w:drawing>
      </w:r>
    </w:p>
    <w:p w14:paraId="61F5547E" w14:textId="0EEFD0C3" w:rsidR="00B456B6" w:rsidRPr="0051700D" w:rsidRDefault="00B456B6" w:rsidP="00B456B6">
      <w:pPr>
        <w:pStyle w:val="Lgende"/>
        <w:rPr>
          <w:rStyle w:val="Accentuation"/>
          <w:i/>
          <w:iCs/>
          <w:lang w:val="fr" w:eastAsia="fr-FR"/>
        </w:rPr>
      </w:pPr>
      <w:bookmarkStart w:id="336" w:name="_Toc207282403"/>
      <w:bookmarkStart w:id="337" w:name="_Toc240908045"/>
      <w:r w:rsidRPr="0051700D">
        <w:rPr>
          <w:rStyle w:val="Accentuation"/>
          <w:i/>
          <w:iCs/>
        </w:rPr>
        <w:t xml:space="preserve">Figure </w:t>
      </w:r>
      <w:r w:rsidRPr="0051700D">
        <w:rPr>
          <w:rStyle w:val="Accentuation"/>
          <w:i/>
          <w:iCs/>
        </w:rPr>
        <w:fldChar w:fldCharType="begin"/>
      </w:r>
      <w:r w:rsidRPr="0051700D">
        <w:rPr>
          <w:rStyle w:val="Accentuation"/>
          <w:i/>
          <w:iCs/>
        </w:rPr>
        <w:instrText xml:space="preserve"> SEQ Figure \* ARABIC </w:instrText>
      </w:r>
      <w:r w:rsidRPr="0051700D">
        <w:rPr>
          <w:rStyle w:val="Accentuation"/>
          <w:i/>
          <w:iCs/>
        </w:rPr>
        <w:fldChar w:fldCharType="separate"/>
      </w:r>
      <w:r w:rsidR="0088132C">
        <w:rPr>
          <w:rStyle w:val="Accentuation"/>
          <w:i/>
          <w:iCs/>
          <w:noProof/>
        </w:rPr>
        <w:t>30</w:t>
      </w:r>
      <w:r w:rsidRPr="0051700D">
        <w:rPr>
          <w:rStyle w:val="Accentuation"/>
          <w:i/>
          <w:iCs/>
        </w:rPr>
        <w:fldChar w:fldCharType="end"/>
      </w:r>
      <w:r w:rsidRPr="0051700D">
        <w:rPr>
          <w:rStyle w:val="Accentuation"/>
          <w:i/>
          <w:iCs/>
        </w:rPr>
        <w:t xml:space="preserve">: </w:t>
      </w:r>
      <w:bookmarkEnd w:id="336"/>
      <w:r w:rsidR="00C7696B">
        <w:rPr>
          <w:rStyle w:val="Accentuation"/>
          <w:i/>
          <w:iCs/>
        </w:rPr>
        <w:t>Exemple de diagramme de paquetage</w:t>
      </w:r>
      <w:bookmarkEnd w:id="337"/>
    </w:p>
    <w:p w14:paraId="1BB75844" w14:textId="77777777" w:rsidR="00B456B6" w:rsidRDefault="00B456B6" w:rsidP="00B456B6">
      <w:pPr>
        <w:rPr>
          <w:lang w:val="fr" w:eastAsia="fr-FR"/>
        </w:rPr>
      </w:pPr>
    </w:p>
    <w:p w14:paraId="63C1F128" w14:textId="77777777" w:rsidR="00B456B6" w:rsidRDefault="00B456B6" w:rsidP="00B456B6">
      <w:pPr>
        <w:rPr>
          <w:lang w:val="fr" w:eastAsia="fr-FR"/>
        </w:rPr>
      </w:pPr>
    </w:p>
    <w:p w14:paraId="224D7E2C" w14:textId="7E73C2EC" w:rsidR="00B456B6" w:rsidRDefault="00B456B6">
      <w:pPr>
        <w:pStyle w:val="Titre4"/>
        <w:numPr>
          <w:ilvl w:val="0"/>
          <w:numId w:val="48"/>
        </w:numPr>
        <w:ind w:left="2268"/>
        <w:rPr>
          <w:lang w:val="fr"/>
        </w:rPr>
      </w:pPr>
      <w:bookmarkStart w:id="338" w:name="_Toc207282340"/>
      <w:bookmarkStart w:id="339" w:name="_Toc240908212"/>
      <w:r>
        <w:rPr>
          <w:lang w:val="fr"/>
        </w:rPr>
        <w:lastRenderedPageBreak/>
        <w:t>Diagramme de paquetage de notre projet</w:t>
      </w:r>
      <w:bookmarkEnd w:id="338"/>
      <w:bookmarkEnd w:id="339"/>
    </w:p>
    <w:p w14:paraId="11EE3461" w14:textId="44A97D9A" w:rsidR="00B456B6" w:rsidRDefault="00AF56D7" w:rsidP="00AF56D7">
      <w:pPr>
        <w:keepNext/>
        <w:jc w:val="center"/>
      </w:pPr>
      <w:r w:rsidRPr="00AF56D7">
        <w:rPr>
          <w:noProof/>
        </w:rPr>
        <w:drawing>
          <wp:inline distT="0" distB="0" distL="0" distR="0" wp14:anchorId="4BF2749A" wp14:editId="0FD4D62F">
            <wp:extent cx="7074103" cy="5096147"/>
            <wp:effectExtent l="0" t="1588" r="0" b="0"/>
            <wp:docPr id="1650706716"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3">
                      <a:extLst>
                        <a:ext uri="{28A0092B-C50C-407E-A947-70E740481C1C}">
                          <a14:useLocalDpi xmlns:a14="http://schemas.microsoft.com/office/drawing/2010/main" val="0"/>
                        </a:ext>
                      </a:extLst>
                    </a:blip>
                    <a:srcRect r="32980" b="31871"/>
                    <a:stretch>
                      <a:fillRect/>
                    </a:stretch>
                  </pic:blipFill>
                  <pic:spPr bwMode="auto">
                    <a:xfrm rot="5400000">
                      <a:off x="0" y="0"/>
                      <a:ext cx="7082540" cy="5102225"/>
                    </a:xfrm>
                    <a:prstGeom prst="rect">
                      <a:avLst/>
                    </a:prstGeom>
                    <a:noFill/>
                    <a:ln>
                      <a:noFill/>
                    </a:ln>
                    <a:extLst>
                      <a:ext uri="{53640926-AAD7-44D8-BBD7-CCE9431645EC}">
                        <a14:shadowObscured xmlns:a14="http://schemas.microsoft.com/office/drawing/2010/main"/>
                      </a:ext>
                    </a:extLst>
                  </pic:spPr>
                </pic:pic>
              </a:graphicData>
            </a:graphic>
          </wp:inline>
        </w:drawing>
      </w:r>
    </w:p>
    <w:p w14:paraId="7A5C3145" w14:textId="2DC1063C" w:rsidR="00B456B6" w:rsidRPr="00EA7299" w:rsidRDefault="00B456B6" w:rsidP="00B456B6">
      <w:pPr>
        <w:pStyle w:val="Lgende"/>
        <w:rPr>
          <w:rStyle w:val="Accentuation"/>
          <w:lang w:val="fr" w:eastAsia="fr-FR"/>
        </w:rPr>
      </w:pPr>
      <w:bookmarkStart w:id="340" w:name="_Toc207282404"/>
      <w:bookmarkStart w:id="341" w:name="_Toc240908046"/>
      <w:r w:rsidRPr="00EA7299">
        <w:rPr>
          <w:rStyle w:val="Accentuation"/>
        </w:rPr>
        <w:t xml:space="preserve">Figure </w:t>
      </w:r>
      <w:r w:rsidRPr="00EA7299">
        <w:rPr>
          <w:rStyle w:val="Accentuation"/>
        </w:rPr>
        <w:fldChar w:fldCharType="begin"/>
      </w:r>
      <w:r w:rsidRPr="00EA7299">
        <w:rPr>
          <w:rStyle w:val="Accentuation"/>
        </w:rPr>
        <w:instrText xml:space="preserve"> SEQ Figure \* ARABIC </w:instrText>
      </w:r>
      <w:r w:rsidRPr="00EA7299">
        <w:rPr>
          <w:rStyle w:val="Accentuation"/>
        </w:rPr>
        <w:fldChar w:fldCharType="separate"/>
      </w:r>
      <w:r w:rsidR="0088132C">
        <w:rPr>
          <w:rStyle w:val="Accentuation"/>
          <w:noProof/>
        </w:rPr>
        <w:t>31</w:t>
      </w:r>
      <w:r w:rsidRPr="00EA7299">
        <w:rPr>
          <w:rStyle w:val="Accentuation"/>
        </w:rPr>
        <w:fldChar w:fldCharType="end"/>
      </w:r>
      <w:r w:rsidRPr="00EA7299">
        <w:rPr>
          <w:rStyle w:val="Accentuation"/>
        </w:rPr>
        <w:t>: Diagramme de paquetage de notre projet</w:t>
      </w:r>
      <w:bookmarkEnd w:id="340"/>
      <w:bookmarkEnd w:id="341"/>
    </w:p>
    <w:p w14:paraId="3DDB2192" w14:textId="77777777" w:rsidR="00B456B6" w:rsidRDefault="00B456B6" w:rsidP="00B456B6">
      <w:pPr>
        <w:spacing w:line="259" w:lineRule="auto"/>
        <w:jc w:val="left"/>
        <w:rPr>
          <w:lang w:val="fr" w:eastAsia="fr-FR"/>
        </w:rPr>
      </w:pPr>
      <w:r>
        <w:rPr>
          <w:lang w:val="fr" w:eastAsia="fr-FR"/>
        </w:rPr>
        <w:br w:type="page"/>
      </w:r>
    </w:p>
    <w:p w14:paraId="1AA3C179" w14:textId="77777777" w:rsidR="00B456B6" w:rsidRDefault="00B456B6" w:rsidP="00935E9E">
      <w:pPr>
        <w:pStyle w:val="Titre3"/>
      </w:pPr>
      <w:bookmarkStart w:id="342" w:name="_Toc207274517"/>
      <w:bookmarkStart w:id="343" w:name="_Toc207282341"/>
      <w:bookmarkStart w:id="344" w:name="_Toc240908213"/>
      <w:r>
        <w:lastRenderedPageBreak/>
        <w:t>CONCLUSION</w:t>
      </w:r>
      <w:bookmarkEnd w:id="342"/>
      <w:bookmarkEnd w:id="343"/>
      <w:bookmarkEnd w:id="344"/>
    </w:p>
    <w:p w14:paraId="1741F3DC" w14:textId="77777777" w:rsidR="00B456B6" w:rsidRPr="00922ED4" w:rsidRDefault="00B456B6" w:rsidP="00B456B6">
      <w:pPr>
        <w:spacing w:before="120" w:after="0"/>
        <w:ind w:firstLine="708"/>
        <w:rPr>
          <w:lang w:val="fr" w:eastAsia="fr-FR"/>
        </w:rPr>
      </w:pPr>
      <w:r w:rsidRPr="00A14E4D">
        <w:rPr>
          <w:lang w:eastAsia="fr-FR"/>
        </w:rPr>
        <w:t>Ces modèles de conception structurent le projet en une architecture claire et modulaire, facilitant le développement et l’évolutivité future de la plateforme.</w:t>
      </w:r>
    </w:p>
    <w:p w14:paraId="5834FB8A" w14:textId="77777777" w:rsidR="00B456B6" w:rsidRDefault="00B456B6" w:rsidP="00B456B6">
      <w:pPr>
        <w:spacing w:line="259" w:lineRule="auto"/>
        <w:jc w:val="left"/>
        <w:rPr>
          <w:rFonts w:eastAsiaTheme="majorEastAsia" w:cstheme="majorBidi"/>
          <w:b/>
          <w:iCs/>
          <w:kern w:val="0"/>
          <w:sz w:val="40"/>
          <w:szCs w:val="40"/>
          <w:lang w:val="fr" w:eastAsia="fr-FR"/>
          <w14:ligatures w14:val="none"/>
        </w:rPr>
      </w:pPr>
      <w:r>
        <w:rPr>
          <w:rFonts w:eastAsiaTheme="majorEastAsia" w:cstheme="majorBidi"/>
          <w:b/>
          <w:iCs/>
          <w:kern w:val="0"/>
          <w:sz w:val="40"/>
          <w:szCs w:val="40"/>
          <w:lang w:val="fr" w:eastAsia="fr-FR"/>
          <w14:ligatures w14:val="none"/>
        </w:rPr>
        <w:br w:type="page"/>
      </w:r>
    </w:p>
    <w:p w14:paraId="25C4E2DA" w14:textId="77777777" w:rsidR="00A344EC" w:rsidRDefault="00A344EC" w:rsidP="00A344EC">
      <w:bookmarkStart w:id="345" w:name="_Toc207274518"/>
      <w:r>
        <w:rPr>
          <w:noProof/>
        </w:rPr>
        <w:lastRenderedPageBreak/>
        <mc:AlternateContent>
          <mc:Choice Requires="wps">
            <w:drawing>
              <wp:anchor distT="0" distB="0" distL="114300" distR="114300" simplePos="0" relativeHeight="251658280" behindDoc="0" locked="0" layoutInCell="1" allowOverlap="1" wp14:anchorId="15228DEA" wp14:editId="25474701">
                <wp:simplePos x="0" y="0"/>
                <wp:positionH relativeFrom="margin">
                  <wp:posOffset>592455</wp:posOffset>
                </wp:positionH>
                <wp:positionV relativeFrom="paragraph">
                  <wp:posOffset>134620</wp:posOffset>
                </wp:positionV>
                <wp:extent cx="5156200" cy="793750"/>
                <wp:effectExtent l="0" t="0" r="25400" b="25400"/>
                <wp:wrapNone/>
                <wp:docPr id="1165606900" name="Rectangle : coins arrondis 23"/>
                <wp:cNvGraphicFramePr/>
                <a:graphic xmlns:a="http://schemas.openxmlformats.org/drawingml/2006/main">
                  <a:graphicData uri="http://schemas.microsoft.com/office/word/2010/wordprocessingShape">
                    <wps:wsp>
                      <wps:cNvSpPr/>
                      <wps:spPr>
                        <a:xfrm>
                          <a:off x="0" y="0"/>
                          <a:ext cx="5156200" cy="79375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8EDE8E" w14:textId="77777777" w:rsidR="00A344EC" w:rsidRDefault="00A344EC" w:rsidP="00A344EC">
                            <w:pPr>
                              <w:pStyle w:val="Titre2"/>
                            </w:pPr>
                            <w:bookmarkStart w:id="346" w:name="_Toc207274519"/>
                            <w:bookmarkStart w:id="347" w:name="_Toc207282342"/>
                            <w:bookmarkStart w:id="348" w:name="_Toc207282429"/>
                            <w:bookmarkStart w:id="349" w:name="_Toc240908214"/>
                            <w:r w:rsidRPr="002D3F7C">
                              <w:t xml:space="preserve">DOSSIER </w:t>
                            </w:r>
                            <w:r>
                              <w:t>5</w:t>
                            </w:r>
                            <w:r w:rsidRPr="002D3F7C">
                              <w:t> :</w:t>
                            </w:r>
                            <w:r>
                              <w:t xml:space="preserve"> Dossier de réalisation</w:t>
                            </w:r>
                            <w:bookmarkEnd w:id="346"/>
                            <w:bookmarkEnd w:id="347"/>
                            <w:bookmarkEnd w:id="348"/>
                            <w:bookmarkEnd w:id="349"/>
                          </w:p>
                          <w:p w14:paraId="70FCD309" w14:textId="77777777" w:rsidR="00A344EC" w:rsidRPr="00396E85" w:rsidRDefault="00A344EC" w:rsidP="00A344EC">
                            <w:pPr>
                              <w:rPr>
                                <w:lang w:val="fr" w:eastAsia="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228DEA" id="_x0000_s1054" style="position:absolute;left:0;text-align:left;margin-left:46.65pt;margin-top:10.6pt;width:406pt;height:62.5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" fillcolor="#4472c4 [3204]" strokecolor="#09101d [484]" strokeweight="1pt">
                <v:stroke joinstyle="miter"/>
                <v:textbox>
                  <w:txbxContent>
                    <w:p w14:paraId="518EDE8E" w14:textId="77777777" w:rsidR="00A344EC" w:rsidRDefault="00A344EC" w:rsidP="00A344EC">
                      <w:pPr>
                        <w:pStyle w:val="Titre2"/>
                      </w:pPr>
                      <w:bookmarkStart w:id="350" w:name="_Toc207274519"/>
                      <w:bookmarkStart w:id="351" w:name="_Toc207282342"/>
                      <w:bookmarkStart w:id="352" w:name="_Toc207282429"/>
                      <w:bookmarkStart w:id="353" w:name="_Toc240908214"/>
                      <w:r w:rsidRPr="002D3F7C">
                        <w:t xml:space="preserve">DOSSIER </w:t>
                      </w:r>
                      <w:r>
                        <w:t>5</w:t>
                      </w:r>
                      <w:r w:rsidRPr="002D3F7C">
                        <w:t> :</w:t>
                      </w:r>
                      <w:r>
                        <w:t xml:space="preserve"> Dossier de réalisation</w:t>
                      </w:r>
                      <w:bookmarkEnd w:id="350"/>
                      <w:bookmarkEnd w:id="351"/>
                      <w:bookmarkEnd w:id="352"/>
                      <w:bookmarkEnd w:id="353"/>
                    </w:p>
                    <w:p w14:paraId="70FCD309" w14:textId="77777777" w:rsidR="00A344EC" w:rsidRPr="00396E85" w:rsidRDefault="00A344EC" w:rsidP="00A344EC">
                      <w:pPr>
                        <w:rPr>
                          <w:lang w:val="fr" w:eastAsia="fr-FR"/>
                        </w:rPr>
                      </w:pPr>
                    </w:p>
                  </w:txbxContent>
                </v:textbox>
                <w10:wrap anchorx="margin"/>
              </v:roundrect>
            </w:pict>
          </mc:Fallback>
        </mc:AlternateContent>
      </w:r>
      <w:bookmarkEnd w:id="345"/>
    </w:p>
    <w:p w14:paraId="0D3F8C3B" w14:textId="77777777" w:rsidR="00A344EC" w:rsidRDefault="00A344EC" w:rsidP="00A344EC">
      <w:pPr>
        <w:tabs>
          <w:tab w:val="left" w:pos="3570"/>
          <w:tab w:val="center" w:pos="4536"/>
        </w:tabs>
        <w:spacing w:after="158"/>
      </w:pPr>
      <w:r>
        <w:t xml:space="preserve"> </w:t>
      </w:r>
      <w:r>
        <w:tab/>
      </w:r>
      <w:r>
        <w:tab/>
      </w:r>
    </w:p>
    <w:p w14:paraId="59F36E67" w14:textId="77777777" w:rsidR="00A344EC" w:rsidRDefault="00A344EC" w:rsidP="00A344EC">
      <w:pPr>
        <w:spacing w:after="159"/>
      </w:pPr>
      <w:r>
        <w:t xml:space="preserve"> </w:t>
      </w:r>
    </w:p>
    <w:p w14:paraId="6ADF3D62" w14:textId="77777777" w:rsidR="00A344EC" w:rsidRDefault="00A344EC" w:rsidP="00A344EC">
      <w:pPr>
        <w:spacing w:after="158"/>
        <w:ind w:left="-5"/>
        <w:rPr>
          <w:u w:val="single" w:color="000000"/>
        </w:rPr>
      </w:pPr>
    </w:p>
    <w:p w14:paraId="1142BBE2" w14:textId="77777777" w:rsidR="00A344EC" w:rsidRDefault="00A344EC" w:rsidP="00A344EC">
      <w:pPr>
        <w:spacing w:after="158"/>
        <w:ind w:left="-5"/>
      </w:pPr>
      <w:r>
        <w:rPr>
          <w:u w:val="single" w:color="000000"/>
        </w:rPr>
        <w:t xml:space="preserve">Résumé </w:t>
      </w:r>
      <w:r>
        <w:t xml:space="preserve">: </w:t>
      </w:r>
    </w:p>
    <w:p w14:paraId="482E9A81" w14:textId="77777777" w:rsidR="00A344EC" w:rsidRDefault="00A344EC" w:rsidP="00A344EC">
      <w:pPr>
        <w:spacing w:after="158"/>
        <w:ind w:left="-5"/>
      </w:pPr>
      <w:r>
        <w:rPr>
          <w:noProof/>
        </w:rPr>
        <mc:AlternateContent>
          <mc:Choice Requires="wps">
            <w:drawing>
              <wp:anchor distT="0" distB="0" distL="114300" distR="114300" simplePos="0" relativeHeight="251658278" behindDoc="0" locked="0" layoutInCell="1" allowOverlap="1" wp14:anchorId="60B9E4FC" wp14:editId="56927428">
                <wp:simplePos x="0" y="0"/>
                <wp:positionH relativeFrom="margin">
                  <wp:posOffset>367690</wp:posOffset>
                </wp:positionH>
                <wp:positionV relativeFrom="paragraph">
                  <wp:posOffset>57231</wp:posOffset>
                </wp:positionV>
                <wp:extent cx="5257165" cy="1095469"/>
                <wp:effectExtent l="0" t="0" r="19685" b="28575"/>
                <wp:wrapNone/>
                <wp:docPr id="97841190" name="Rectangle : coins arrondis 16"/>
                <wp:cNvGraphicFramePr/>
                <a:graphic xmlns:a="http://schemas.openxmlformats.org/drawingml/2006/main">
                  <a:graphicData uri="http://schemas.microsoft.com/office/word/2010/wordprocessingShape">
                    <wps:wsp>
                      <wps:cNvSpPr/>
                      <wps:spPr>
                        <a:xfrm>
                          <a:off x="0" y="0"/>
                          <a:ext cx="5257165" cy="109546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B7DB795" w14:textId="77777777" w:rsidR="00A344EC" w:rsidRPr="003F44E8" w:rsidRDefault="00A344EC" w:rsidP="00A344EC">
                            <w:pPr>
                              <w:rPr>
                                <w:color w:val="000000" w:themeColor="text1"/>
                              </w:rPr>
                            </w:pPr>
                            <w:r w:rsidRPr="001C72B4">
                              <w:rPr>
                                <w:color w:val="000000" w:themeColor="text1"/>
                              </w:rPr>
                              <w:t>Ce dossier décrit la réalisation du projet à travers les outils et technologies utilisés, l’architecture physique et logique, ainsi que les diagrammes de déploiement et de composants.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B9E4FC" id="_x0000_s1055" style="position:absolute;left:0;text-align:left;margin-left:28.95pt;margin-top:4.5pt;width:413.95pt;height:86.25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" filled="f" strokecolor="#09101d [484]" strokeweight="1pt">
                <v:stroke joinstyle="miter"/>
                <v:textbox>
                  <w:txbxContent>
                    <w:p w14:paraId="5B7DB795" w14:textId="77777777" w:rsidR="00A344EC" w:rsidRPr="003F44E8" w:rsidRDefault="00A344EC" w:rsidP="00A344EC">
                      <w:pPr>
                        <w:rPr>
                          <w:color w:val="000000" w:themeColor="text1"/>
                        </w:rPr>
                      </w:pPr>
                      <w:r w:rsidRPr="001C72B4">
                        <w:rPr>
                          <w:color w:val="000000" w:themeColor="text1"/>
                        </w:rPr>
                        <w:t>Ce dossier décrit la réalisation du projet à travers les outils et technologies utilisés, l’architecture physique et logique, ainsi que les diagrammes de déploiement et de composants.</w:t>
                      </w:r>
                    </w:p>
                  </w:txbxContent>
                </v:textbox>
                <w10:wrap anchorx="margin"/>
              </v:roundrect>
            </w:pict>
          </mc:Fallback>
        </mc:AlternateContent>
      </w:r>
    </w:p>
    <w:p w14:paraId="3EEA12B1" w14:textId="77777777" w:rsidR="00A344EC" w:rsidRDefault="00A344EC" w:rsidP="00A344EC">
      <w:pPr>
        <w:spacing w:after="158"/>
        <w:ind w:left="-5"/>
      </w:pPr>
    </w:p>
    <w:p w14:paraId="34DBE33F" w14:textId="77777777" w:rsidR="00A344EC" w:rsidRDefault="00A344EC" w:rsidP="00A344EC">
      <w:pPr>
        <w:spacing w:after="156"/>
      </w:pPr>
    </w:p>
    <w:p w14:paraId="72A9C4A5" w14:textId="77777777" w:rsidR="00A344EC" w:rsidRDefault="00A344EC" w:rsidP="00A344EC">
      <w:pPr>
        <w:spacing w:after="158"/>
      </w:pPr>
      <w:r>
        <w:t xml:space="preserve"> </w:t>
      </w:r>
    </w:p>
    <w:p w14:paraId="75E9E932" w14:textId="77777777" w:rsidR="00A344EC" w:rsidRDefault="00A344EC" w:rsidP="00A344EC">
      <w:pPr>
        <w:spacing w:after="158"/>
      </w:pPr>
    </w:p>
    <w:p w14:paraId="29A41BBA" w14:textId="77777777" w:rsidR="00A344EC" w:rsidRDefault="00A344EC" w:rsidP="00A344EC">
      <w:pPr>
        <w:spacing w:after="158"/>
        <w:ind w:left="-5"/>
      </w:pPr>
      <w:r>
        <w:rPr>
          <w:u w:val="single" w:color="000000"/>
        </w:rPr>
        <w:t>Plan :</w:t>
      </w:r>
      <w:r>
        <w:t xml:space="preserve"> </w:t>
      </w:r>
    </w:p>
    <w:p w14:paraId="17C86C17" w14:textId="77777777" w:rsidR="00A344EC" w:rsidRDefault="00A344EC" w:rsidP="00A344EC">
      <w:pPr>
        <w:spacing w:after="158"/>
        <w:ind w:left="-5"/>
      </w:pPr>
      <w:r>
        <w:rPr>
          <w:noProof/>
        </w:rPr>
        <mc:AlternateContent>
          <mc:Choice Requires="wps">
            <w:drawing>
              <wp:anchor distT="0" distB="0" distL="114300" distR="114300" simplePos="0" relativeHeight="251658279" behindDoc="0" locked="0" layoutInCell="1" allowOverlap="1" wp14:anchorId="4B7F0FDA" wp14:editId="648FF88F">
                <wp:simplePos x="0" y="0"/>
                <wp:positionH relativeFrom="column">
                  <wp:posOffset>338927</wp:posOffset>
                </wp:positionH>
                <wp:positionV relativeFrom="paragraph">
                  <wp:posOffset>6985</wp:posOffset>
                </wp:positionV>
                <wp:extent cx="5575300" cy="3771900"/>
                <wp:effectExtent l="0" t="0" r="6350" b="0"/>
                <wp:wrapNone/>
                <wp:docPr id="1084744333" name="Rectangle : en biseau 17"/>
                <wp:cNvGraphicFramePr/>
                <a:graphic xmlns:a="http://schemas.openxmlformats.org/drawingml/2006/main">
                  <a:graphicData uri="http://schemas.microsoft.com/office/word/2010/wordprocessingShape">
                    <wps:wsp>
                      <wps:cNvSpPr/>
                      <wps:spPr>
                        <a:xfrm>
                          <a:off x="0" y="0"/>
                          <a:ext cx="5575300" cy="3771900"/>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B8C9C5" w14:textId="77777777" w:rsidR="00A344EC" w:rsidRDefault="00A344EC" w:rsidP="00A344EC">
                            <w:pPr>
                              <w:rPr>
                                <w:sz w:val="40"/>
                                <w:szCs w:val="36"/>
                              </w:rPr>
                            </w:pPr>
                            <w:r w:rsidRPr="00B34F73">
                              <w:rPr>
                                <w:sz w:val="40"/>
                                <w:szCs w:val="36"/>
                              </w:rPr>
                              <w:t>INTRODUCTION</w:t>
                            </w:r>
                          </w:p>
                          <w:p w14:paraId="2C21739E" w14:textId="77777777" w:rsidR="00A344EC" w:rsidRDefault="00A344EC">
                            <w:pPr>
                              <w:pStyle w:val="Paragraphedeliste"/>
                              <w:numPr>
                                <w:ilvl w:val="0"/>
                                <w:numId w:val="49"/>
                              </w:numPr>
                              <w:rPr>
                                <w:sz w:val="40"/>
                                <w:szCs w:val="36"/>
                              </w:rPr>
                            </w:pPr>
                            <w:r>
                              <w:rPr>
                                <w:sz w:val="40"/>
                                <w:szCs w:val="36"/>
                              </w:rPr>
                              <w:t>Outils, langages et technologies utilisés</w:t>
                            </w:r>
                          </w:p>
                          <w:p w14:paraId="1A5D4CAB" w14:textId="77777777" w:rsidR="00A344EC" w:rsidRDefault="00A344EC">
                            <w:pPr>
                              <w:pStyle w:val="Paragraphedeliste"/>
                              <w:numPr>
                                <w:ilvl w:val="0"/>
                                <w:numId w:val="49"/>
                              </w:numPr>
                              <w:rPr>
                                <w:sz w:val="40"/>
                                <w:szCs w:val="36"/>
                              </w:rPr>
                            </w:pPr>
                            <w:r>
                              <w:rPr>
                                <w:sz w:val="40"/>
                                <w:szCs w:val="36"/>
                              </w:rPr>
                              <w:t>Présentation de l’architecture du système</w:t>
                            </w:r>
                          </w:p>
                          <w:p w14:paraId="0852EE8D" w14:textId="77777777" w:rsidR="00A344EC" w:rsidRDefault="00A344EC">
                            <w:pPr>
                              <w:pStyle w:val="Paragraphedeliste"/>
                              <w:numPr>
                                <w:ilvl w:val="0"/>
                                <w:numId w:val="49"/>
                              </w:numPr>
                              <w:rPr>
                                <w:sz w:val="40"/>
                                <w:szCs w:val="36"/>
                              </w:rPr>
                            </w:pPr>
                            <w:r>
                              <w:rPr>
                                <w:sz w:val="40"/>
                                <w:szCs w:val="36"/>
                              </w:rPr>
                              <w:t>Diagramme de déploiement</w:t>
                            </w:r>
                          </w:p>
                          <w:p w14:paraId="70965410" w14:textId="77777777" w:rsidR="00A344EC" w:rsidRPr="00EA7AB8" w:rsidRDefault="00A344EC">
                            <w:pPr>
                              <w:pStyle w:val="Paragraphedeliste"/>
                              <w:numPr>
                                <w:ilvl w:val="0"/>
                                <w:numId w:val="49"/>
                              </w:numPr>
                              <w:rPr>
                                <w:sz w:val="40"/>
                                <w:szCs w:val="36"/>
                              </w:rPr>
                            </w:pPr>
                            <w:r>
                              <w:rPr>
                                <w:sz w:val="40"/>
                                <w:szCs w:val="36"/>
                              </w:rPr>
                              <w:t>Diagramme de composants</w:t>
                            </w:r>
                          </w:p>
                          <w:p w14:paraId="5223D688" w14:textId="77777777" w:rsidR="00A344EC" w:rsidRPr="00B34F73" w:rsidRDefault="00A344EC" w:rsidP="00A344EC">
                            <w:pPr>
                              <w:rPr>
                                <w:sz w:val="40"/>
                                <w:szCs w:val="36"/>
                              </w:rPr>
                            </w:pPr>
                            <w:r w:rsidRPr="00B34F73">
                              <w:rPr>
                                <w:sz w:val="40"/>
                                <w:szCs w:val="36"/>
                              </w:rPr>
                              <w:t>CONCLUSION</w:t>
                            </w:r>
                          </w:p>
                          <w:p w14:paraId="43EA0ED3" w14:textId="77777777" w:rsidR="00A344EC" w:rsidRDefault="00A344EC" w:rsidP="00A344E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F0FDA" id="_x0000_s1056" type="#_x0000_t84" style="position:absolute;left:0;text-align:left;margin-left:26.7pt;margin-top:.55pt;width:439pt;height:29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" adj="1248" fillcolor="#4472c4 [3204]" stroked="f" strokeweight="1pt">
                <v:textbox>
                  <w:txbxContent>
                    <w:p w14:paraId="60B8C9C5" w14:textId="77777777" w:rsidR="00A344EC" w:rsidRDefault="00A344EC" w:rsidP="00A344EC">
                      <w:pPr>
                        <w:rPr>
                          <w:sz w:val="40"/>
                          <w:szCs w:val="36"/>
                        </w:rPr>
                      </w:pPr>
                      <w:r w:rsidRPr="00B34F73">
                        <w:rPr>
                          <w:sz w:val="40"/>
                          <w:szCs w:val="36"/>
                        </w:rPr>
                        <w:t>INTRODUCTION</w:t>
                      </w:r>
                    </w:p>
                    <w:p w14:paraId="2C21739E" w14:textId="77777777" w:rsidR="00A344EC" w:rsidRDefault="00A344EC">
                      <w:pPr>
                        <w:pStyle w:val="Paragraphedeliste"/>
                        <w:numPr>
                          <w:ilvl w:val="0"/>
                          <w:numId w:val="49"/>
                        </w:numPr>
                        <w:rPr>
                          <w:sz w:val="40"/>
                          <w:szCs w:val="36"/>
                        </w:rPr>
                      </w:pPr>
                      <w:r>
                        <w:rPr>
                          <w:sz w:val="40"/>
                          <w:szCs w:val="36"/>
                        </w:rPr>
                        <w:t>Outils, langages et technologies utilisés</w:t>
                      </w:r>
                    </w:p>
                    <w:p w14:paraId="1A5D4CAB" w14:textId="77777777" w:rsidR="00A344EC" w:rsidRDefault="00A344EC">
                      <w:pPr>
                        <w:pStyle w:val="Paragraphedeliste"/>
                        <w:numPr>
                          <w:ilvl w:val="0"/>
                          <w:numId w:val="49"/>
                        </w:numPr>
                        <w:rPr>
                          <w:sz w:val="40"/>
                          <w:szCs w:val="36"/>
                        </w:rPr>
                      </w:pPr>
                      <w:r>
                        <w:rPr>
                          <w:sz w:val="40"/>
                          <w:szCs w:val="36"/>
                        </w:rPr>
                        <w:t>Présentation de l’architecture du système</w:t>
                      </w:r>
                    </w:p>
                    <w:p w14:paraId="0852EE8D" w14:textId="77777777" w:rsidR="00A344EC" w:rsidRDefault="00A344EC">
                      <w:pPr>
                        <w:pStyle w:val="Paragraphedeliste"/>
                        <w:numPr>
                          <w:ilvl w:val="0"/>
                          <w:numId w:val="49"/>
                        </w:numPr>
                        <w:rPr>
                          <w:sz w:val="40"/>
                          <w:szCs w:val="36"/>
                        </w:rPr>
                      </w:pPr>
                      <w:r>
                        <w:rPr>
                          <w:sz w:val="40"/>
                          <w:szCs w:val="36"/>
                        </w:rPr>
                        <w:t>Diagramme de déploiement</w:t>
                      </w:r>
                    </w:p>
                    <w:p w14:paraId="70965410" w14:textId="77777777" w:rsidR="00A344EC" w:rsidRPr="00EA7AB8" w:rsidRDefault="00A344EC">
                      <w:pPr>
                        <w:pStyle w:val="Paragraphedeliste"/>
                        <w:numPr>
                          <w:ilvl w:val="0"/>
                          <w:numId w:val="49"/>
                        </w:numPr>
                        <w:rPr>
                          <w:sz w:val="40"/>
                          <w:szCs w:val="36"/>
                        </w:rPr>
                      </w:pPr>
                      <w:r>
                        <w:rPr>
                          <w:sz w:val="40"/>
                          <w:szCs w:val="36"/>
                        </w:rPr>
                        <w:t>Diagramme de composants</w:t>
                      </w:r>
                    </w:p>
                    <w:p w14:paraId="5223D688" w14:textId="77777777" w:rsidR="00A344EC" w:rsidRPr="00B34F73" w:rsidRDefault="00A344EC" w:rsidP="00A344EC">
                      <w:pPr>
                        <w:rPr>
                          <w:sz w:val="40"/>
                          <w:szCs w:val="36"/>
                        </w:rPr>
                      </w:pPr>
                      <w:r w:rsidRPr="00B34F73">
                        <w:rPr>
                          <w:sz w:val="40"/>
                          <w:szCs w:val="36"/>
                        </w:rPr>
                        <w:t>CONCLUSION</w:t>
                      </w:r>
                    </w:p>
                    <w:p w14:paraId="43EA0ED3" w14:textId="77777777" w:rsidR="00A344EC" w:rsidRDefault="00A344EC" w:rsidP="00A344EC"/>
                  </w:txbxContent>
                </v:textbox>
              </v:shape>
            </w:pict>
          </mc:Fallback>
        </mc:AlternateContent>
      </w:r>
    </w:p>
    <w:p w14:paraId="7EE766B3" w14:textId="77777777" w:rsidR="00A344EC" w:rsidRDefault="00A344EC" w:rsidP="00A344EC">
      <w:pPr>
        <w:spacing w:after="0"/>
      </w:pPr>
      <w:r>
        <w:t xml:space="preserve"> </w:t>
      </w:r>
    </w:p>
    <w:p w14:paraId="0E5BD1A6" w14:textId="77777777" w:rsidR="00A344EC" w:rsidRDefault="00A344EC" w:rsidP="00A344EC">
      <w:pPr>
        <w:spacing w:after="0"/>
      </w:pPr>
    </w:p>
    <w:p w14:paraId="73868114" w14:textId="77777777" w:rsidR="00A344EC" w:rsidRDefault="00A344EC" w:rsidP="00A344EC">
      <w:pPr>
        <w:spacing w:after="156"/>
      </w:pPr>
      <w:r>
        <w:t xml:space="preserve"> </w:t>
      </w:r>
    </w:p>
    <w:p w14:paraId="0A12C9D0" w14:textId="77777777" w:rsidR="00A344EC" w:rsidRDefault="00A344EC" w:rsidP="00A344EC">
      <w:pPr>
        <w:spacing w:after="0"/>
      </w:pPr>
      <w:r>
        <w:t xml:space="preserve"> </w:t>
      </w:r>
    </w:p>
    <w:p w14:paraId="0DD4F99F" w14:textId="77777777" w:rsidR="00A344EC" w:rsidRDefault="00A344EC" w:rsidP="00A344EC">
      <w:pPr>
        <w:spacing w:line="259" w:lineRule="auto"/>
        <w:jc w:val="left"/>
      </w:pPr>
      <w:r>
        <w:br w:type="page"/>
      </w:r>
    </w:p>
    <w:p w14:paraId="74721219" w14:textId="77777777" w:rsidR="003D27CA" w:rsidRPr="003D27CA" w:rsidRDefault="003D27CA" w:rsidP="003D27CA">
      <w:pPr>
        <w:rPr>
          <w:sz w:val="16"/>
          <w:szCs w:val="14"/>
        </w:rPr>
      </w:pPr>
      <w:bookmarkStart w:id="354" w:name="_Toc207274520"/>
      <w:bookmarkStart w:id="355" w:name="_Toc207282343"/>
    </w:p>
    <w:p w14:paraId="3E79000F" w14:textId="0A3D805C" w:rsidR="00A344EC" w:rsidRDefault="00A344EC" w:rsidP="008E5E18">
      <w:pPr>
        <w:pStyle w:val="Titre3"/>
      </w:pPr>
      <w:bookmarkStart w:id="356" w:name="_Toc240908215"/>
      <w:r>
        <w:t>INTRODUCTION</w:t>
      </w:r>
      <w:bookmarkEnd w:id="354"/>
      <w:bookmarkEnd w:id="355"/>
      <w:bookmarkEnd w:id="356"/>
    </w:p>
    <w:p w14:paraId="678C3E43" w14:textId="77777777" w:rsidR="003D27CA" w:rsidRPr="003D27CA" w:rsidRDefault="003D27CA" w:rsidP="003D27CA">
      <w:pPr>
        <w:rPr>
          <w:sz w:val="14"/>
          <w:szCs w:val="12"/>
          <w:lang w:eastAsia="fr-FR"/>
        </w:rPr>
      </w:pPr>
    </w:p>
    <w:p w14:paraId="43041B3D" w14:textId="22644A28" w:rsidR="00A344EC" w:rsidRDefault="00A344EC" w:rsidP="00A344EC">
      <w:pPr>
        <w:spacing w:before="120" w:after="0"/>
        <w:ind w:firstLine="709"/>
        <w:rPr>
          <w:lang w:val="fr" w:eastAsia="fr-FR"/>
        </w:rPr>
      </w:pPr>
      <w:r w:rsidRPr="00045E68">
        <w:rPr>
          <w:lang w:eastAsia="fr-FR"/>
        </w:rPr>
        <w:t xml:space="preserve">La réalisation concrétise la conception du projet. La plateforme est développée avec des technologies web modernes (par ex. </w:t>
      </w:r>
      <w:r w:rsidRPr="00045E68">
        <w:rPr>
          <w:b/>
          <w:bCs/>
          <w:lang w:eastAsia="fr-FR"/>
        </w:rPr>
        <w:t>React</w:t>
      </w:r>
      <w:r w:rsidRPr="00045E68">
        <w:rPr>
          <w:lang w:eastAsia="fr-FR"/>
        </w:rPr>
        <w:t xml:space="preserve"> pour l’interface,</w:t>
      </w:r>
      <w:r w:rsidR="00FD2868">
        <w:rPr>
          <w:lang w:eastAsia="fr-FR"/>
        </w:rPr>
        <w:t xml:space="preserve"> </w:t>
      </w:r>
      <w:r w:rsidR="009E05D6">
        <w:rPr>
          <w:b/>
          <w:bCs/>
          <w:lang w:eastAsia="fr-FR"/>
        </w:rPr>
        <w:t>FastAPI</w:t>
      </w:r>
      <w:r w:rsidRPr="00045E68">
        <w:rPr>
          <w:lang w:eastAsia="fr-FR"/>
        </w:rPr>
        <w:t xml:space="preserve"> pour le backend,</w:t>
      </w:r>
      <w:r w:rsidR="009E05D6">
        <w:rPr>
          <w:lang w:eastAsia="fr-FR"/>
        </w:rPr>
        <w:t xml:space="preserve"> </w:t>
      </w:r>
      <w:r w:rsidR="009E05D6" w:rsidRPr="009E05D6">
        <w:rPr>
          <w:b/>
          <w:bCs/>
          <w:lang w:eastAsia="fr-FR"/>
        </w:rPr>
        <w:t>PostgreSQL</w:t>
      </w:r>
      <w:r w:rsidRPr="00045E68">
        <w:rPr>
          <w:lang w:eastAsia="fr-FR"/>
        </w:rPr>
        <w:t xml:space="preserve"> pour la base de données). L’architecture logique définit les interactions entre modules, tandis que l’architecture physique décrit le déploiement sur serveur ou cloud. Les diagrammes de déploiement et de composants précisent l’organisation et la distribution du système.</w:t>
      </w:r>
    </w:p>
    <w:p w14:paraId="0F95BA32" w14:textId="77777777" w:rsidR="00A344EC" w:rsidRDefault="00A344EC" w:rsidP="00A344EC">
      <w:pPr>
        <w:rPr>
          <w:lang w:val="fr" w:eastAsia="fr-FR"/>
        </w:rPr>
      </w:pPr>
    </w:p>
    <w:p w14:paraId="7E14CB21" w14:textId="77777777" w:rsidR="00A344EC" w:rsidRDefault="00A344EC" w:rsidP="00A344EC">
      <w:pPr>
        <w:rPr>
          <w:lang w:val="fr" w:eastAsia="fr-FR"/>
        </w:rPr>
      </w:pPr>
    </w:p>
    <w:p w14:paraId="7EC1AF50" w14:textId="77777777" w:rsidR="00A344EC" w:rsidRDefault="00A344EC" w:rsidP="00A344EC">
      <w:pPr>
        <w:spacing w:line="259" w:lineRule="auto"/>
        <w:jc w:val="left"/>
        <w:rPr>
          <w:lang w:val="fr" w:eastAsia="fr-FR"/>
        </w:rPr>
      </w:pPr>
      <w:r>
        <w:rPr>
          <w:lang w:val="fr" w:eastAsia="fr-FR"/>
        </w:rPr>
        <w:br w:type="page"/>
      </w:r>
    </w:p>
    <w:p w14:paraId="676F99DB" w14:textId="1DB6BF33" w:rsidR="00A344EC" w:rsidRDefault="00A344EC">
      <w:pPr>
        <w:pStyle w:val="Titre3"/>
        <w:numPr>
          <w:ilvl w:val="2"/>
          <w:numId w:val="24"/>
        </w:numPr>
      </w:pPr>
      <w:bookmarkStart w:id="357" w:name="_Toc207274521"/>
      <w:bookmarkStart w:id="358" w:name="_Toc207282344"/>
      <w:bookmarkStart w:id="359" w:name="_Toc240908216"/>
      <w:r>
        <w:lastRenderedPageBreak/>
        <w:t>Outils, langages et technologies utilisés</w:t>
      </w:r>
      <w:bookmarkEnd w:id="357"/>
      <w:bookmarkEnd w:id="358"/>
      <w:bookmarkEnd w:id="359"/>
    </w:p>
    <w:p w14:paraId="42464AF7" w14:textId="77777777" w:rsidR="008E5E18" w:rsidRPr="008E5E18" w:rsidRDefault="008E5E18" w:rsidP="008E5E18">
      <w:pPr>
        <w:rPr>
          <w:sz w:val="6"/>
          <w:szCs w:val="4"/>
          <w:lang w:eastAsia="fr-FR"/>
        </w:rPr>
      </w:pPr>
    </w:p>
    <w:p w14:paraId="5D76CA2F" w14:textId="0C59C832" w:rsidR="008E5E18" w:rsidRPr="008E5E18" w:rsidRDefault="00A344EC">
      <w:pPr>
        <w:pStyle w:val="Titre4"/>
        <w:numPr>
          <w:ilvl w:val="0"/>
          <w:numId w:val="54"/>
        </w:numPr>
        <w:ind w:left="1418" w:hanging="425"/>
        <w:rPr>
          <w:lang w:val="fr"/>
        </w:rPr>
      </w:pPr>
      <w:bookmarkStart w:id="360" w:name="_Toc207282345"/>
      <w:bookmarkStart w:id="361" w:name="_Toc240908217"/>
      <w:r>
        <w:rPr>
          <w:lang w:val="fr"/>
        </w:rPr>
        <w:t>Outils utilisés</w:t>
      </w:r>
      <w:bookmarkEnd w:id="360"/>
      <w:bookmarkEnd w:id="361"/>
    </w:p>
    <w:p w14:paraId="03E2D825" w14:textId="75D6EAE4" w:rsidR="00A344EC" w:rsidRDefault="00A344EC">
      <w:pPr>
        <w:pStyle w:val="Titre5"/>
        <w:numPr>
          <w:ilvl w:val="1"/>
          <w:numId w:val="54"/>
        </w:numPr>
      </w:pPr>
      <w:bookmarkStart w:id="362" w:name="_Toc240908218"/>
      <w:r>
        <w:t>Matériels</w:t>
      </w:r>
      <w:bookmarkEnd w:id="362"/>
    </w:p>
    <w:p w14:paraId="308AB0C6" w14:textId="77777777" w:rsidR="00A344EC" w:rsidRPr="008917E2" w:rsidRDefault="00A344EC" w:rsidP="00A344EC">
      <w:pPr>
        <w:spacing w:before="120" w:after="0"/>
        <w:ind w:firstLine="709"/>
        <w:rPr>
          <w:lang w:val="fr" w:eastAsia="fr-FR"/>
        </w:rPr>
      </w:pPr>
      <w:r>
        <w:rPr>
          <w:lang w:val="fr" w:eastAsia="fr-FR"/>
        </w:rPr>
        <w:t>Le tableau ci-dessous présente les outils matériels utilisés pour la mise en œuvre de notre projet :</w:t>
      </w:r>
    </w:p>
    <w:p w14:paraId="53AC71A6" w14:textId="5EE40D8D" w:rsidR="00A344EC" w:rsidRDefault="00A344EC" w:rsidP="00A344EC">
      <w:pPr>
        <w:pStyle w:val="Titredestableaux"/>
      </w:pPr>
      <w:bookmarkStart w:id="363" w:name="_Toc207274466"/>
      <w:bookmarkStart w:id="364" w:name="_Toc240908083"/>
      <w:r>
        <w:t xml:space="preserve">Tableau </w:t>
      </w:r>
      <w:fldSimple w:instr=" SEQ Tableau \* ARABIC ">
        <w:r w:rsidR="00BB03BA">
          <w:rPr>
            <w:noProof/>
          </w:rPr>
          <w:t>23</w:t>
        </w:r>
      </w:fldSimple>
      <w:r w:rsidRPr="00B2573E">
        <w:t>: Matériels utilisés lors de la réalisation de notre projet</w:t>
      </w:r>
      <w:bookmarkEnd w:id="363"/>
      <w:bookmarkEnd w:id="364"/>
    </w:p>
    <w:tbl>
      <w:tblPr>
        <w:tblStyle w:val="TableauGrille4-Accentuation5"/>
        <w:tblW w:w="0" w:type="auto"/>
        <w:tblLook w:val="04A0" w:firstRow="1" w:lastRow="0" w:firstColumn="1" w:lastColumn="0" w:noHBand="0" w:noVBand="1"/>
      </w:tblPr>
      <w:tblGrid>
        <w:gridCol w:w="4531"/>
        <w:gridCol w:w="4531"/>
      </w:tblGrid>
      <w:tr w:rsidR="00A344EC" w14:paraId="4C87354C"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90BF5B" w14:textId="77777777" w:rsidR="00A344EC" w:rsidRDefault="00A344EC" w:rsidP="00E30DD6">
            <w:pPr>
              <w:jc w:val="center"/>
              <w:rPr>
                <w:lang w:val="fr" w:eastAsia="fr-FR"/>
              </w:rPr>
            </w:pPr>
            <w:r>
              <w:rPr>
                <w:lang w:val="fr" w:eastAsia="fr-FR"/>
              </w:rPr>
              <w:t>Désignation</w:t>
            </w:r>
          </w:p>
        </w:tc>
        <w:tc>
          <w:tcPr>
            <w:tcW w:w="4531" w:type="dxa"/>
          </w:tcPr>
          <w:p w14:paraId="6109B590"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Fonctionnalité</w:t>
            </w:r>
          </w:p>
        </w:tc>
      </w:tr>
      <w:tr w:rsidR="00A344EC" w14:paraId="313E5011"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A14723B" w14:textId="77777777" w:rsidR="00A344EC" w:rsidRDefault="00A344EC" w:rsidP="00E30DD6">
            <w:pPr>
              <w:rPr>
                <w:lang w:val="fr" w:eastAsia="fr-FR"/>
              </w:rPr>
            </w:pPr>
            <w:r w:rsidRPr="00B9082A">
              <w:rPr>
                <w:lang w:eastAsia="fr-FR"/>
              </w:rPr>
              <w:t>Ordinateur portable</w:t>
            </w:r>
            <w:r>
              <w:rPr>
                <w:lang w:eastAsia="fr-FR"/>
              </w:rPr>
              <w:t xml:space="preserve"> </w:t>
            </w:r>
            <w:r w:rsidRPr="00B9082A">
              <w:rPr>
                <w:lang w:eastAsia="fr-FR"/>
              </w:rPr>
              <w:t>(HP)</w:t>
            </w:r>
          </w:p>
        </w:tc>
        <w:tc>
          <w:tcPr>
            <w:tcW w:w="4531" w:type="dxa"/>
          </w:tcPr>
          <w:p w14:paraId="7D6F4887"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sidRPr="00B9082A">
              <w:rPr>
                <w:lang w:eastAsia="fr-FR"/>
              </w:rPr>
              <w:t>Terminal de développement</w:t>
            </w:r>
            <w:r>
              <w:rPr>
                <w:lang w:eastAsia="fr-FR"/>
              </w:rPr>
              <w:t xml:space="preserve"> et simulateur</w:t>
            </w:r>
          </w:p>
        </w:tc>
      </w:tr>
      <w:tr w:rsidR="00A344EC" w14:paraId="6CD199D0" w14:textId="77777777" w:rsidTr="00E30DD6">
        <w:tc>
          <w:tcPr>
            <w:cnfStyle w:val="001000000000" w:firstRow="0" w:lastRow="0" w:firstColumn="1" w:lastColumn="0" w:oddVBand="0" w:evenVBand="0" w:oddHBand="0" w:evenHBand="0" w:firstRowFirstColumn="0" w:firstRowLastColumn="0" w:lastRowFirstColumn="0" w:lastRowLastColumn="0"/>
            <w:tcW w:w="4531" w:type="dxa"/>
          </w:tcPr>
          <w:p w14:paraId="3E925ABE" w14:textId="77777777" w:rsidR="00A344EC" w:rsidRPr="00903C53" w:rsidRDefault="00A344EC" w:rsidP="00E30DD6">
            <w:pPr>
              <w:rPr>
                <w:lang w:eastAsia="fr-FR"/>
              </w:rPr>
            </w:pPr>
            <w:r>
              <w:rPr>
                <w:lang w:val="fr" w:eastAsia="fr-FR"/>
              </w:rPr>
              <w:t xml:space="preserve">Box WIFI </w:t>
            </w:r>
          </w:p>
        </w:tc>
        <w:tc>
          <w:tcPr>
            <w:tcW w:w="4531" w:type="dxa"/>
          </w:tcPr>
          <w:p w14:paraId="0FAFF834"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Équipement permettant la connexion à internet</w:t>
            </w:r>
          </w:p>
        </w:tc>
      </w:tr>
    </w:tbl>
    <w:p w14:paraId="40069FDF" w14:textId="77777777" w:rsidR="00A344EC" w:rsidRDefault="00A344EC" w:rsidP="00A344EC">
      <w:pPr>
        <w:rPr>
          <w:lang w:val="fr" w:eastAsia="fr-FR"/>
        </w:rPr>
      </w:pPr>
    </w:p>
    <w:p w14:paraId="593009A6" w14:textId="3C392D9E" w:rsidR="00A344EC" w:rsidRDefault="00A344EC">
      <w:pPr>
        <w:pStyle w:val="Titre5"/>
        <w:numPr>
          <w:ilvl w:val="1"/>
          <w:numId w:val="54"/>
        </w:numPr>
      </w:pPr>
      <w:bookmarkStart w:id="365" w:name="_Toc240908219"/>
      <w:r>
        <w:t>Logiciels</w:t>
      </w:r>
      <w:bookmarkEnd w:id="365"/>
    </w:p>
    <w:p w14:paraId="22EF04C4" w14:textId="77777777" w:rsidR="00A344EC" w:rsidRPr="008917E2" w:rsidRDefault="00A344EC" w:rsidP="00A344EC">
      <w:pPr>
        <w:ind w:firstLine="709"/>
        <w:rPr>
          <w:lang w:val="fr" w:eastAsia="fr-FR"/>
        </w:rPr>
      </w:pPr>
      <w:r>
        <w:rPr>
          <w:lang w:val="fr" w:eastAsia="fr-FR"/>
        </w:rPr>
        <w:t>Pour les outils logiciels nous avons :</w:t>
      </w:r>
    </w:p>
    <w:p w14:paraId="4696966A" w14:textId="2A4C8B03" w:rsidR="00A344EC" w:rsidRDefault="00A344EC" w:rsidP="00A344EC">
      <w:pPr>
        <w:pStyle w:val="Titredestableaux"/>
      </w:pPr>
      <w:bookmarkStart w:id="366" w:name="_Toc207274467"/>
      <w:bookmarkStart w:id="367" w:name="_Toc240908084"/>
      <w:r>
        <w:t xml:space="preserve">Tableau </w:t>
      </w:r>
      <w:fldSimple w:instr=" SEQ Tableau \* ARABIC ">
        <w:r w:rsidR="00BB03BA">
          <w:rPr>
            <w:noProof/>
          </w:rPr>
          <w:t>24</w:t>
        </w:r>
      </w:fldSimple>
      <w:r w:rsidRPr="004713D8">
        <w:t>: Logiciels utilisés lors de la réalisation de notre projet</w:t>
      </w:r>
      <w:bookmarkEnd w:id="366"/>
      <w:bookmarkEnd w:id="367"/>
    </w:p>
    <w:tbl>
      <w:tblPr>
        <w:tblStyle w:val="TableauGrille4-Accentuation5"/>
        <w:tblW w:w="0" w:type="auto"/>
        <w:tblLook w:val="04A0" w:firstRow="1" w:lastRow="0" w:firstColumn="1" w:lastColumn="0" w:noHBand="0" w:noVBand="1"/>
      </w:tblPr>
      <w:tblGrid>
        <w:gridCol w:w="3252"/>
        <w:gridCol w:w="2802"/>
        <w:gridCol w:w="3008"/>
      </w:tblGrid>
      <w:tr w:rsidR="00A344EC" w14:paraId="3E18F03E"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1A1537BA" w14:textId="77777777" w:rsidR="00A344EC" w:rsidRDefault="00A344EC" w:rsidP="00E30DD6">
            <w:pPr>
              <w:jc w:val="center"/>
              <w:rPr>
                <w:lang w:val="fr" w:eastAsia="fr-FR"/>
              </w:rPr>
            </w:pPr>
            <w:r>
              <w:rPr>
                <w:lang w:val="fr" w:eastAsia="fr-FR"/>
              </w:rPr>
              <w:t xml:space="preserve">Ressources                                                                   </w:t>
            </w:r>
          </w:p>
        </w:tc>
        <w:tc>
          <w:tcPr>
            <w:tcW w:w="2802" w:type="dxa"/>
          </w:tcPr>
          <w:p w14:paraId="3B079E88"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Catégories</w:t>
            </w:r>
          </w:p>
        </w:tc>
        <w:tc>
          <w:tcPr>
            <w:tcW w:w="3008" w:type="dxa"/>
          </w:tcPr>
          <w:p w14:paraId="2E599795"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Logos</w:t>
            </w:r>
          </w:p>
        </w:tc>
      </w:tr>
      <w:tr w:rsidR="00A344EC" w14:paraId="350AC98D"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5DC54E71" w14:textId="77777777" w:rsidR="00A344EC" w:rsidRDefault="00A344EC" w:rsidP="00E30DD6">
            <w:pPr>
              <w:rPr>
                <w:lang w:val="fr" w:eastAsia="fr-FR"/>
              </w:rPr>
            </w:pPr>
            <w:r>
              <w:rPr>
                <w:lang w:val="fr" w:eastAsia="fr-FR"/>
              </w:rPr>
              <w:t>OS Windows 11</w:t>
            </w:r>
          </w:p>
        </w:tc>
        <w:tc>
          <w:tcPr>
            <w:tcW w:w="2802" w:type="dxa"/>
          </w:tcPr>
          <w:p w14:paraId="755F2FAC"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Système d’exploitation</w:t>
            </w:r>
          </w:p>
        </w:tc>
        <w:tc>
          <w:tcPr>
            <w:tcW w:w="3008" w:type="dxa"/>
          </w:tcPr>
          <w:p w14:paraId="5FB4C588"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rFonts w:eastAsia="Times New Roman"/>
                <w:noProof/>
                <w:kern w:val="0"/>
                <w:sz w:val="22"/>
                <w:lang w:val="fr-CM" w:eastAsia="fr-CM"/>
              </w:rPr>
              <w:drawing>
                <wp:inline distT="0" distB="0" distL="0" distR="0" wp14:anchorId="023F620A" wp14:editId="54A0D62D">
                  <wp:extent cx="986079" cy="685251"/>
                  <wp:effectExtent l="0" t="0" r="4521" b="549"/>
                  <wp:docPr id="160" name="Image 104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986079" cy="685251"/>
                          </a:xfrm>
                          <a:prstGeom prst="rect">
                            <a:avLst/>
                          </a:prstGeom>
                          <a:noFill/>
                          <a:ln>
                            <a:noFill/>
                            <a:prstDash/>
                          </a:ln>
                        </pic:spPr>
                      </pic:pic>
                    </a:graphicData>
                  </a:graphic>
                </wp:inline>
              </w:drawing>
            </w:r>
          </w:p>
        </w:tc>
      </w:tr>
      <w:tr w:rsidR="00A344EC" w14:paraId="6716FDB7" w14:textId="77777777" w:rsidTr="00E30DD6">
        <w:tc>
          <w:tcPr>
            <w:cnfStyle w:val="001000000000" w:firstRow="0" w:lastRow="0" w:firstColumn="1" w:lastColumn="0" w:oddVBand="0" w:evenVBand="0" w:oddHBand="0" w:evenHBand="0" w:firstRowFirstColumn="0" w:firstRowLastColumn="0" w:lastRowFirstColumn="0" w:lastRowLastColumn="0"/>
            <w:tcW w:w="3252" w:type="dxa"/>
          </w:tcPr>
          <w:p w14:paraId="79E2E336" w14:textId="77777777" w:rsidR="00A344EC" w:rsidRDefault="00A344EC" w:rsidP="00E30DD6">
            <w:pPr>
              <w:rPr>
                <w:lang w:val="fr" w:eastAsia="fr-FR"/>
              </w:rPr>
            </w:pPr>
            <w:r>
              <w:rPr>
                <w:lang w:val="fr" w:eastAsia="fr-FR"/>
              </w:rPr>
              <w:t>Visual Studio Code</w:t>
            </w:r>
          </w:p>
        </w:tc>
        <w:tc>
          <w:tcPr>
            <w:tcW w:w="2802" w:type="dxa"/>
          </w:tcPr>
          <w:p w14:paraId="10338947"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Éditeur de texte</w:t>
            </w:r>
          </w:p>
        </w:tc>
        <w:tc>
          <w:tcPr>
            <w:tcW w:w="3008" w:type="dxa"/>
          </w:tcPr>
          <w:p w14:paraId="2426299C"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Pr>
                <w:noProof/>
              </w:rPr>
              <w:drawing>
                <wp:inline distT="0" distB="0" distL="0" distR="0" wp14:anchorId="39454D33" wp14:editId="32AF67A2">
                  <wp:extent cx="771525" cy="714375"/>
                  <wp:effectExtent l="0" t="0" r="0" b="0"/>
                  <wp:docPr id="20651" name="Picture 20651"/>
                  <wp:cNvGraphicFramePr/>
                  <a:graphic xmlns:a="http://schemas.openxmlformats.org/drawingml/2006/main">
                    <a:graphicData uri="http://schemas.openxmlformats.org/drawingml/2006/picture">
                      <pic:pic xmlns:pic="http://schemas.openxmlformats.org/drawingml/2006/picture">
                        <pic:nvPicPr>
                          <pic:cNvPr id="20651" name="Picture 20651"/>
                          <pic:cNvPicPr/>
                        </pic:nvPicPr>
                        <pic:blipFill>
                          <a:blip r:embed="rId105"/>
                          <a:stretch>
                            <a:fillRect/>
                          </a:stretch>
                        </pic:blipFill>
                        <pic:spPr>
                          <a:xfrm>
                            <a:off x="0" y="0"/>
                            <a:ext cx="771525" cy="714375"/>
                          </a:xfrm>
                          <a:prstGeom prst="rect">
                            <a:avLst/>
                          </a:prstGeom>
                        </pic:spPr>
                      </pic:pic>
                    </a:graphicData>
                  </a:graphic>
                </wp:inline>
              </w:drawing>
            </w:r>
          </w:p>
        </w:tc>
      </w:tr>
      <w:tr w:rsidR="00A344EC" w14:paraId="646D11F8"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78105096" w14:textId="77777777" w:rsidR="00A344EC" w:rsidRDefault="00A344EC" w:rsidP="00E30DD6">
            <w:pPr>
              <w:rPr>
                <w:lang w:val="fr" w:eastAsia="fr-FR"/>
              </w:rPr>
            </w:pPr>
            <w:r>
              <w:rPr>
                <w:lang w:val="fr" w:eastAsia="fr-FR"/>
              </w:rPr>
              <w:t>Google Chrome</w:t>
            </w:r>
          </w:p>
        </w:tc>
        <w:tc>
          <w:tcPr>
            <w:tcW w:w="2802" w:type="dxa"/>
          </w:tcPr>
          <w:p w14:paraId="24F0750B"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 xml:space="preserve">Navigateur </w:t>
            </w:r>
          </w:p>
        </w:tc>
        <w:tc>
          <w:tcPr>
            <w:tcW w:w="3008" w:type="dxa"/>
          </w:tcPr>
          <w:p w14:paraId="37C6E5DD"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noProof/>
              </w:rPr>
              <w:drawing>
                <wp:inline distT="0" distB="0" distL="0" distR="0" wp14:anchorId="0E277DFB" wp14:editId="1C18CEA4">
                  <wp:extent cx="660903" cy="725353"/>
                  <wp:effectExtent l="0" t="0" r="6350" b="0"/>
                  <wp:docPr id="1511765355"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78128" cy="744258"/>
                          </a:xfrm>
                          <a:prstGeom prst="rect">
                            <a:avLst/>
                          </a:prstGeom>
                          <a:noFill/>
                          <a:ln>
                            <a:noFill/>
                          </a:ln>
                        </pic:spPr>
                      </pic:pic>
                    </a:graphicData>
                  </a:graphic>
                </wp:inline>
              </w:drawing>
            </w:r>
          </w:p>
        </w:tc>
      </w:tr>
      <w:tr w:rsidR="00A344EC" w14:paraId="3CDACCE1" w14:textId="77777777" w:rsidTr="00E30DD6">
        <w:tc>
          <w:tcPr>
            <w:cnfStyle w:val="001000000000" w:firstRow="0" w:lastRow="0" w:firstColumn="1" w:lastColumn="0" w:oddVBand="0" w:evenVBand="0" w:oddHBand="0" w:evenHBand="0" w:firstRowFirstColumn="0" w:firstRowLastColumn="0" w:lastRowFirstColumn="0" w:lastRowLastColumn="0"/>
            <w:tcW w:w="3252" w:type="dxa"/>
          </w:tcPr>
          <w:p w14:paraId="47574A42" w14:textId="1DE9027F" w:rsidR="00A344EC" w:rsidRDefault="00010110" w:rsidP="00E30DD6">
            <w:pPr>
              <w:rPr>
                <w:lang w:val="fr" w:eastAsia="fr-FR"/>
              </w:rPr>
            </w:pPr>
            <w:r>
              <w:rPr>
                <w:lang w:val="fr" w:eastAsia="fr-FR"/>
              </w:rPr>
              <w:t>Docker</w:t>
            </w:r>
          </w:p>
        </w:tc>
        <w:tc>
          <w:tcPr>
            <w:tcW w:w="2802" w:type="dxa"/>
          </w:tcPr>
          <w:p w14:paraId="7AC8A6C8" w14:textId="0BEC2A17" w:rsidR="00A344EC" w:rsidRDefault="00010110"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Outil de conteneurisation</w:t>
            </w:r>
          </w:p>
        </w:tc>
        <w:tc>
          <w:tcPr>
            <w:tcW w:w="3008" w:type="dxa"/>
          </w:tcPr>
          <w:p w14:paraId="7EB33A91" w14:textId="0E2570DC" w:rsidR="00A344EC" w:rsidRDefault="00C10E2B" w:rsidP="00D66B40">
            <w:pPr>
              <w:jc w:val="center"/>
              <w:cnfStyle w:val="000000000000" w:firstRow="0" w:lastRow="0" w:firstColumn="0" w:lastColumn="0" w:oddVBand="0" w:evenVBand="0" w:oddHBand="0" w:evenHBand="0" w:firstRowFirstColumn="0" w:firstRowLastColumn="0" w:lastRowFirstColumn="0" w:lastRowLastColumn="0"/>
              <w:rPr>
                <w:lang w:val="fr" w:eastAsia="fr-FR"/>
              </w:rPr>
            </w:pPr>
            <w:r>
              <w:rPr>
                <w:noProof/>
                <w:lang w:val="fr" w:eastAsia="fr-FR"/>
              </w:rPr>
              <w:drawing>
                <wp:inline distT="0" distB="0" distL="0" distR="0" wp14:anchorId="6D599F02" wp14:editId="5F22388D">
                  <wp:extent cx="682283" cy="637033"/>
                  <wp:effectExtent l="0" t="0" r="3810" b="0"/>
                  <wp:docPr id="664212054"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90092" cy="644324"/>
                          </a:xfrm>
                          <a:prstGeom prst="rect">
                            <a:avLst/>
                          </a:prstGeom>
                          <a:noFill/>
                          <a:ln>
                            <a:noFill/>
                          </a:ln>
                        </pic:spPr>
                      </pic:pic>
                    </a:graphicData>
                  </a:graphic>
                </wp:inline>
              </w:drawing>
            </w:r>
          </w:p>
        </w:tc>
      </w:tr>
      <w:tr w:rsidR="00A344EC" w14:paraId="7F506997"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30F2A57C" w14:textId="77777777" w:rsidR="00A344EC" w:rsidRDefault="00A344EC" w:rsidP="00E30DD6">
            <w:pPr>
              <w:rPr>
                <w:lang w:val="fr" w:eastAsia="fr-FR"/>
              </w:rPr>
            </w:pPr>
            <w:r>
              <w:rPr>
                <w:lang w:val="fr" w:eastAsia="fr-FR"/>
              </w:rPr>
              <w:lastRenderedPageBreak/>
              <w:t>Sybase Power AMC</w:t>
            </w:r>
          </w:p>
        </w:tc>
        <w:tc>
          <w:tcPr>
            <w:tcW w:w="2802" w:type="dxa"/>
          </w:tcPr>
          <w:p w14:paraId="67C36667"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Modélisateur de système d’informations</w:t>
            </w:r>
          </w:p>
        </w:tc>
        <w:tc>
          <w:tcPr>
            <w:tcW w:w="3008" w:type="dxa"/>
          </w:tcPr>
          <w:p w14:paraId="4E3C6DE3"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noProof/>
              </w:rPr>
              <w:drawing>
                <wp:inline distT="0" distB="0" distL="0" distR="0" wp14:anchorId="41779CC0" wp14:editId="24C54FDD">
                  <wp:extent cx="876300" cy="771525"/>
                  <wp:effectExtent l="0" t="0" r="0" b="0"/>
                  <wp:docPr id="20649" name="Picture 20649"/>
                  <wp:cNvGraphicFramePr/>
                  <a:graphic xmlns:a="http://schemas.openxmlformats.org/drawingml/2006/main">
                    <a:graphicData uri="http://schemas.openxmlformats.org/drawingml/2006/picture">
                      <pic:pic xmlns:pic="http://schemas.openxmlformats.org/drawingml/2006/picture">
                        <pic:nvPicPr>
                          <pic:cNvPr id="20649" name="Picture 20649"/>
                          <pic:cNvPicPr/>
                        </pic:nvPicPr>
                        <pic:blipFill>
                          <a:blip r:embed="rId108"/>
                          <a:stretch>
                            <a:fillRect/>
                          </a:stretch>
                        </pic:blipFill>
                        <pic:spPr>
                          <a:xfrm>
                            <a:off x="0" y="0"/>
                            <a:ext cx="876300" cy="771525"/>
                          </a:xfrm>
                          <a:prstGeom prst="rect">
                            <a:avLst/>
                          </a:prstGeom>
                        </pic:spPr>
                      </pic:pic>
                    </a:graphicData>
                  </a:graphic>
                </wp:inline>
              </w:drawing>
            </w:r>
          </w:p>
        </w:tc>
      </w:tr>
      <w:tr w:rsidR="00A344EC" w14:paraId="03128CBF" w14:textId="77777777" w:rsidTr="00E30DD6">
        <w:tc>
          <w:tcPr>
            <w:cnfStyle w:val="001000000000" w:firstRow="0" w:lastRow="0" w:firstColumn="1" w:lastColumn="0" w:oddVBand="0" w:evenVBand="0" w:oddHBand="0" w:evenHBand="0" w:firstRowFirstColumn="0" w:firstRowLastColumn="0" w:lastRowFirstColumn="0" w:lastRowLastColumn="0"/>
            <w:tcW w:w="3252" w:type="dxa"/>
          </w:tcPr>
          <w:p w14:paraId="4AEFB4AD" w14:textId="77777777" w:rsidR="00A344EC" w:rsidRDefault="00A344EC" w:rsidP="00E30DD6">
            <w:pPr>
              <w:rPr>
                <w:lang w:val="fr" w:eastAsia="fr-FR"/>
              </w:rPr>
            </w:pPr>
            <w:r>
              <w:rPr>
                <w:lang w:val="fr" w:eastAsia="fr-FR"/>
              </w:rPr>
              <w:t>GANTT Project</w:t>
            </w:r>
          </w:p>
        </w:tc>
        <w:tc>
          <w:tcPr>
            <w:tcW w:w="2802" w:type="dxa"/>
          </w:tcPr>
          <w:p w14:paraId="68F31D33"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Planificateur de tâches</w:t>
            </w:r>
          </w:p>
        </w:tc>
        <w:tc>
          <w:tcPr>
            <w:tcW w:w="3008" w:type="dxa"/>
          </w:tcPr>
          <w:p w14:paraId="51B40AE3"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Pr>
                <w:noProof/>
              </w:rPr>
              <w:drawing>
                <wp:inline distT="0" distB="0" distL="0" distR="0" wp14:anchorId="40958A28" wp14:editId="43E1F533">
                  <wp:extent cx="796705" cy="802045"/>
                  <wp:effectExtent l="0" t="0" r="3810" b="0"/>
                  <wp:docPr id="1442384812"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813751" cy="819205"/>
                          </a:xfrm>
                          <a:prstGeom prst="rect">
                            <a:avLst/>
                          </a:prstGeom>
                          <a:noFill/>
                          <a:ln>
                            <a:noFill/>
                          </a:ln>
                        </pic:spPr>
                      </pic:pic>
                    </a:graphicData>
                  </a:graphic>
                </wp:inline>
              </w:drawing>
            </w:r>
          </w:p>
        </w:tc>
      </w:tr>
      <w:tr w:rsidR="00A344EC" w14:paraId="648C8FED"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79AE2C89" w14:textId="77777777" w:rsidR="00A344EC" w:rsidRDefault="00A344EC" w:rsidP="00E30DD6">
            <w:pPr>
              <w:rPr>
                <w:lang w:val="fr" w:eastAsia="fr-FR"/>
              </w:rPr>
            </w:pPr>
            <w:r>
              <w:rPr>
                <w:lang w:val="fr" w:eastAsia="fr-FR"/>
              </w:rPr>
              <w:t>Postman</w:t>
            </w:r>
          </w:p>
        </w:tc>
        <w:tc>
          <w:tcPr>
            <w:tcW w:w="2802" w:type="dxa"/>
          </w:tcPr>
          <w:p w14:paraId="29EF89F8"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Testeur d’API</w:t>
            </w:r>
          </w:p>
        </w:tc>
        <w:tc>
          <w:tcPr>
            <w:tcW w:w="3008" w:type="dxa"/>
          </w:tcPr>
          <w:p w14:paraId="658CC5C9"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noProof/>
              </w:rPr>
              <w:drawing>
                <wp:inline distT="0" distB="0" distL="0" distR="0" wp14:anchorId="4E88891B" wp14:editId="6700BA01">
                  <wp:extent cx="904932" cy="742385"/>
                  <wp:effectExtent l="0" t="0" r="0" b="635"/>
                  <wp:docPr id="20655" name="Picture 20655"/>
                  <wp:cNvGraphicFramePr/>
                  <a:graphic xmlns:a="http://schemas.openxmlformats.org/drawingml/2006/main">
                    <a:graphicData uri="http://schemas.openxmlformats.org/drawingml/2006/picture">
                      <pic:pic xmlns:pic="http://schemas.openxmlformats.org/drawingml/2006/picture">
                        <pic:nvPicPr>
                          <pic:cNvPr id="20655" name="Picture 20655"/>
                          <pic:cNvPicPr/>
                        </pic:nvPicPr>
                        <pic:blipFill>
                          <a:blip r:embed="rId110"/>
                          <a:stretch>
                            <a:fillRect/>
                          </a:stretch>
                        </pic:blipFill>
                        <pic:spPr>
                          <a:xfrm>
                            <a:off x="0" y="0"/>
                            <a:ext cx="915090" cy="750719"/>
                          </a:xfrm>
                          <a:prstGeom prst="rect">
                            <a:avLst/>
                          </a:prstGeom>
                        </pic:spPr>
                      </pic:pic>
                    </a:graphicData>
                  </a:graphic>
                </wp:inline>
              </w:drawing>
            </w:r>
          </w:p>
        </w:tc>
      </w:tr>
      <w:tr w:rsidR="00A344EC" w14:paraId="24F243F0" w14:textId="77777777" w:rsidTr="00E30DD6">
        <w:tc>
          <w:tcPr>
            <w:cnfStyle w:val="001000000000" w:firstRow="0" w:lastRow="0" w:firstColumn="1" w:lastColumn="0" w:oddVBand="0" w:evenVBand="0" w:oddHBand="0" w:evenHBand="0" w:firstRowFirstColumn="0" w:firstRowLastColumn="0" w:lastRowFirstColumn="0" w:lastRowLastColumn="0"/>
            <w:tcW w:w="3252" w:type="dxa"/>
          </w:tcPr>
          <w:p w14:paraId="7F7A641D" w14:textId="67C10E91" w:rsidR="00A344EC" w:rsidRDefault="007970D7" w:rsidP="00E30DD6">
            <w:pPr>
              <w:rPr>
                <w:lang w:val="fr" w:eastAsia="fr-FR"/>
              </w:rPr>
            </w:pPr>
            <w:r>
              <w:rPr>
                <w:lang w:val="fr" w:eastAsia="fr-FR"/>
              </w:rPr>
              <w:t>Git</w:t>
            </w:r>
          </w:p>
        </w:tc>
        <w:tc>
          <w:tcPr>
            <w:tcW w:w="2802" w:type="dxa"/>
          </w:tcPr>
          <w:p w14:paraId="155FB7C1" w14:textId="7C93751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Gestionnaire de versioning</w:t>
            </w:r>
          </w:p>
        </w:tc>
        <w:tc>
          <w:tcPr>
            <w:tcW w:w="3008" w:type="dxa"/>
          </w:tcPr>
          <w:p w14:paraId="14192D79"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21ECB978" wp14:editId="1193E2CD">
                  <wp:extent cx="959196" cy="805758"/>
                  <wp:effectExtent l="0" t="0" r="0" b="0"/>
                  <wp:docPr id="20661" name="Picture 20661"/>
                  <wp:cNvGraphicFramePr/>
                  <a:graphic xmlns:a="http://schemas.openxmlformats.org/drawingml/2006/main">
                    <a:graphicData uri="http://schemas.openxmlformats.org/drawingml/2006/picture">
                      <pic:pic xmlns:pic="http://schemas.openxmlformats.org/drawingml/2006/picture">
                        <pic:nvPicPr>
                          <pic:cNvPr id="20661" name="Picture 20661"/>
                          <pic:cNvPicPr/>
                        </pic:nvPicPr>
                        <pic:blipFill>
                          <a:blip r:embed="rId111"/>
                          <a:stretch>
                            <a:fillRect/>
                          </a:stretch>
                        </pic:blipFill>
                        <pic:spPr>
                          <a:xfrm>
                            <a:off x="0" y="0"/>
                            <a:ext cx="962920" cy="808886"/>
                          </a:xfrm>
                          <a:prstGeom prst="rect">
                            <a:avLst/>
                          </a:prstGeom>
                        </pic:spPr>
                      </pic:pic>
                    </a:graphicData>
                  </a:graphic>
                </wp:inline>
              </w:drawing>
            </w:r>
          </w:p>
        </w:tc>
      </w:tr>
      <w:tr w:rsidR="005A266A" w14:paraId="59A8E7F5"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585CE396" w14:textId="618132BA" w:rsidR="005A266A" w:rsidRDefault="005A266A" w:rsidP="00E30DD6">
            <w:pPr>
              <w:rPr>
                <w:lang w:val="fr" w:eastAsia="fr-FR"/>
              </w:rPr>
            </w:pPr>
            <w:r>
              <w:rPr>
                <w:lang w:val="fr" w:eastAsia="fr-FR"/>
              </w:rPr>
              <w:t>Github</w:t>
            </w:r>
          </w:p>
        </w:tc>
        <w:tc>
          <w:tcPr>
            <w:tcW w:w="2802" w:type="dxa"/>
          </w:tcPr>
          <w:p w14:paraId="7E93D093" w14:textId="0E1E59D6" w:rsidR="005A266A" w:rsidRDefault="005A266A"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Hébergeur distant</w:t>
            </w:r>
          </w:p>
        </w:tc>
        <w:tc>
          <w:tcPr>
            <w:tcW w:w="3008" w:type="dxa"/>
          </w:tcPr>
          <w:p w14:paraId="07B58480" w14:textId="06C714A3" w:rsidR="005A266A" w:rsidRDefault="005A266A" w:rsidP="00E30DD6">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0ADDE99D" wp14:editId="22ACED8E">
                  <wp:extent cx="829994" cy="846869"/>
                  <wp:effectExtent l="0" t="0" r="8255" b="0"/>
                  <wp:docPr id="17757849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38990" cy="856047"/>
                          </a:xfrm>
                          <a:prstGeom prst="rect">
                            <a:avLst/>
                          </a:prstGeom>
                          <a:noFill/>
                          <a:ln>
                            <a:noFill/>
                          </a:ln>
                        </pic:spPr>
                      </pic:pic>
                    </a:graphicData>
                  </a:graphic>
                </wp:inline>
              </w:drawing>
            </w:r>
          </w:p>
        </w:tc>
      </w:tr>
    </w:tbl>
    <w:p w14:paraId="7D2524E0" w14:textId="77777777" w:rsidR="00A344EC" w:rsidRDefault="00A344EC" w:rsidP="00A344EC">
      <w:pPr>
        <w:rPr>
          <w:lang w:eastAsia="fr-FR"/>
        </w:rPr>
      </w:pPr>
    </w:p>
    <w:p w14:paraId="68EB1486" w14:textId="77777777" w:rsidR="00CA25F0" w:rsidRPr="008E1B69" w:rsidRDefault="00CA25F0" w:rsidP="00A344EC">
      <w:pPr>
        <w:rPr>
          <w:lang w:eastAsia="fr-FR"/>
        </w:rPr>
      </w:pPr>
    </w:p>
    <w:p w14:paraId="1504ABA6" w14:textId="71865D0F" w:rsidR="00A344EC" w:rsidRDefault="00A344EC">
      <w:pPr>
        <w:pStyle w:val="Titre4"/>
        <w:numPr>
          <w:ilvl w:val="0"/>
          <w:numId w:val="54"/>
        </w:numPr>
        <w:ind w:left="1418" w:hanging="425"/>
        <w:rPr>
          <w:lang w:val="fr"/>
        </w:rPr>
      </w:pPr>
      <w:bookmarkStart w:id="368" w:name="_Toc207282346"/>
      <w:bookmarkStart w:id="369" w:name="_Toc240908220"/>
      <w:r>
        <w:rPr>
          <w:lang w:val="fr"/>
        </w:rPr>
        <w:t>Langages utilisés et technologies</w:t>
      </w:r>
      <w:bookmarkEnd w:id="368"/>
      <w:bookmarkEnd w:id="369"/>
    </w:p>
    <w:p w14:paraId="6F39C5F6" w14:textId="77777777" w:rsidR="00A344EC" w:rsidRPr="008917E2" w:rsidRDefault="00A344EC" w:rsidP="00A344EC">
      <w:pPr>
        <w:spacing w:before="120" w:after="120"/>
        <w:ind w:firstLine="709"/>
        <w:rPr>
          <w:lang w:val="fr" w:eastAsia="fr-FR"/>
        </w:rPr>
      </w:pPr>
      <w:r>
        <w:rPr>
          <w:lang w:val="fr" w:eastAsia="fr-FR"/>
        </w:rPr>
        <w:t>Le tableau ci-dessous présente les langages utilisés dans la réalisation de notre application :</w:t>
      </w:r>
    </w:p>
    <w:p w14:paraId="166C5339" w14:textId="41D23C3A" w:rsidR="00A344EC" w:rsidRDefault="00A344EC" w:rsidP="00A344EC">
      <w:pPr>
        <w:pStyle w:val="Titredestableaux"/>
      </w:pPr>
      <w:bookmarkStart w:id="370" w:name="_Toc207274468"/>
      <w:bookmarkStart w:id="371" w:name="_Toc240908085"/>
      <w:r>
        <w:t xml:space="preserve">Tableau </w:t>
      </w:r>
      <w:fldSimple w:instr=" SEQ Tableau \* ARABIC ">
        <w:r w:rsidR="00BB03BA">
          <w:rPr>
            <w:noProof/>
          </w:rPr>
          <w:t>25</w:t>
        </w:r>
      </w:fldSimple>
      <w:r w:rsidRPr="00F20E8A">
        <w:t>: Langages et technologies utilisés pour la réalisation de notre projet</w:t>
      </w:r>
      <w:bookmarkEnd w:id="370"/>
      <w:bookmarkEnd w:id="371"/>
    </w:p>
    <w:tbl>
      <w:tblPr>
        <w:tblStyle w:val="TableauGrille4-Accentuation5"/>
        <w:tblW w:w="0" w:type="auto"/>
        <w:tblLook w:val="04A0" w:firstRow="1" w:lastRow="0" w:firstColumn="1" w:lastColumn="0" w:noHBand="0" w:noVBand="1"/>
      </w:tblPr>
      <w:tblGrid>
        <w:gridCol w:w="2689"/>
        <w:gridCol w:w="3827"/>
        <w:gridCol w:w="2546"/>
      </w:tblGrid>
      <w:tr w:rsidR="00A344EC" w14:paraId="6DDCE09D"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C17810" w14:textId="77777777" w:rsidR="00A344EC" w:rsidRDefault="00A344EC" w:rsidP="00E30DD6">
            <w:pPr>
              <w:jc w:val="center"/>
              <w:rPr>
                <w:lang w:val="fr" w:eastAsia="fr-FR"/>
              </w:rPr>
            </w:pPr>
            <w:r>
              <w:rPr>
                <w:lang w:val="fr" w:eastAsia="fr-FR"/>
              </w:rPr>
              <w:t>Langages et technologies</w:t>
            </w:r>
          </w:p>
        </w:tc>
        <w:tc>
          <w:tcPr>
            <w:tcW w:w="3827" w:type="dxa"/>
          </w:tcPr>
          <w:p w14:paraId="1D27ED29"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Rôles</w:t>
            </w:r>
          </w:p>
        </w:tc>
        <w:tc>
          <w:tcPr>
            <w:tcW w:w="2546" w:type="dxa"/>
          </w:tcPr>
          <w:p w14:paraId="1FC1EE3A"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Logos</w:t>
            </w:r>
          </w:p>
        </w:tc>
      </w:tr>
      <w:tr w:rsidR="00A344EC" w14:paraId="6C3B9DC6"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A1D40E" w14:textId="77777777" w:rsidR="00A344EC" w:rsidRDefault="00A344EC" w:rsidP="00E30DD6">
            <w:pPr>
              <w:rPr>
                <w:lang w:val="fr" w:eastAsia="fr-FR"/>
              </w:rPr>
            </w:pPr>
            <w:r>
              <w:rPr>
                <w:lang w:val="fr" w:eastAsia="fr-FR"/>
              </w:rPr>
              <w:t>React</w:t>
            </w:r>
          </w:p>
        </w:tc>
        <w:tc>
          <w:tcPr>
            <w:tcW w:w="3827" w:type="dxa"/>
          </w:tcPr>
          <w:p w14:paraId="54510203"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B</w:t>
            </w:r>
            <w:r w:rsidRPr="00903C53">
              <w:rPr>
                <w:lang w:eastAsia="fr-FR"/>
              </w:rPr>
              <w:t>ibliothèque JavaScript pour construire l’interface utilisateur (UI).</w:t>
            </w:r>
          </w:p>
        </w:tc>
        <w:tc>
          <w:tcPr>
            <w:tcW w:w="2546" w:type="dxa"/>
          </w:tcPr>
          <w:p w14:paraId="42C720A1"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noProof/>
              </w:rPr>
              <w:drawing>
                <wp:inline distT="0" distB="0" distL="0" distR="0" wp14:anchorId="71707A68" wp14:editId="2FD1E78E">
                  <wp:extent cx="742384" cy="573187"/>
                  <wp:effectExtent l="0" t="0" r="635" b="0"/>
                  <wp:docPr id="421061375"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72443" cy="596395"/>
                          </a:xfrm>
                          <a:prstGeom prst="rect">
                            <a:avLst/>
                          </a:prstGeom>
                          <a:noFill/>
                          <a:ln>
                            <a:noFill/>
                          </a:ln>
                        </pic:spPr>
                      </pic:pic>
                    </a:graphicData>
                  </a:graphic>
                </wp:inline>
              </w:drawing>
            </w:r>
          </w:p>
        </w:tc>
      </w:tr>
      <w:tr w:rsidR="00A344EC" w14:paraId="7D7BCC65" w14:textId="77777777" w:rsidTr="00E30DD6">
        <w:tc>
          <w:tcPr>
            <w:cnfStyle w:val="001000000000" w:firstRow="0" w:lastRow="0" w:firstColumn="1" w:lastColumn="0" w:oddVBand="0" w:evenVBand="0" w:oddHBand="0" w:evenHBand="0" w:firstRowFirstColumn="0" w:firstRowLastColumn="0" w:lastRowFirstColumn="0" w:lastRowLastColumn="0"/>
            <w:tcW w:w="2689" w:type="dxa"/>
          </w:tcPr>
          <w:p w14:paraId="4620943D" w14:textId="77777777" w:rsidR="00A344EC" w:rsidRDefault="00A344EC" w:rsidP="00E30DD6">
            <w:pPr>
              <w:rPr>
                <w:lang w:val="fr" w:eastAsia="fr-FR"/>
              </w:rPr>
            </w:pPr>
            <w:r>
              <w:rPr>
                <w:lang w:val="fr" w:eastAsia="fr-FR"/>
              </w:rPr>
              <w:lastRenderedPageBreak/>
              <w:t>HTML 5</w:t>
            </w:r>
          </w:p>
        </w:tc>
        <w:tc>
          <w:tcPr>
            <w:tcW w:w="3827" w:type="dxa"/>
          </w:tcPr>
          <w:p w14:paraId="6AE3C3CC"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L</w:t>
            </w:r>
            <w:r w:rsidRPr="00903C53">
              <w:rPr>
                <w:lang w:eastAsia="fr-FR"/>
              </w:rPr>
              <w:t>angage de structuration du contenu web.</w:t>
            </w:r>
          </w:p>
        </w:tc>
        <w:tc>
          <w:tcPr>
            <w:tcW w:w="2546" w:type="dxa"/>
          </w:tcPr>
          <w:p w14:paraId="3EDB4892"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Pr>
                <w:noProof/>
              </w:rPr>
              <w:drawing>
                <wp:inline distT="0" distB="0" distL="0" distR="0" wp14:anchorId="53036C81" wp14:editId="4566721F">
                  <wp:extent cx="560900" cy="720359"/>
                  <wp:effectExtent l="0" t="0" r="0" b="3810"/>
                  <wp:docPr id="696020484"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0155" cy="757931"/>
                          </a:xfrm>
                          <a:prstGeom prst="rect">
                            <a:avLst/>
                          </a:prstGeom>
                          <a:noFill/>
                          <a:ln>
                            <a:noFill/>
                          </a:ln>
                        </pic:spPr>
                      </pic:pic>
                    </a:graphicData>
                  </a:graphic>
                </wp:inline>
              </w:drawing>
            </w:r>
          </w:p>
        </w:tc>
      </w:tr>
      <w:tr w:rsidR="00A344EC" w14:paraId="67718078"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15D4A36" w14:textId="702AEBA4" w:rsidR="00A344EC" w:rsidRDefault="00A344EC" w:rsidP="00E30DD6">
            <w:pPr>
              <w:rPr>
                <w:lang w:val="fr" w:eastAsia="fr-FR"/>
              </w:rPr>
            </w:pPr>
            <w:r>
              <w:rPr>
                <w:lang w:val="fr" w:eastAsia="fr-FR"/>
              </w:rPr>
              <w:t>JavaSc</w:t>
            </w:r>
            <w:r w:rsidR="00304B2B">
              <w:rPr>
                <w:lang w:val="fr" w:eastAsia="fr-FR"/>
              </w:rPr>
              <w:t>ript</w:t>
            </w:r>
          </w:p>
        </w:tc>
        <w:tc>
          <w:tcPr>
            <w:tcW w:w="3827" w:type="dxa"/>
          </w:tcPr>
          <w:p w14:paraId="42F4B57C"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L</w:t>
            </w:r>
            <w:r w:rsidRPr="00575F59">
              <w:rPr>
                <w:lang w:eastAsia="fr-FR"/>
              </w:rPr>
              <w:t>angage de programmation du web</w:t>
            </w:r>
          </w:p>
        </w:tc>
        <w:tc>
          <w:tcPr>
            <w:tcW w:w="2546" w:type="dxa"/>
          </w:tcPr>
          <w:p w14:paraId="40E334E8"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lang w:val="fr" w:eastAsia="fr-FR"/>
              </w:rPr>
              <w:t xml:space="preserve">  </w:t>
            </w:r>
            <w:r>
              <w:rPr>
                <w:noProof/>
              </w:rPr>
              <w:drawing>
                <wp:inline distT="0" distB="0" distL="0" distR="0" wp14:anchorId="0634F744" wp14:editId="38FEA3AD">
                  <wp:extent cx="624689" cy="640231"/>
                  <wp:effectExtent l="0" t="0" r="4445" b="7620"/>
                  <wp:docPr id="47902222"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645599" cy="661661"/>
                          </a:xfrm>
                          <a:prstGeom prst="rect">
                            <a:avLst/>
                          </a:prstGeom>
                          <a:noFill/>
                          <a:ln>
                            <a:noFill/>
                          </a:ln>
                        </pic:spPr>
                      </pic:pic>
                    </a:graphicData>
                  </a:graphic>
                </wp:inline>
              </w:drawing>
            </w:r>
          </w:p>
        </w:tc>
      </w:tr>
      <w:tr w:rsidR="00A344EC" w14:paraId="68E780E3" w14:textId="77777777" w:rsidTr="00E30DD6">
        <w:tc>
          <w:tcPr>
            <w:cnfStyle w:val="001000000000" w:firstRow="0" w:lastRow="0" w:firstColumn="1" w:lastColumn="0" w:oddVBand="0" w:evenVBand="0" w:oddHBand="0" w:evenHBand="0" w:firstRowFirstColumn="0" w:firstRowLastColumn="0" w:lastRowFirstColumn="0" w:lastRowLastColumn="0"/>
            <w:tcW w:w="2689" w:type="dxa"/>
          </w:tcPr>
          <w:p w14:paraId="085A73C8" w14:textId="14586085" w:rsidR="00A344EC" w:rsidRDefault="00790859" w:rsidP="00E30DD6">
            <w:pPr>
              <w:rPr>
                <w:lang w:val="fr" w:eastAsia="fr-FR"/>
              </w:rPr>
            </w:pPr>
            <w:r>
              <w:rPr>
                <w:lang w:val="fr" w:eastAsia="fr-FR"/>
              </w:rPr>
              <w:t>T</w:t>
            </w:r>
            <w:r w:rsidR="00A344EC">
              <w:rPr>
                <w:lang w:val="fr" w:eastAsia="fr-FR"/>
              </w:rPr>
              <w:t>ailwindCSS</w:t>
            </w:r>
          </w:p>
        </w:tc>
        <w:tc>
          <w:tcPr>
            <w:tcW w:w="3827" w:type="dxa"/>
          </w:tcPr>
          <w:p w14:paraId="1118809F"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eastAsia="fr-FR"/>
              </w:rPr>
              <w:t>F</w:t>
            </w:r>
            <w:r w:rsidRPr="00575F59">
              <w:rPr>
                <w:lang w:eastAsia="fr-FR"/>
              </w:rPr>
              <w:t>ramework CSS utilitaire pour le design</w:t>
            </w:r>
          </w:p>
        </w:tc>
        <w:tc>
          <w:tcPr>
            <w:tcW w:w="2546" w:type="dxa"/>
          </w:tcPr>
          <w:p w14:paraId="740B19BE"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Pr>
                <w:noProof/>
              </w:rPr>
              <w:drawing>
                <wp:inline distT="0" distB="0" distL="0" distR="0" wp14:anchorId="1BD9F1A0" wp14:editId="13174F6F">
                  <wp:extent cx="1276539" cy="446159"/>
                  <wp:effectExtent l="0" t="0" r="0" b="0"/>
                  <wp:docPr id="318373454"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321287" cy="461799"/>
                          </a:xfrm>
                          <a:prstGeom prst="rect">
                            <a:avLst/>
                          </a:prstGeom>
                          <a:noFill/>
                          <a:ln>
                            <a:noFill/>
                          </a:ln>
                        </pic:spPr>
                      </pic:pic>
                    </a:graphicData>
                  </a:graphic>
                </wp:inline>
              </w:drawing>
            </w:r>
          </w:p>
        </w:tc>
      </w:tr>
      <w:tr w:rsidR="00A344EC" w14:paraId="2B4F5293"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4486FD7" w14:textId="77777777" w:rsidR="00A344EC" w:rsidRDefault="00A344EC" w:rsidP="00E30DD6">
            <w:pPr>
              <w:rPr>
                <w:lang w:val="fr" w:eastAsia="fr-FR"/>
              </w:rPr>
            </w:pPr>
            <w:r>
              <w:rPr>
                <w:lang w:val="fr" w:eastAsia="fr-FR"/>
              </w:rPr>
              <w:t>Node JS</w:t>
            </w:r>
          </w:p>
        </w:tc>
        <w:tc>
          <w:tcPr>
            <w:tcW w:w="3827" w:type="dxa"/>
          </w:tcPr>
          <w:p w14:paraId="39F749BF"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E</w:t>
            </w:r>
            <w:r w:rsidRPr="00575F59">
              <w:rPr>
                <w:lang w:eastAsia="fr-FR"/>
              </w:rPr>
              <w:t>nvironnement JavaScript côté serveur</w:t>
            </w:r>
          </w:p>
        </w:tc>
        <w:tc>
          <w:tcPr>
            <w:tcW w:w="2546" w:type="dxa"/>
          </w:tcPr>
          <w:p w14:paraId="5ED4F888"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Pr>
                <w:noProof/>
              </w:rPr>
              <w:drawing>
                <wp:inline distT="0" distB="0" distL="0" distR="0" wp14:anchorId="004F13AB" wp14:editId="74B23F64">
                  <wp:extent cx="1140737" cy="463170"/>
                  <wp:effectExtent l="0" t="0" r="2540" b="0"/>
                  <wp:docPr id="1236994144"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149963" cy="466916"/>
                          </a:xfrm>
                          <a:prstGeom prst="rect">
                            <a:avLst/>
                          </a:prstGeom>
                          <a:noFill/>
                          <a:ln>
                            <a:noFill/>
                          </a:ln>
                        </pic:spPr>
                      </pic:pic>
                    </a:graphicData>
                  </a:graphic>
                </wp:inline>
              </w:drawing>
            </w:r>
          </w:p>
        </w:tc>
      </w:tr>
      <w:tr w:rsidR="00A344EC" w14:paraId="1A4E0BD0" w14:textId="77777777" w:rsidTr="00E30DD6">
        <w:tc>
          <w:tcPr>
            <w:cnfStyle w:val="001000000000" w:firstRow="0" w:lastRow="0" w:firstColumn="1" w:lastColumn="0" w:oddVBand="0" w:evenVBand="0" w:oddHBand="0" w:evenHBand="0" w:firstRowFirstColumn="0" w:firstRowLastColumn="0" w:lastRowFirstColumn="0" w:lastRowLastColumn="0"/>
            <w:tcW w:w="2689" w:type="dxa"/>
          </w:tcPr>
          <w:p w14:paraId="1D1F8ABA" w14:textId="77777777" w:rsidR="00A344EC" w:rsidRDefault="00A344EC" w:rsidP="00E30DD6">
            <w:pPr>
              <w:rPr>
                <w:lang w:val="fr" w:eastAsia="fr-FR"/>
              </w:rPr>
            </w:pPr>
            <w:r>
              <w:rPr>
                <w:lang w:val="fr" w:eastAsia="fr-FR"/>
              </w:rPr>
              <w:t>Express</w:t>
            </w:r>
          </w:p>
        </w:tc>
        <w:tc>
          <w:tcPr>
            <w:tcW w:w="3827" w:type="dxa"/>
          </w:tcPr>
          <w:p w14:paraId="5E19B352"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Pr>
                <w:lang w:val="fr" w:eastAsia="fr-FR"/>
              </w:rPr>
              <w:t>F</w:t>
            </w:r>
            <w:r w:rsidRPr="00575F59">
              <w:rPr>
                <w:lang w:val="fr" w:eastAsia="fr-FR"/>
              </w:rPr>
              <w:t>ramework minimaliste basé sur Node.js</w:t>
            </w:r>
          </w:p>
        </w:tc>
        <w:tc>
          <w:tcPr>
            <w:tcW w:w="2546" w:type="dxa"/>
          </w:tcPr>
          <w:p w14:paraId="1B014202"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536C8FA" wp14:editId="51C90B64">
                  <wp:extent cx="1448435" cy="525145"/>
                  <wp:effectExtent l="0" t="0" r="0" b="8255"/>
                  <wp:docPr id="59331629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448435" cy="525145"/>
                          </a:xfrm>
                          <a:prstGeom prst="rect">
                            <a:avLst/>
                          </a:prstGeom>
                          <a:noFill/>
                          <a:ln>
                            <a:noFill/>
                          </a:ln>
                        </pic:spPr>
                      </pic:pic>
                    </a:graphicData>
                  </a:graphic>
                </wp:inline>
              </w:drawing>
            </w:r>
          </w:p>
        </w:tc>
      </w:tr>
    </w:tbl>
    <w:p w14:paraId="3F27F02C" w14:textId="77777777" w:rsidR="00A344EC" w:rsidRDefault="00A344EC" w:rsidP="00A344EC">
      <w:pPr>
        <w:rPr>
          <w:lang w:val="fr" w:eastAsia="fr-FR"/>
        </w:rPr>
      </w:pPr>
    </w:p>
    <w:p w14:paraId="7A359801" w14:textId="77777777" w:rsidR="00A344EC" w:rsidRDefault="00A344EC" w:rsidP="00A344EC">
      <w:pPr>
        <w:spacing w:line="259" w:lineRule="auto"/>
        <w:jc w:val="left"/>
        <w:rPr>
          <w:lang w:val="fr" w:eastAsia="fr-FR"/>
        </w:rPr>
      </w:pPr>
      <w:r>
        <w:rPr>
          <w:lang w:val="fr" w:eastAsia="fr-FR"/>
        </w:rPr>
        <w:br w:type="page"/>
      </w:r>
    </w:p>
    <w:p w14:paraId="75155E43" w14:textId="269ED43C" w:rsidR="00A344EC" w:rsidRDefault="00A344EC">
      <w:pPr>
        <w:pStyle w:val="Titre3"/>
        <w:numPr>
          <w:ilvl w:val="2"/>
          <w:numId w:val="24"/>
        </w:numPr>
      </w:pPr>
      <w:bookmarkStart w:id="372" w:name="_Toc207274522"/>
      <w:bookmarkStart w:id="373" w:name="_Toc207282347"/>
      <w:bookmarkStart w:id="374" w:name="_Toc240908221"/>
      <w:r>
        <w:lastRenderedPageBreak/>
        <w:t>Présentation de l’architecture du système</w:t>
      </w:r>
      <w:bookmarkEnd w:id="372"/>
      <w:bookmarkEnd w:id="373"/>
      <w:bookmarkEnd w:id="374"/>
    </w:p>
    <w:p w14:paraId="218F3282" w14:textId="77777777" w:rsidR="009B576B" w:rsidRPr="009B576B" w:rsidRDefault="009B576B" w:rsidP="009B576B">
      <w:pPr>
        <w:rPr>
          <w:sz w:val="6"/>
          <w:szCs w:val="4"/>
          <w:lang w:eastAsia="fr-FR"/>
        </w:rPr>
      </w:pPr>
    </w:p>
    <w:p w14:paraId="4FCE32F0" w14:textId="473AFB3E" w:rsidR="00A344EC" w:rsidRDefault="00A344EC">
      <w:pPr>
        <w:pStyle w:val="Titre4"/>
        <w:numPr>
          <w:ilvl w:val="0"/>
          <w:numId w:val="55"/>
        </w:numPr>
        <w:ind w:left="1418" w:hanging="425"/>
      </w:pPr>
      <w:bookmarkStart w:id="375" w:name="_Toc207282348"/>
      <w:bookmarkStart w:id="376" w:name="_Toc240908222"/>
      <w:r>
        <w:t>Architecture physique</w:t>
      </w:r>
      <w:bookmarkEnd w:id="375"/>
      <w:bookmarkEnd w:id="376"/>
    </w:p>
    <w:p w14:paraId="3485121B" w14:textId="77777777" w:rsidR="00A344EC" w:rsidRDefault="00A344EC" w:rsidP="009075D9">
      <w:pPr>
        <w:ind w:firstLine="360"/>
        <w:rPr>
          <w:lang w:eastAsia="fr-FR"/>
        </w:rPr>
      </w:pPr>
      <w:r w:rsidRPr="00D903F2">
        <w:rPr>
          <w:lang w:eastAsia="fr-FR"/>
        </w:rPr>
        <w:t>Notre plateforme est une application informatique structurée en 3 couches à savoir : la couche Présentation, la couche Applicative, et la couche Données. Le noyau d’une application est constitué de la logique de présentation et de la logique de traitement, et c’est la répartition de ce noyau entre les différentes couchent qui détermine les architectures caractéristiques des systèmes client/serveurs, nous pouvons citer l’architecture 1-tiers, 2-tiers, 3-tiers, n-tiers. Notre plateforme sera déployée sur une architecture n-tiers. Cette architecture peut être décrite par la figure ci-dessous :</w:t>
      </w:r>
    </w:p>
    <w:p w14:paraId="70146561" w14:textId="77777777" w:rsidR="00A344EC" w:rsidRDefault="00A344EC" w:rsidP="00A344EC">
      <w:pPr>
        <w:keepNext/>
        <w:jc w:val="center"/>
      </w:pPr>
      <w:r>
        <w:rPr>
          <w:noProof/>
        </w:rPr>
        <w:drawing>
          <wp:inline distT="0" distB="0" distL="0" distR="0" wp14:anchorId="28C6DCD0" wp14:editId="7011D719">
            <wp:extent cx="5879805" cy="3923414"/>
            <wp:effectExtent l="0" t="0" r="6985" b="1270"/>
            <wp:docPr id="16232" name="Picture 16232"/>
            <wp:cNvGraphicFramePr/>
            <a:graphic xmlns:a="http://schemas.openxmlformats.org/drawingml/2006/main">
              <a:graphicData uri="http://schemas.openxmlformats.org/drawingml/2006/picture">
                <pic:pic xmlns:pic="http://schemas.openxmlformats.org/drawingml/2006/picture">
                  <pic:nvPicPr>
                    <pic:cNvPr id="16232" name="Picture 16232"/>
                    <pic:cNvPicPr/>
                  </pic:nvPicPr>
                  <pic:blipFill rotWithShape="1">
                    <a:blip r:embed="rId119"/>
                    <a:srcRect l="4987" t="1920" r="7297" b="3291"/>
                    <a:stretch>
                      <a:fillRect/>
                    </a:stretch>
                  </pic:blipFill>
                  <pic:spPr bwMode="auto">
                    <a:xfrm>
                      <a:off x="0" y="0"/>
                      <a:ext cx="5937467" cy="3961890"/>
                    </a:xfrm>
                    <a:prstGeom prst="rect">
                      <a:avLst/>
                    </a:prstGeom>
                    <a:ln>
                      <a:noFill/>
                    </a:ln>
                    <a:extLst>
                      <a:ext uri="{53640926-AAD7-44D8-BBD7-CCE9431645EC}">
                        <a14:shadowObscured xmlns:a14="http://schemas.microsoft.com/office/drawing/2010/main"/>
                      </a:ext>
                    </a:extLst>
                  </pic:spPr>
                </pic:pic>
              </a:graphicData>
            </a:graphic>
          </wp:inline>
        </w:drawing>
      </w:r>
    </w:p>
    <w:p w14:paraId="598236B1" w14:textId="5CD0E534" w:rsidR="00A344EC" w:rsidRPr="00D80178" w:rsidRDefault="00A344EC" w:rsidP="00A344EC">
      <w:pPr>
        <w:pStyle w:val="Lgende"/>
        <w:rPr>
          <w:rStyle w:val="Accentuation"/>
        </w:rPr>
      </w:pPr>
      <w:bookmarkStart w:id="377" w:name="_Toc207282405"/>
      <w:bookmarkStart w:id="378" w:name="_Toc240908047"/>
      <w:r w:rsidRPr="00D80178">
        <w:rPr>
          <w:rStyle w:val="Accentuation"/>
        </w:rPr>
        <w:t xml:space="preserve">Figure </w:t>
      </w:r>
      <w:r w:rsidRPr="00D80178">
        <w:rPr>
          <w:rStyle w:val="Accentuation"/>
        </w:rPr>
        <w:fldChar w:fldCharType="begin"/>
      </w:r>
      <w:r w:rsidRPr="00D80178">
        <w:rPr>
          <w:rStyle w:val="Accentuation"/>
        </w:rPr>
        <w:instrText xml:space="preserve"> SEQ Figure \* ARABIC </w:instrText>
      </w:r>
      <w:r w:rsidRPr="00D80178">
        <w:rPr>
          <w:rStyle w:val="Accentuation"/>
        </w:rPr>
        <w:fldChar w:fldCharType="separate"/>
      </w:r>
      <w:r w:rsidR="0088132C">
        <w:rPr>
          <w:rStyle w:val="Accentuation"/>
          <w:noProof/>
        </w:rPr>
        <w:t>32</w:t>
      </w:r>
      <w:r w:rsidRPr="00D80178">
        <w:rPr>
          <w:rStyle w:val="Accentuation"/>
        </w:rPr>
        <w:fldChar w:fldCharType="end"/>
      </w:r>
      <w:r w:rsidRPr="00D80178">
        <w:rPr>
          <w:rStyle w:val="Accentuation"/>
        </w:rPr>
        <w:t>: Représentation de l’architecture physique du système</w:t>
      </w:r>
      <w:bookmarkEnd w:id="377"/>
      <w:bookmarkEnd w:id="378"/>
    </w:p>
    <w:p w14:paraId="3C1C0C6C" w14:textId="4DF7C1E7" w:rsidR="00A344EC" w:rsidRPr="00C40D2A" w:rsidRDefault="008C0FFB" w:rsidP="008C0FFB">
      <w:pPr>
        <w:spacing w:line="259" w:lineRule="auto"/>
        <w:jc w:val="left"/>
        <w:rPr>
          <w:b/>
          <w:i/>
          <w:iCs/>
          <w:color w:val="4472C4" w:themeColor="accent1"/>
          <w:sz w:val="20"/>
        </w:rPr>
      </w:pPr>
      <w:r>
        <w:rPr>
          <w:b/>
          <w:i/>
          <w:iCs/>
          <w:color w:val="4472C4" w:themeColor="accent1"/>
          <w:sz w:val="20"/>
        </w:rPr>
        <w:br w:type="page"/>
      </w:r>
    </w:p>
    <w:p w14:paraId="07CB0DF0" w14:textId="77777777" w:rsidR="00A344EC" w:rsidRPr="00767797" w:rsidRDefault="00A344EC" w:rsidP="00A344EC">
      <w:pPr>
        <w:spacing w:after="316" w:line="259" w:lineRule="auto"/>
        <w:ind w:left="3584"/>
        <w:jc w:val="left"/>
        <w:rPr>
          <w:b/>
          <w:bCs/>
          <w:color w:val="000000" w:themeColor="text1"/>
          <w:sz w:val="32"/>
          <w:u w:val="single"/>
        </w:rPr>
      </w:pPr>
      <w:r w:rsidRPr="0008303E">
        <w:rPr>
          <w:b/>
          <w:bCs/>
          <w:color w:val="000000" w:themeColor="text1"/>
          <w:sz w:val="32"/>
          <w:u w:val="single"/>
        </w:rPr>
        <w:lastRenderedPageBreak/>
        <w:t xml:space="preserve">Interprétation : </w:t>
      </w:r>
    </w:p>
    <w:p w14:paraId="13E26790" w14:textId="77777777" w:rsidR="00A344EC" w:rsidRPr="00767797" w:rsidRDefault="00A344EC">
      <w:pPr>
        <w:numPr>
          <w:ilvl w:val="0"/>
          <w:numId w:val="50"/>
        </w:numPr>
        <w:spacing w:after="269" w:line="259" w:lineRule="auto"/>
        <w:jc w:val="left"/>
        <w:rPr>
          <w:b/>
          <w:bCs/>
          <w:color w:val="000000" w:themeColor="text1"/>
        </w:rPr>
      </w:pPr>
      <w:r w:rsidRPr="00767797">
        <w:rPr>
          <w:b/>
          <w:bCs/>
          <w:color w:val="000000" w:themeColor="text1"/>
          <w:sz w:val="32"/>
        </w:rPr>
        <w:t xml:space="preserve">Client </w:t>
      </w:r>
    </w:p>
    <w:p w14:paraId="6FABBBB4" w14:textId="77777777" w:rsidR="00A344EC" w:rsidRDefault="00A344EC" w:rsidP="00084303">
      <w:pPr>
        <w:spacing w:after="308" w:line="358" w:lineRule="auto"/>
        <w:ind w:firstLine="567"/>
      </w:pPr>
      <w:r>
        <w:t xml:space="preserve">Dans un réseau informatique, un client est l’ordinateur et logiciel des demandes à un serveur. L’ordinateur client est généralement un ordinateur personnel ordinaire, équipé de logiciels relatifs aux différents types de demandes qui vont être envoyées par exemple un navigateur web, un logiciel client pour World Wide Web. </w:t>
      </w:r>
    </w:p>
    <w:p w14:paraId="2A4CD1AB" w14:textId="77777777" w:rsidR="00A344EC" w:rsidRPr="0008303E" w:rsidRDefault="00A344EC" w:rsidP="00A344EC">
      <w:pPr>
        <w:spacing w:after="329" w:line="259" w:lineRule="auto"/>
        <w:ind w:left="1428"/>
        <w:jc w:val="left"/>
        <w:rPr>
          <w:color w:val="000000" w:themeColor="text1"/>
        </w:rPr>
      </w:pPr>
      <w:r>
        <w:rPr>
          <w:color w:val="2F5496"/>
          <w:sz w:val="40"/>
        </w:rPr>
        <w:t xml:space="preserve"> </w:t>
      </w:r>
    </w:p>
    <w:p w14:paraId="6014488A" w14:textId="77777777" w:rsidR="00A344EC" w:rsidRPr="0008303E" w:rsidRDefault="00A344EC">
      <w:pPr>
        <w:numPr>
          <w:ilvl w:val="0"/>
          <w:numId w:val="50"/>
        </w:numPr>
        <w:spacing w:after="243" w:line="259" w:lineRule="auto"/>
        <w:jc w:val="left"/>
        <w:rPr>
          <w:b/>
          <w:bCs/>
          <w:color w:val="000000" w:themeColor="text1"/>
        </w:rPr>
      </w:pPr>
      <w:r w:rsidRPr="0008303E">
        <w:rPr>
          <w:b/>
          <w:bCs/>
          <w:color w:val="000000" w:themeColor="text1"/>
          <w:sz w:val="32"/>
        </w:rPr>
        <w:t xml:space="preserve">Le serveur d’application </w:t>
      </w:r>
    </w:p>
    <w:p w14:paraId="052FB18D" w14:textId="77777777" w:rsidR="00A344EC" w:rsidRDefault="00A344EC" w:rsidP="00084303">
      <w:pPr>
        <w:spacing w:after="306" w:line="362" w:lineRule="auto"/>
        <w:ind w:firstLine="567"/>
      </w:pPr>
      <w:r>
        <w:t xml:space="preserve">Dans un réseau informatique, un serveur est à la fois un ensemble de logiciels et d’ordinateurs d’hébergement dont le rôle est de répondre de manière automatique à des demandes envoyées par des clients (ordinateurs et logiciels) via le réseau. Les serveurs sont l’usage courant dans les centres de traitements de données, les entreprises, les instructions, et le réseau internet, où ils sont souvent un point central et sont utilisés simultanément par de nombreux utilisateurs pour stocker, partager et échanger des informations. Les différents usagers opèrent à partir d’un client (ordinateur personnel, poste de travail, ou terminal). Le serveur d’application permet ainsi au client de communiquer avec le serveur de base de données. </w:t>
      </w:r>
    </w:p>
    <w:p w14:paraId="11BB126B" w14:textId="77777777" w:rsidR="00A344EC" w:rsidRDefault="00A344EC" w:rsidP="00A344EC">
      <w:pPr>
        <w:spacing w:after="273" w:line="259" w:lineRule="auto"/>
        <w:ind w:left="708"/>
        <w:jc w:val="left"/>
      </w:pPr>
      <w:r>
        <w:rPr>
          <w:color w:val="2F5496"/>
          <w:sz w:val="40"/>
        </w:rPr>
        <w:t xml:space="preserve"> </w:t>
      </w:r>
    </w:p>
    <w:p w14:paraId="50BE3C15" w14:textId="77777777" w:rsidR="00A344EC" w:rsidRPr="0008303E" w:rsidRDefault="00A344EC">
      <w:pPr>
        <w:numPr>
          <w:ilvl w:val="0"/>
          <w:numId w:val="50"/>
        </w:numPr>
        <w:spacing w:after="243" w:line="259" w:lineRule="auto"/>
        <w:jc w:val="left"/>
        <w:rPr>
          <w:b/>
          <w:bCs/>
          <w:color w:val="000000" w:themeColor="text1"/>
        </w:rPr>
      </w:pPr>
      <w:r w:rsidRPr="0008303E">
        <w:rPr>
          <w:b/>
          <w:bCs/>
          <w:color w:val="000000" w:themeColor="text1"/>
          <w:sz w:val="32"/>
        </w:rPr>
        <w:t xml:space="preserve">Le serveur de base de données </w:t>
      </w:r>
    </w:p>
    <w:p w14:paraId="2D13C7B9" w14:textId="77777777" w:rsidR="00A344EC" w:rsidRDefault="00A344EC" w:rsidP="00D71B05">
      <w:pPr>
        <w:spacing w:line="369" w:lineRule="auto"/>
        <w:ind w:firstLine="567"/>
      </w:pPr>
      <w:r>
        <w:t xml:space="preserve">C’est un Système de Gestion des Bases de Données qui contient les bases de données qui sont reliées à l’application. Le logiciel système client est remplacé par un logiciel système serveur dans une application ayant plusieurs données à traiter et plusieurs utilisateurs à se connecter. Ainsi l’accès aux données sera plus rapide. </w:t>
      </w:r>
    </w:p>
    <w:p w14:paraId="4DC8E030" w14:textId="2E4D5F24" w:rsidR="00D71B05" w:rsidRDefault="00D71B05" w:rsidP="00D71B05">
      <w:pPr>
        <w:spacing w:line="259" w:lineRule="auto"/>
        <w:jc w:val="left"/>
      </w:pPr>
      <w:r>
        <w:br w:type="page"/>
      </w:r>
    </w:p>
    <w:p w14:paraId="6AE1D2BB" w14:textId="77777777" w:rsidR="00A344EC" w:rsidRPr="0008303E" w:rsidRDefault="00A344EC" w:rsidP="00A344EC">
      <w:pPr>
        <w:spacing w:after="316" w:line="259" w:lineRule="auto"/>
        <w:ind w:left="3584"/>
        <w:jc w:val="left"/>
        <w:rPr>
          <w:b/>
          <w:bCs/>
          <w:color w:val="000000" w:themeColor="text1"/>
        </w:rPr>
      </w:pPr>
      <w:r w:rsidRPr="0008303E">
        <w:rPr>
          <w:b/>
          <w:bCs/>
          <w:color w:val="000000" w:themeColor="text1"/>
          <w:sz w:val="32"/>
          <w:u w:val="single"/>
        </w:rPr>
        <w:lastRenderedPageBreak/>
        <w:t xml:space="preserve">Particularité </w:t>
      </w:r>
      <w:r w:rsidRPr="0008303E">
        <w:rPr>
          <w:b/>
          <w:bCs/>
          <w:color w:val="000000" w:themeColor="text1"/>
          <w:sz w:val="32"/>
        </w:rPr>
        <w:t xml:space="preserve">: </w:t>
      </w:r>
    </w:p>
    <w:p w14:paraId="745E378E" w14:textId="77777777" w:rsidR="00A344EC" w:rsidRPr="0008303E" w:rsidRDefault="00A344EC">
      <w:pPr>
        <w:numPr>
          <w:ilvl w:val="0"/>
          <w:numId w:val="51"/>
        </w:numPr>
        <w:spacing w:after="243" w:line="259" w:lineRule="auto"/>
        <w:jc w:val="left"/>
        <w:rPr>
          <w:b/>
          <w:bCs/>
          <w:color w:val="000000" w:themeColor="text1"/>
        </w:rPr>
      </w:pPr>
      <w:r w:rsidRPr="0008303E">
        <w:rPr>
          <w:b/>
          <w:bCs/>
          <w:color w:val="000000" w:themeColor="text1"/>
          <w:sz w:val="32"/>
        </w:rPr>
        <w:t xml:space="preserve">Connexion sécurisée </w:t>
      </w:r>
    </w:p>
    <w:p w14:paraId="5D864AE1" w14:textId="77777777" w:rsidR="00A344EC" w:rsidRDefault="00A344EC" w:rsidP="00D71B05">
      <w:pPr>
        <w:spacing w:after="383" w:line="357" w:lineRule="auto"/>
        <w:ind w:firstLine="567"/>
      </w:pPr>
      <w:r>
        <w:t xml:space="preserve">La confidentialité des données requiert la définition des droits d’accès. Ceci traduit par l’utilisation des mots de passe et login pour l’accès à la base de données en relation avec l’application. De cette façon, l’accès sera restreint en fonction du médecin ou du patient ou administrateur selon les privilèges attribués à chacun. </w:t>
      </w:r>
    </w:p>
    <w:p w14:paraId="03F3832B" w14:textId="77777777" w:rsidR="00A344EC" w:rsidRDefault="00A344EC" w:rsidP="00A344EC">
      <w:pPr>
        <w:spacing w:after="239" w:line="259" w:lineRule="auto"/>
        <w:ind w:left="1428"/>
        <w:jc w:val="left"/>
      </w:pPr>
      <w:r>
        <w:rPr>
          <w:color w:val="2F5496"/>
          <w:sz w:val="48"/>
        </w:rPr>
        <w:t xml:space="preserve"> </w:t>
      </w:r>
    </w:p>
    <w:p w14:paraId="2FFBAB8A" w14:textId="77777777" w:rsidR="00A344EC" w:rsidRPr="0008303E" w:rsidRDefault="00A344EC">
      <w:pPr>
        <w:numPr>
          <w:ilvl w:val="0"/>
          <w:numId w:val="51"/>
        </w:numPr>
        <w:spacing w:after="243" w:line="259" w:lineRule="auto"/>
        <w:jc w:val="left"/>
        <w:rPr>
          <w:b/>
          <w:bCs/>
          <w:color w:val="000000" w:themeColor="text1"/>
        </w:rPr>
      </w:pPr>
      <w:r w:rsidRPr="0008303E">
        <w:rPr>
          <w:b/>
          <w:bCs/>
          <w:color w:val="000000" w:themeColor="text1"/>
          <w:sz w:val="32"/>
        </w:rPr>
        <w:t xml:space="preserve">Sécurisation des mots de passe utilisateurs </w:t>
      </w:r>
    </w:p>
    <w:p w14:paraId="64F09955" w14:textId="77777777" w:rsidR="00A344EC" w:rsidRDefault="00A344EC" w:rsidP="00D71B05">
      <w:pPr>
        <w:spacing w:after="371" w:line="367" w:lineRule="auto"/>
        <w:ind w:firstLine="567"/>
      </w:pPr>
      <w:r>
        <w:t xml:space="preserve">Le compte professeur est créé par l’administrateur. Ainsi, dans l’option d’avoir une confidentialité accrue des informations, tous les mots de passe de l’application ont été cryptés, de telle sorte que même l’administrateur n’a pas accès au mot de passe des utilisateurs. En effet, bien que le compte professeur soit créé par lui il est possible pour le professeur de changer de mot de passe ainsi que de modifier les autres éléments de son profil. L’administrateur peut réduire les dégâts par l’activation ou la désactivation. </w:t>
      </w:r>
    </w:p>
    <w:p w14:paraId="7D3747AA" w14:textId="77777777" w:rsidR="00A344EC" w:rsidRDefault="00A344EC" w:rsidP="00A344EC">
      <w:pPr>
        <w:spacing w:after="239" w:line="259" w:lineRule="auto"/>
        <w:ind w:left="1428"/>
        <w:jc w:val="left"/>
      </w:pPr>
      <w:r>
        <w:rPr>
          <w:color w:val="2F5496"/>
          <w:sz w:val="48"/>
        </w:rPr>
        <w:t xml:space="preserve"> </w:t>
      </w:r>
    </w:p>
    <w:p w14:paraId="4CC53347" w14:textId="77777777" w:rsidR="00A344EC" w:rsidRPr="0008303E" w:rsidRDefault="00A344EC">
      <w:pPr>
        <w:numPr>
          <w:ilvl w:val="0"/>
          <w:numId w:val="51"/>
        </w:numPr>
        <w:spacing w:after="243" w:line="259" w:lineRule="auto"/>
        <w:jc w:val="left"/>
        <w:rPr>
          <w:b/>
          <w:bCs/>
          <w:color w:val="000000" w:themeColor="text1"/>
        </w:rPr>
      </w:pPr>
      <w:r w:rsidRPr="0008303E">
        <w:rPr>
          <w:b/>
          <w:bCs/>
          <w:color w:val="000000" w:themeColor="text1"/>
          <w:sz w:val="32"/>
        </w:rPr>
        <w:t xml:space="preserve">Contrôle des formulaires et de sessions </w:t>
      </w:r>
    </w:p>
    <w:p w14:paraId="444D01A3" w14:textId="77777777" w:rsidR="00A344EC" w:rsidRDefault="00A344EC" w:rsidP="00D71B05">
      <w:pPr>
        <w:spacing w:after="301" w:line="397" w:lineRule="auto"/>
        <w:ind w:firstLine="567"/>
      </w:pPr>
      <w:r>
        <w:t xml:space="preserve">Avant de récupérer des informations importantes dans la base de données, un contrôle s’effectue au niveau du formulaire avant la validation de la requête SQL. </w:t>
      </w:r>
    </w:p>
    <w:p w14:paraId="3FA3CEC7" w14:textId="5D60170A" w:rsidR="00A344EC" w:rsidRDefault="004B45B0" w:rsidP="004B45B0">
      <w:pPr>
        <w:spacing w:line="259" w:lineRule="auto"/>
        <w:jc w:val="left"/>
      </w:pPr>
      <w:r>
        <w:br w:type="page"/>
      </w:r>
    </w:p>
    <w:p w14:paraId="36963E72" w14:textId="1E6BAB3C" w:rsidR="00A344EC" w:rsidRDefault="00A344EC" w:rsidP="004B45B0">
      <w:pPr>
        <w:pStyle w:val="Titre4"/>
        <w:numPr>
          <w:ilvl w:val="0"/>
          <w:numId w:val="55"/>
        </w:numPr>
        <w:ind w:left="3119"/>
      </w:pPr>
      <w:bookmarkStart w:id="379" w:name="_Toc207282349"/>
      <w:bookmarkStart w:id="380" w:name="_Toc240908223"/>
      <w:r>
        <w:lastRenderedPageBreak/>
        <w:t>Architecture logique</w:t>
      </w:r>
      <w:bookmarkEnd w:id="379"/>
      <w:bookmarkEnd w:id="380"/>
    </w:p>
    <w:p w14:paraId="3CE65AA7" w14:textId="77777777" w:rsidR="00A344EC" w:rsidRDefault="00A344EC" w:rsidP="00D71B05">
      <w:pPr>
        <w:spacing w:line="358" w:lineRule="auto"/>
        <w:ind w:firstLine="567"/>
      </w:pPr>
      <w:r>
        <w:t xml:space="preserve">Modèle-vue-contrôleur ou MVC est un motif d'architecture logicielle destiné aux interfaces graphiques lancé en 1978 et très populaire pour les applications web. Le motif est composé de trois types de modules ayant trois responsabilités différentes : les modèles, les vues et les contrôleurs. Le pattern MVC permet de bien organiser son code source. Il va vous aider à savoir quels fichiers créer, mais surtout à définir leur rôle. Le but de MVC est justement de séparer la logique du code en trois parties que l'on retrouve dans des fichiers distincts. </w:t>
      </w:r>
    </w:p>
    <w:p w14:paraId="6C309E32" w14:textId="77777777" w:rsidR="00A344EC" w:rsidRDefault="00A344EC" w:rsidP="00A344EC">
      <w:pPr>
        <w:keepNext/>
        <w:spacing w:after="422" w:line="259" w:lineRule="auto"/>
        <w:ind w:right="2360"/>
        <w:jc w:val="center"/>
      </w:pPr>
      <w:r>
        <w:rPr>
          <w:noProof/>
        </w:rPr>
        <w:drawing>
          <wp:inline distT="0" distB="0" distL="0" distR="0" wp14:anchorId="7775DB7B" wp14:editId="7F71F232">
            <wp:extent cx="5922335" cy="4104167"/>
            <wp:effectExtent l="0" t="0" r="2540" b="0"/>
            <wp:docPr id="16495" name="Picture 16495"/>
            <wp:cNvGraphicFramePr/>
            <a:graphic xmlns:a="http://schemas.openxmlformats.org/drawingml/2006/main">
              <a:graphicData uri="http://schemas.openxmlformats.org/drawingml/2006/picture">
                <pic:pic xmlns:pic="http://schemas.openxmlformats.org/drawingml/2006/picture">
                  <pic:nvPicPr>
                    <pic:cNvPr id="16495" name="Picture 16495"/>
                    <pic:cNvPicPr/>
                  </pic:nvPicPr>
                  <pic:blipFill>
                    <a:blip r:embed="rId120"/>
                    <a:stretch>
                      <a:fillRect/>
                    </a:stretch>
                  </pic:blipFill>
                  <pic:spPr>
                    <a:xfrm>
                      <a:off x="0" y="0"/>
                      <a:ext cx="5959619" cy="4130005"/>
                    </a:xfrm>
                    <a:prstGeom prst="rect">
                      <a:avLst/>
                    </a:prstGeom>
                  </pic:spPr>
                </pic:pic>
              </a:graphicData>
            </a:graphic>
          </wp:inline>
        </w:drawing>
      </w:r>
    </w:p>
    <w:p w14:paraId="2031C2BA" w14:textId="69F7B767" w:rsidR="00A344EC" w:rsidRPr="00D80178" w:rsidRDefault="00A344EC" w:rsidP="00A344EC">
      <w:pPr>
        <w:pStyle w:val="Lgende"/>
        <w:rPr>
          <w:rStyle w:val="Accentuation"/>
        </w:rPr>
      </w:pPr>
      <w:bookmarkStart w:id="381" w:name="_Toc207282406"/>
      <w:bookmarkStart w:id="382" w:name="_Toc240908048"/>
      <w:r w:rsidRPr="00D80178">
        <w:rPr>
          <w:rStyle w:val="Accentuation"/>
        </w:rPr>
        <w:t xml:space="preserve">Figure </w:t>
      </w:r>
      <w:r w:rsidRPr="00D80178">
        <w:rPr>
          <w:rStyle w:val="Accentuation"/>
        </w:rPr>
        <w:fldChar w:fldCharType="begin"/>
      </w:r>
      <w:r w:rsidRPr="00D80178">
        <w:rPr>
          <w:rStyle w:val="Accentuation"/>
        </w:rPr>
        <w:instrText xml:space="preserve"> SEQ Figure \* ARABIC </w:instrText>
      </w:r>
      <w:r w:rsidRPr="00D80178">
        <w:rPr>
          <w:rStyle w:val="Accentuation"/>
        </w:rPr>
        <w:fldChar w:fldCharType="separate"/>
      </w:r>
      <w:r w:rsidR="0088132C">
        <w:rPr>
          <w:rStyle w:val="Accentuation"/>
          <w:noProof/>
        </w:rPr>
        <w:t>33</w:t>
      </w:r>
      <w:r w:rsidRPr="00D80178">
        <w:rPr>
          <w:rStyle w:val="Accentuation"/>
        </w:rPr>
        <w:fldChar w:fldCharType="end"/>
      </w:r>
      <w:r w:rsidRPr="00D80178">
        <w:rPr>
          <w:rStyle w:val="Accentuation"/>
        </w:rPr>
        <w:t>: Présentation de l’architecture logique du système</w:t>
      </w:r>
      <w:bookmarkEnd w:id="381"/>
      <w:bookmarkEnd w:id="382"/>
    </w:p>
    <w:p w14:paraId="3008160A" w14:textId="77777777" w:rsidR="00A344EC" w:rsidRDefault="00A344EC" w:rsidP="00A344EC">
      <w:pPr>
        <w:spacing w:after="146" w:line="369" w:lineRule="auto"/>
        <w:ind w:firstLine="360"/>
      </w:pPr>
      <w:r>
        <w:t xml:space="preserve">La logique applicative est basée sur l'architecture MVC qui est très pratiquée dans les projets. Elle est un modèle de conception standard qui est connue par de nombreux développeurs. Ici cette architecture nous a servi au niveau de notre back end notamment avec notre technologie NodeJS.  L’infrastructure MVC inclut les composants suivants :  </w:t>
      </w:r>
    </w:p>
    <w:p w14:paraId="41424783" w14:textId="77777777" w:rsidR="00A344EC" w:rsidRDefault="00A344EC" w:rsidP="00233754">
      <w:pPr>
        <w:numPr>
          <w:ilvl w:val="0"/>
          <w:numId w:val="52"/>
        </w:numPr>
        <w:spacing w:after="171" w:line="369" w:lineRule="auto"/>
        <w:ind w:left="567" w:firstLine="567"/>
        <w:jc w:val="left"/>
      </w:pPr>
      <w:r>
        <w:lastRenderedPageBreak/>
        <w:t xml:space="preserve">Modèles : Les objets de modèle sont les parties de l'application qui implémentent la logique du domaine de données de l'application. Souvent, ils récupèrent l'état du modèle et le stockent dans une base de données.  </w:t>
      </w:r>
    </w:p>
    <w:p w14:paraId="26BE4A2D" w14:textId="77777777" w:rsidR="00A344EC" w:rsidRDefault="00A344EC" w:rsidP="00233754">
      <w:pPr>
        <w:numPr>
          <w:ilvl w:val="0"/>
          <w:numId w:val="52"/>
        </w:numPr>
        <w:spacing w:after="158" w:line="358" w:lineRule="auto"/>
        <w:ind w:left="567" w:firstLine="567"/>
        <w:jc w:val="left"/>
      </w:pPr>
      <w:r>
        <w:t xml:space="preserve">Vues : Les vues sont les composants qui affichent l'interface utilisateur (IU) de l'application. En général, cette interface utilisateur est créée à partir des données du modèle. </w:t>
      </w:r>
    </w:p>
    <w:p w14:paraId="6D30752A" w14:textId="77777777" w:rsidR="00A344EC" w:rsidRDefault="00A344EC" w:rsidP="00233754">
      <w:pPr>
        <w:spacing w:after="158" w:line="358" w:lineRule="auto"/>
        <w:ind w:left="567" w:firstLine="567"/>
      </w:pPr>
      <w:r>
        <w:t xml:space="preserve">Il peut s'agir par exemple d'une vue d'édition d'une table affichant des zones de texte, des listes déroulantes et des cases à cocher en fonction de l'état actuel d'un objet.  </w:t>
      </w:r>
    </w:p>
    <w:p w14:paraId="770BBDC5" w14:textId="77777777" w:rsidR="00A344EC" w:rsidRPr="005A327E" w:rsidRDefault="00A344EC" w:rsidP="00233754">
      <w:pPr>
        <w:numPr>
          <w:ilvl w:val="0"/>
          <w:numId w:val="52"/>
        </w:numPr>
        <w:spacing w:after="182" w:line="369" w:lineRule="auto"/>
        <w:ind w:left="567" w:firstLine="567"/>
        <w:jc w:val="left"/>
      </w:pPr>
      <w:r>
        <w:t xml:space="preserve">Contrôleurs : Les contrôleurs sont les composants qui gèrent les interventions de l'utilisateur, exploitent le modèle et finalement sélectionnent une vue permettant de restituer l'interface utilisateur. Dans une application MVC, la vue sert uniquement à afficher les informations ; le contrôleur gère les entrées et interactions de l'utilisateur, et y répond. Par exemple, il gère les valeurs de chaîne de requête et les passe au modèle, qui peut à son tour les utiliser pour interroger la base de données. </w:t>
      </w:r>
    </w:p>
    <w:p w14:paraId="187C35F7" w14:textId="77777777" w:rsidR="00A344EC" w:rsidRDefault="00A344EC" w:rsidP="00A344EC">
      <w:pPr>
        <w:spacing w:line="259" w:lineRule="auto"/>
        <w:jc w:val="left"/>
        <w:rPr>
          <w:lang w:val="fr" w:eastAsia="fr-FR"/>
        </w:rPr>
      </w:pPr>
      <w:r>
        <w:rPr>
          <w:lang w:val="fr" w:eastAsia="fr-FR"/>
        </w:rPr>
        <w:br w:type="page"/>
      </w:r>
    </w:p>
    <w:p w14:paraId="702F00E5" w14:textId="68533FF3" w:rsidR="00A344EC" w:rsidRDefault="00A344EC">
      <w:pPr>
        <w:pStyle w:val="Titre3"/>
        <w:numPr>
          <w:ilvl w:val="2"/>
          <w:numId w:val="24"/>
        </w:numPr>
      </w:pPr>
      <w:bookmarkStart w:id="383" w:name="_Toc207274523"/>
      <w:bookmarkStart w:id="384" w:name="_Toc207282350"/>
      <w:bookmarkStart w:id="385" w:name="_Toc240908224"/>
      <w:r>
        <w:lastRenderedPageBreak/>
        <w:t>Diagramme de déploiement</w:t>
      </w:r>
      <w:bookmarkEnd w:id="383"/>
      <w:bookmarkEnd w:id="384"/>
      <w:bookmarkEnd w:id="385"/>
    </w:p>
    <w:p w14:paraId="56424BEC" w14:textId="750E1BE4" w:rsidR="00A344EC" w:rsidRDefault="00A344EC">
      <w:pPr>
        <w:pStyle w:val="Titre4"/>
        <w:numPr>
          <w:ilvl w:val="0"/>
          <w:numId w:val="56"/>
        </w:numPr>
        <w:ind w:left="1701"/>
        <w:rPr>
          <w:lang w:val="fr"/>
        </w:rPr>
      </w:pPr>
      <w:bookmarkStart w:id="386" w:name="_Toc207282351"/>
      <w:bookmarkStart w:id="387" w:name="_Toc240908225"/>
      <w:r>
        <w:rPr>
          <w:lang w:val="fr"/>
        </w:rPr>
        <w:t>Présentation</w:t>
      </w:r>
      <w:bookmarkEnd w:id="386"/>
      <w:bookmarkEnd w:id="387"/>
    </w:p>
    <w:p w14:paraId="48678AF4" w14:textId="77777777" w:rsidR="00A344EC" w:rsidRDefault="00A344EC" w:rsidP="00A344EC">
      <w:pPr>
        <w:spacing w:before="120" w:after="0"/>
        <w:ind w:firstLine="709"/>
        <w:rPr>
          <w:lang w:eastAsia="fr-FR"/>
        </w:rPr>
      </w:pPr>
      <w:r w:rsidRPr="00FA7B86">
        <w:rPr>
          <w:lang w:eastAsia="fr-FR"/>
        </w:rPr>
        <w:t>Le diagramme de déploiement est une vue statique qui sert à représenter l’utilisation de l’infrastructure physique par le système</w:t>
      </w:r>
      <w:r>
        <w:rPr>
          <w:lang w:eastAsia="fr-FR"/>
        </w:rPr>
        <w:t>, e</w:t>
      </w:r>
      <w:r w:rsidRPr="00FA7B86">
        <w:rPr>
          <w:lang w:eastAsia="fr-FR"/>
        </w:rPr>
        <w:t>t la manière dont les composants du système sont répartis ainsi que les relations entre eux.</w:t>
      </w:r>
    </w:p>
    <w:p w14:paraId="0072A172" w14:textId="77777777" w:rsidR="008C0EF5" w:rsidRDefault="008C0EF5" w:rsidP="00A344EC">
      <w:pPr>
        <w:spacing w:before="120" w:after="0"/>
        <w:ind w:firstLine="709"/>
        <w:rPr>
          <w:lang w:eastAsia="fr-FR"/>
        </w:rPr>
      </w:pPr>
    </w:p>
    <w:p w14:paraId="474A93E6" w14:textId="54B3B42B" w:rsidR="00A344EC" w:rsidRPr="00792EAA" w:rsidRDefault="00A344EC">
      <w:pPr>
        <w:pStyle w:val="Titre4"/>
        <w:numPr>
          <w:ilvl w:val="0"/>
          <w:numId w:val="56"/>
        </w:numPr>
        <w:ind w:left="1701" w:hanging="425"/>
        <w:rPr>
          <w:szCs w:val="32"/>
          <w:lang w:val="fr"/>
        </w:rPr>
      </w:pPr>
      <w:bookmarkStart w:id="388" w:name="_Toc207282352"/>
      <w:bookmarkStart w:id="389" w:name="_Toc240908226"/>
      <w:r>
        <w:rPr>
          <w:lang w:val="fr"/>
        </w:rPr>
        <w:t>Formalisme</w:t>
      </w:r>
      <w:bookmarkEnd w:id="388"/>
      <w:bookmarkEnd w:id="389"/>
    </w:p>
    <w:p w14:paraId="1318AF8E" w14:textId="08745FE3" w:rsidR="00A344EC" w:rsidRDefault="00A344EC" w:rsidP="00A344EC">
      <w:pPr>
        <w:pStyle w:val="Titredestableaux"/>
      </w:pPr>
      <w:bookmarkStart w:id="390" w:name="_Toc207274469"/>
      <w:bookmarkStart w:id="391" w:name="_Toc240908086"/>
      <w:r>
        <w:t xml:space="preserve">Tableau </w:t>
      </w:r>
      <w:fldSimple w:instr=" SEQ Tableau \* ARABIC ">
        <w:r w:rsidR="00BB03BA">
          <w:rPr>
            <w:noProof/>
          </w:rPr>
          <w:t>26</w:t>
        </w:r>
      </w:fldSimple>
      <w:r w:rsidRPr="00FB0EA7">
        <w:t>: Formalisme du diagramme de déploiement</w:t>
      </w:r>
      <w:bookmarkEnd w:id="390"/>
      <w:bookmarkEnd w:id="391"/>
    </w:p>
    <w:tbl>
      <w:tblPr>
        <w:tblStyle w:val="TableauGrille4-Accentuation5"/>
        <w:tblW w:w="0" w:type="auto"/>
        <w:tblLook w:val="04A0" w:firstRow="1" w:lastRow="0" w:firstColumn="1" w:lastColumn="0" w:noHBand="0" w:noVBand="1"/>
      </w:tblPr>
      <w:tblGrid>
        <w:gridCol w:w="2122"/>
        <w:gridCol w:w="3919"/>
        <w:gridCol w:w="3021"/>
      </w:tblGrid>
      <w:tr w:rsidR="00A344EC" w14:paraId="52B0369D"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5139BA0" w14:textId="77777777" w:rsidR="00A344EC" w:rsidRDefault="00A344EC" w:rsidP="00E30DD6">
            <w:pPr>
              <w:jc w:val="center"/>
              <w:rPr>
                <w:lang w:val="fr" w:eastAsia="fr-FR"/>
              </w:rPr>
            </w:pPr>
            <w:r>
              <w:rPr>
                <w:lang w:val="fr" w:eastAsia="fr-FR"/>
              </w:rPr>
              <w:t>Élément</w:t>
            </w:r>
          </w:p>
        </w:tc>
        <w:tc>
          <w:tcPr>
            <w:tcW w:w="3919" w:type="dxa"/>
          </w:tcPr>
          <w:p w14:paraId="4C461613"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Description</w:t>
            </w:r>
          </w:p>
        </w:tc>
        <w:tc>
          <w:tcPr>
            <w:tcW w:w="3021" w:type="dxa"/>
          </w:tcPr>
          <w:p w14:paraId="37C9C5A6"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A344EC" w14:paraId="677707CC"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2BFF8C" w14:textId="77777777" w:rsidR="00A344EC" w:rsidRDefault="00A344EC" w:rsidP="00E30DD6">
            <w:pPr>
              <w:rPr>
                <w:lang w:val="fr" w:eastAsia="fr-FR"/>
              </w:rPr>
            </w:pPr>
            <w:r w:rsidRPr="00FA7B86">
              <w:rPr>
                <w:lang w:eastAsia="fr-FR"/>
              </w:rPr>
              <w:t>Composant</w:t>
            </w:r>
          </w:p>
        </w:tc>
        <w:tc>
          <w:tcPr>
            <w:tcW w:w="3919" w:type="dxa"/>
          </w:tcPr>
          <w:p w14:paraId="2BF787E2"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p>
        </w:tc>
        <w:tc>
          <w:tcPr>
            <w:tcW w:w="3021" w:type="dxa"/>
          </w:tcPr>
          <w:p w14:paraId="5224C3C4"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C66D92">
              <w:rPr>
                <w:noProof/>
                <w:lang w:val="fr" w:eastAsia="fr-FR"/>
              </w:rPr>
              <w:drawing>
                <wp:inline distT="0" distB="0" distL="0" distR="0" wp14:anchorId="51655363" wp14:editId="373CD41B">
                  <wp:extent cx="1321806" cy="531596"/>
                  <wp:effectExtent l="0" t="0" r="0" b="1905"/>
                  <wp:docPr id="103893687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1">
                            <a:extLst>
                              <a:ext uri="{28A0092B-C50C-407E-A947-70E740481C1C}">
                                <a14:useLocalDpi xmlns:a14="http://schemas.microsoft.com/office/drawing/2010/main" val="0"/>
                              </a:ext>
                            </a:extLst>
                          </a:blip>
                          <a:srcRect r="34284" b="36212"/>
                          <a:stretch>
                            <a:fillRect/>
                          </a:stretch>
                        </pic:blipFill>
                        <pic:spPr bwMode="auto">
                          <a:xfrm>
                            <a:off x="0" y="0"/>
                            <a:ext cx="1355020" cy="5449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44EC" w14:paraId="35C04A17"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5C7315E4" w14:textId="77777777" w:rsidR="00A344EC" w:rsidRDefault="00A344EC" w:rsidP="00E30DD6">
            <w:pPr>
              <w:rPr>
                <w:lang w:val="fr" w:eastAsia="fr-FR"/>
              </w:rPr>
            </w:pPr>
            <w:r w:rsidRPr="00FA7B86">
              <w:rPr>
                <w:lang w:eastAsia="fr-FR"/>
              </w:rPr>
              <w:t>Nœud</w:t>
            </w:r>
          </w:p>
        </w:tc>
        <w:tc>
          <w:tcPr>
            <w:tcW w:w="3919" w:type="dxa"/>
          </w:tcPr>
          <w:p w14:paraId="461BC48A"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1F709D">
              <w:rPr>
                <w:lang w:eastAsia="fr-FR"/>
              </w:rPr>
              <w:t xml:space="preserve">Représente un ensemble d'éléments matériels du système. </w:t>
            </w:r>
          </w:p>
        </w:tc>
        <w:tc>
          <w:tcPr>
            <w:tcW w:w="3021" w:type="dxa"/>
          </w:tcPr>
          <w:p w14:paraId="324FAD83"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BB4B6C">
              <w:rPr>
                <w:noProof/>
                <w:lang w:val="fr" w:eastAsia="fr-FR"/>
              </w:rPr>
              <w:drawing>
                <wp:inline distT="0" distB="0" distL="0" distR="0" wp14:anchorId="33A1F32A" wp14:editId="66FA668D">
                  <wp:extent cx="525101" cy="513685"/>
                  <wp:effectExtent l="0" t="0" r="8890" b="1270"/>
                  <wp:docPr id="1042113068"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2">
                            <a:extLst>
                              <a:ext uri="{28A0092B-C50C-407E-A947-70E740481C1C}">
                                <a14:useLocalDpi xmlns:a14="http://schemas.microsoft.com/office/drawing/2010/main" val="0"/>
                              </a:ext>
                            </a:extLst>
                          </a:blip>
                          <a:srcRect r="34284" b="35713"/>
                          <a:stretch>
                            <a:fillRect/>
                          </a:stretch>
                        </pic:blipFill>
                        <pic:spPr bwMode="auto">
                          <a:xfrm>
                            <a:off x="0" y="0"/>
                            <a:ext cx="533748" cy="522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44EC" w14:paraId="280ED5C1"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E7237B" w14:textId="77777777" w:rsidR="00A344EC" w:rsidRDefault="00A344EC" w:rsidP="00E30DD6">
            <w:pPr>
              <w:rPr>
                <w:lang w:val="fr" w:eastAsia="fr-FR"/>
              </w:rPr>
            </w:pPr>
            <w:r w:rsidRPr="00FA7B86">
              <w:rPr>
                <w:lang w:eastAsia="fr-FR"/>
              </w:rPr>
              <w:t>Association</w:t>
            </w:r>
          </w:p>
        </w:tc>
        <w:tc>
          <w:tcPr>
            <w:tcW w:w="3919" w:type="dxa"/>
          </w:tcPr>
          <w:p w14:paraId="3A48F855"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Pr>
                <w:lang w:eastAsia="fr-FR"/>
              </w:rPr>
              <w:t>R</w:t>
            </w:r>
            <w:r w:rsidRPr="00A070E6">
              <w:rPr>
                <w:lang w:eastAsia="fr-FR"/>
              </w:rPr>
              <w:t>eprésente une ligne pleine entre deux nœuds</w:t>
            </w:r>
            <w:r>
              <w:rPr>
                <w:lang w:eastAsia="fr-FR"/>
              </w:rPr>
              <w:t> ;</w:t>
            </w:r>
            <w:r w:rsidRPr="00A070E6">
              <w:rPr>
                <w:lang w:eastAsia="fr-FR"/>
              </w:rPr>
              <w:t xml:space="preserve"> indique une communication entre les éléments matériels. </w:t>
            </w:r>
          </w:p>
        </w:tc>
        <w:tc>
          <w:tcPr>
            <w:tcW w:w="3021" w:type="dxa"/>
          </w:tcPr>
          <w:p w14:paraId="1C6B95C5"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p>
          <w:p w14:paraId="665D6594"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8B1904">
              <w:rPr>
                <w:noProof/>
                <w:lang w:val="fr" w:eastAsia="fr-FR"/>
              </w:rPr>
              <w:drawing>
                <wp:inline distT="0" distB="0" distL="0" distR="0" wp14:anchorId="2F3D1653" wp14:editId="558E4598">
                  <wp:extent cx="1649387" cy="72428"/>
                  <wp:effectExtent l="0" t="0" r="0" b="0"/>
                  <wp:docPr id="781412608"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3">
                            <a:extLst>
                              <a:ext uri="{28A0092B-C50C-407E-A947-70E740481C1C}">
                                <a14:useLocalDpi xmlns:a14="http://schemas.microsoft.com/office/drawing/2010/main" val="0"/>
                              </a:ext>
                            </a:extLst>
                          </a:blip>
                          <a:srcRect t="3" r="36817" b="-26316"/>
                          <a:stretch>
                            <a:fillRect/>
                          </a:stretch>
                        </pic:blipFill>
                        <pic:spPr bwMode="auto">
                          <a:xfrm>
                            <a:off x="0" y="0"/>
                            <a:ext cx="1777551" cy="7805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44EC" w14:paraId="1A4F3AFB" w14:textId="77777777" w:rsidTr="00E30DD6">
        <w:tc>
          <w:tcPr>
            <w:cnfStyle w:val="001000000000" w:firstRow="0" w:lastRow="0" w:firstColumn="1" w:lastColumn="0" w:oddVBand="0" w:evenVBand="0" w:oddHBand="0" w:evenHBand="0" w:firstRowFirstColumn="0" w:firstRowLastColumn="0" w:lastRowFirstColumn="0" w:lastRowLastColumn="0"/>
            <w:tcW w:w="2122" w:type="dxa"/>
          </w:tcPr>
          <w:p w14:paraId="5C2B11AC" w14:textId="77777777" w:rsidR="00A344EC" w:rsidRPr="00FA7B86" w:rsidRDefault="00A344EC" w:rsidP="00E30DD6">
            <w:pPr>
              <w:rPr>
                <w:lang w:eastAsia="fr-FR"/>
              </w:rPr>
            </w:pPr>
            <w:r>
              <w:rPr>
                <w:lang w:eastAsia="fr-FR"/>
              </w:rPr>
              <w:t>D</w:t>
            </w:r>
            <w:r w:rsidRPr="00FA7B86">
              <w:rPr>
                <w:lang w:eastAsia="fr-FR"/>
              </w:rPr>
              <w:t>épendance</w:t>
            </w:r>
          </w:p>
        </w:tc>
        <w:tc>
          <w:tcPr>
            <w:tcW w:w="3919" w:type="dxa"/>
          </w:tcPr>
          <w:p w14:paraId="7B51D50A"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A76228">
              <w:rPr>
                <w:lang w:eastAsia="fr-FR"/>
              </w:rPr>
              <w:t>S</w:t>
            </w:r>
            <w:r>
              <w:rPr>
                <w:lang w:eastAsia="fr-FR"/>
              </w:rPr>
              <w:t>’</w:t>
            </w:r>
            <w:r w:rsidRPr="00A76228">
              <w:rPr>
                <w:lang w:eastAsia="fr-FR"/>
              </w:rPr>
              <w:t xml:space="preserve">utilise pour mobiliser la relation entre deux composants. </w:t>
            </w:r>
          </w:p>
        </w:tc>
        <w:tc>
          <w:tcPr>
            <w:tcW w:w="3021" w:type="dxa"/>
          </w:tcPr>
          <w:p w14:paraId="0D66CD82"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3BE6A4DB"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F20616">
              <w:rPr>
                <w:noProof/>
                <w:lang w:val="fr" w:eastAsia="fr-FR"/>
              </w:rPr>
              <w:drawing>
                <wp:inline distT="0" distB="0" distL="0" distR="0" wp14:anchorId="4E10B115" wp14:editId="71665CCD">
                  <wp:extent cx="1599444" cy="90535"/>
                  <wp:effectExtent l="0" t="0" r="0" b="5080"/>
                  <wp:docPr id="109817087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4">
                            <a:extLst>
                              <a:ext uri="{28A0092B-C50C-407E-A947-70E740481C1C}">
                                <a14:useLocalDpi xmlns:a14="http://schemas.microsoft.com/office/drawing/2010/main" val="0"/>
                              </a:ext>
                            </a:extLst>
                          </a:blip>
                          <a:srcRect t="1" r="40123" b="45512"/>
                          <a:stretch>
                            <a:fillRect/>
                          </a:stretch>
                        </pic:blipFill>
                        <pic:spPr bwMode="auto">
                          <a:xfrm>
                            <a:off x="0" y="0"/>
                            <a:ext cx="1671319" cy="946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C96655B" w14:textId="77777777" w:rsidR="00A344EC" w:rsidRDefault="00A344EC" w:rsidP="00A344EC">
      <w:pPr>
        <w:rPr>
          <w:lang w:val="fr" w:eastAsia="fr-FR"/>
        </w:rPr>
      </w:pPr>
    </w:p>
    <w:p w14:paraId="60BB3A69" w14:textId="77777777" w:rsidR="00A344EC" w:rsidRDefault="00A344EC" w:rsidP="00A344EC">
      <w:pPr>
        <w:rPr>
          <w:lang w:val="fr" w:eastAsia="fr-FR"/>
        </w:rPr>
      </w:pPr>
    </w:p>
    <w:p w14:paraId="09BCACC8" w14:textId="77777777" w:rsidR="00A344EC" w:rsidRDefault="00A344EC" w:rsidP="00A344EC">
      <w:pPr>
        <w:rPr>
          <w:lang w:val="fr" w:eastAsia="fr-FR"/>
        </w:rPr>
      </w:pPr>
    </w:p>
    <w:p w14:paraId="263D37F2" w14:textId="77777777" w:rsidR="00A344EC" w:rsidRDefault="00A344EC" w:rsidP="00A344EC">
      <w:pPr>
        <w:rPr>
          <w:lang w:val="fr" w:eastAsia="fr-FR"/>
        </w:rPr>
      </w:pPr>
    </w:p>
    <w:p w14:paraId="1597F6BD" w14:textId="77777777" w:rsidR="00A344EC" w:rsidRPr="00FA7B86" w:rsidRDefault="00A344EC" w:rsidP="00A344EC">
      <w:pPr>
        <w:rPr>
          <w:lang w:val="fr" w:eastAsia="fr-FR"/>
        </w:rPr>
      </w:pPr>
    </w:p>
    <w:p w14:paraId="01E17081" w14:textId="5872165D" w:rsidR="00A344EC" w:rsidRPr="004668A0" w:rsidRDefault="00A344EC">
      <w:pPr>
        <w:pStyle w:val="Titre4"/>
        <w:numPr>
          <w:ilvl w:val="0"/>
          <w:numId w:val="56"/>
        </w:numPr>
        <w:tabs>
          <w:tab w:val="left" w:pos="360"/>
        </w:tabs>
        <w:ind w:left="1701"/>
        <w:rPr>
          <w:lang w:val="fr"/>
        </w:rPr>
      </w:pPr>
      <w:bookmarkStart w:id="392" w:name="_Toc207282353"/>
      <w:bookmarkStart w:id="393" w:name="_Toc240908227"/>
      <w:r>
        <w:rPr>
          <w:lang w:val="fr"/>
        </w:rPr>
        <w:lastRenderedPageBreak/>
        <w:t>Exemple de diagramme de déploiement</w:t>
      </w:r>
      <w:bookmarkEnd w:id="392"/>
      <w:bookmarkEnd w:id="393"/>
    </w:p>
    <w:p w14:paraId="40A5AF0C" w14:textId="77777777" w:rsidR="00A344EC" w:rsidRDefault="00A344EC" w:rsidP="00A344EC">
      <w:pPr>
        <w:keepNext/>
        <w:jc w:val="center"/>
      </w:pPr>
      <w:r w:rsidRPr="00600187">
        <w:rPr>
          <w:noProof/>
          <w:lang w:val="fr" w:eastAsia="fr-FR"/>
        </w:rPr>
        <w:drawing>
          <wp:inline distT="0" distB="0" distL="0" distR="0" wp14:anchorId="7F030D12" wp14:editId="770FDF01">
            <wp:extent cx="2679700" cy="2104946"/>
            <wp:effectExtent l="0" t="0" r="6350" b="0"/>
            <wp:docPr id="52690912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5">
                      <a:extLst>
                        <a:ext uri="{28A0092B-C50C-407E-A947-70E740481C1C}">
                          <a14:useLocalDpi xmlns:a14="http://schemas.microsoft.com/office/drawing/2010/main" val="0"/>
                        </a:ext>
                      </a:extLst>
                    </a:blip>
                    <a:srcRect r="32899" b="32211"/>
                    <a:stretch>
                      <a:fillRect/>
                    </a:stretch>
                  </pic:blipFill>
                  <pic:spPr bwMode="auto">
                    <a:xfrm>
                      <a:off x="0" y="0"/>
                      <a:ext cx="2715006" cy="2132679"/>
                    </a:xfrm>
                    <a:prstGeom prst="rect">
                      <a:avLst/>
                    </a:prstGeom>
                    <a:noFill/>
                    <a:ln>
                      <a:noFill/>
                    </a:ln>
                    <a:extLst>
                      <a:ext uri="{53640926-AAD7-44D8-BBD7-CCE9431645EC}">
                        <a14:shadowObscured xmlns:a14="http://schemas.microsoft.com/office/drawing/2010/main"/>
                      </a:ext>
                    </a:extLst>
                  </pic:spPr>
                </pic:pic>
              </a:graphicData>
            </a:graphic>
          </wp:inline>
        </w:drawing>
      </w:r>
    </w:p>
    <w:p w14:paraId="2F394351" w14:textId="1F7E8980" w:rsidR="00A344EC" w:rsidRPr="00752E8C" w:rsidRDefault="00A344EC" w:rsidP="00A344EC">
      <w:pPr>
        <w:pStyle w:val="Titredestableaux"/>
        <w:jc w:val="center"/>
        <w:rPr>
          <w:rStyle w:val="Accentuation"/>
          <w:b w:val="0"/>
          <w:bCs/>
          <w:i/>
          <w:iCs/>
        </w:rPr>
      </w:pPr>
      <w:bookmarkStart w:id="394" w:name="_Toc207282407"/>
      <w:bookmarkStart w:id="395" w:name="_Toc240908049"/>
      <w:r w:rsidRPr="00752E8C">
        <w:rPr>
          <w:rStyle w:val="Accentuation"/>
          <w:b w:val="0"/>
          <w:bCs/>
          <w:i/>
          <w:iCs/>
        </w:rPr>
        <w:t xml:space="preserve">Figure </w:t>
      </w:r>
      <w:r w:rsidRPr="00752E8C">
        <w:rPr>
          <w:rStyle w:val="Accentuation"/>
          <w:b w:val="0"/>
          <w:bCs/>
          <w:i/>
          <w:iCs/>
        </w:rPr>
        <w:fldChar w:fldCharType="begin"/>
      </w:r>
      <w:r w:rsidRPr="00752E8C">
        <w:rPr>
          <w:rStyle w:val="Accentuation"/>
          <w:b w:val="0"/>
          <w:bCs/>
          <w:i/>
          <w:iCs/>
        </w:rPr>
        <w:instrText xml:space="preserve"> SEQ Figure \* ARABIC </w:instrText>
      </w:r>
      <w:r w:rsidRPr="00752E8C">
        <w:rPr>
          <w:rStyle w:val="Accentuation"/>
          <w:b w:val="0"/>
          <w:bCs/>
          <w:i/>
          <w:iCs/>
        </w:rPr>
        <w:fldChar w:fldCharType="separate"/>
      </w:r>
      <w:r w:rsidR="0088132C">
        <w:rPr>
          <w:rStyle w:val="Accentuation"/>
          <w:b w:val="0"/>
          <w:bCs/>
          <w:i/>
          <w:iCs/>
          <w:noProof/>
        </w:rPr>
        <w:t>34</w:t>
      </w:r>
      <w:r w:rsidRPr="00752E8C">
        <w:rPr>
          <w:rStyle w:val="Accentuation"/>
          <w:b w:val="0"/>
          <w:bCs/>
          <w:i/>
          <w:iCs/>
        </w:rPr>
        <w:fldChar w:fldCharType="end"/>
      </w:r>
      <w:r w:rsidRPr="00752E8C">
        <w:rPr>
          <w:rStyle w:val="Accentuation"/>
          <w:b w:val="0"/>
          <w:bCs/>
          <w:i/>
          <w:iCs/>
        </w:rPr>
        <w:t>: Exemple de diagramme de déploiement</w:t>
      </w:r>
      <w:bookmarkEnd w:id="394"/>
      <w:bookmarkEnd w:id="395"/>
    </w:p>
    <w:p w14:paraId="42D850BE" w14:textId="77777777" w:rsidR="00A344EC" w:rsidRDefault="00A344EC" w:rsidP="00A344EC">
      <w:pPr>
        <w:rPr>
          <w:lang w:val="fr" w:eastAsia="fr-FR"/>
        </w:rPr>
      </w:pPr>
    </w:p>
    <w:p w14:paraId="7F9E6C73" w14:textId="1B70F69A" w:rsidR="00A344EC" w:rsidRDefault="00A344EC">
      <w:pPr>
        <w:pStyle w:val="Titre4"/>
        <w:numPr>
          <w:ilvl w:val="0"/>
          <w:numId w:val="56"/>
        </w:numPr>
        <w:ind w:left="1701"/>
        <w:rPr>
          <w:lang w:val="fr"/>
        </w:rPr>
      </w:pPr>
      <w:bookmarkStart w:id="396" w:name="_Toc207282354"/>
      <w:bookmarkStart w:id="397" w:name="_Toc240908228"/>
      <w:r>
        <w:rPr>
          <w:lang w:val="fr"/>
        </w:rPr>
        <w:t>Diagramme de déploiement de notre projet</w:t>
      </w:r>
      <w:bookmarkEnd w:id="396"/>
      <w:bookmarkEnd w:id="397"/>
    </w:p>
    <w:p w14:paraId="7BB37966" w14:textId="120CF237" w:rsidR="00A344EC" w:rsidRDefault="00654739" w:rsidP="00654739">
      <w:pPr>
        <w:keepNext/>
        <w:ind w:left="-709" w:right="-851"/>
        <w:jc w:val="center"/>
      </w:pPr>
      <w:r w:rsidRPr="00654739">
        <w:rPr>
          <w:noProof/>
        </w:rPr>
        <w:drawing>
          <wp:inline distT="0" distB="0" distL="0" distR="0" wp14:anchorId="5B7F996E" wp14:editId="59C41B9A">
            <wp:extent cx="6711220" cy="2927350"/>
            <wp:effectExtent l="0" t="0" r="0" b="0"/>
            <wp:docPr id="18178534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6">
                      <a:extLst>
                        <a:ext uri="{28A0092B-C50C-407E-A947-70E740481C1C}">
                          <a14:useLocalDpi xmlns:a14="http://schemas.microsoft.com/office/drawing/2010/main" val="0"/>
                        </a:ext>
                      </a:extLst>
                    </a:blip>
                    <a:srcRect r="31768" b="32024"/>
                    <a:stretch>
                      <a:fillRect/>
                    </a:stretch>
                  </pic:blipFill>
                  <pic:spPr bwMode="auto">
                    <a:xfrm>
                      <a:off x="0" y="0"/>
                      <a:ext cx="6730446" cy="2935736"/>
                    </a:xfrm>
                    <a:prstGeom prst="rect">
                      <a:avLst/>
                    </a:prstGeom>
                    <a:noFill/>
                    <a:ln>
                      <a:noFill/>
                    </a:ln>
                    <a:extLst>
                      <a:ext uri="{53640926-AAD7-44D8-BBD7-CCE9431645EC}">
                        <a14:shadowObscured xmlns:a14="http://schemas.microsoft.com/office/drawing/2010/main"/>
                      </a:ext>
                    </a:extLst>
                  </pic:spPr>
                </pic:pic>
              </a:graphicData>
            </a:graphic>
          </wp:inline>
        </w:drawing>
      </w:r>
    </w:p>
    <w:p w14:paraId="2F45478D" w14:textId="68D1D437" w:rsidR="00A344EC" w:rsidRPr="00752E8C" w:rsidRDefault="00A344EC" w:rsidP="00A344EC">
      <w:pPr>
        <w:pStyle w:val="Lgende"/>
        <w:rPr>
          <w:b/>
          <w:i w:val="0"/>
          <w:iCs w:val="0"/>
          <w:color w:val="4472C4" w:themeColor="accent1"/>
          <w:sz w:val="20"/>
        </w:rPr>
      </w:pPr>
      <w:bookmarkStart w:id="398" w:name="_Toc207282408"/>
      <w:bookmarkStart w:id="399" w:name="_Toc240908050"/>
      <w:r w:rsidRPr="00752E8C">
        <w:rPr>
          <w:rStyle w:val="Accentuation"/>
          <w:i/>
          <w:iCs/>
        </w:rPr>
        <w:t xml:space="preserve">Figure </w:t>
      </w:r>
      <w:r w:rsidRPr="00752E8C">
        <w:rPr>
          <w:rStyle w:val="Accentuation"/>
          <w:i/>
          <w:iCs/>
        </w:rPr>
        <w:fldChar w:fldCharType="begin"/>
      </w:r>
      <w:r w:rsidRPr="00752E8C">
        <w:rPr>
          <w:rStyle w:val="Accentuation"/>
          <w:i/>
          <w:iCs/>
        </w:rPr>
        <w:instrText xml:space="preserve"> SEQ Figure \* ARABIC </w:instrText>
      </w:r>
      <w:r w:rsidRPr="00752E8C">
        <w:rPr>
          <w:rStyle w:val="Accentuation"/>
          <w:i/>
          <w:iCs/>
        </w:rPr>
        <w:fldChar w:fldCharType="separate"/>
      </w:r>
      <w:r w:rsidR="0088132C">
        <w:rPr>
          <w:rStyle w:val="Accentuation"/>
          <w:i/>
          <w:iCs/>
          <w:noProof/>
        </w:rPr>
        <w:t>35</w:t>
      </w:r>
      <w:r w:rsidRPr="00752E8C">
        <w:rPr>
          <w:rStyle w:val="Accentuation"/>
          <w:i/>
          <w:iCs/>
        </w:rPr>
        <w:fldChar w:fldCharType="end"/>
      </w:r>
      <w:r w:rsidRPr="00752E8C">
        <w:rPr>
          <w:rStyle w:val="Accentuation"/>
          <w:i/>
          <w:iCs/>
        </w:rPr>
        <w:t>: Diagramme de déploiement du projet</w:t>
      </w:r>
      <w:bookmarkEnd w:id="398"/>
      <w:bookmarkEnd w:id="399"/>
      <w:r w:rsidRPr="00752E8C">
        <w:rPr>
          <w:i w:val="0"/>
          <w:iCs w:val="0"/>
          <w:lang w:val="fr" w:eastAsia="fr-FR"/>
        </w:rPr>
        <w:br w:type="page"/>
      </w:r>
    </w:p>
    <w:p w14:paraId="0FD6ABB1" w14:textId="1DA40C03" w:rsidR="00A344EC" w:rsidRDefault="00A344EC">
      <w:pPr>
        <w:pStyle w:val="Titre3"/>
        <w:numPr>
          <w:ilvl w:val="2"/>
          <w:numId w:val="24"/>
        </w:numPr>
      </w:pPr>
      <w:bookmarkStart w:id="400" w:name="_Toc207274524"/>
      <w:bookmarkStart w:id="401" w:name="_Toc207282355"/>
      <w:bookmarkStart w:id="402" w:name="_Toc240908229"/>
      <w:r>
        <w:lastRenderedPageBreak/>
        <w:t>Diagramme de composants</w:t>
      </w:r>
      <w:bookmarkEnd w:id="400"/>
      <w:bookmarkEnd w:id="401"/>
      <w:bookmarkEnd w:id="402"/>
    </w:p>
    <w:p w14:paraId="39855302" w14:textId="7C6F9E37" w:rsidR="00A344EC" w:rsidRDefault="00A344EC">
      <w:pPr>
        <w:pStyle w:val="Titre4"/>
        <w:numPr>
          <w:ilvl w:val="0"/>
          <w:numId w:val="57"/>
        </w:numPr>
        <w:ind w:left="1701"/>
        <w:rPr>
          <w:lang w:val="fr"/>
        </w:rPr>
      </w:pPr>
      <w:bookmarkStart w:id="403" w:name="_Toc207282356"/>
      <w:bookmarkStart w:id="404" w:name="_Toc240908230"/>
      <w:r>
        <w:rPr>
          <w:lang w:val="fr"/>
        </w:rPr>
        <w:t>Présentation</w:t>
      </w:r>
      <w:bookmarkEnd w:id="403"/>
      <w:bookmarkEnd w:id="404"/>
    </w:p>
    <w:p w14:paraId="4ACE45EC" w14:textId="77777777" w:rsidR="00A344EC" w:rsidRDefault="00A344EC" w:rsidP="00A344EC">
      <w:pPr>
        <w:spacing w:before="120" w:after="0"/>
        <w:ind w:firstLine="709"/>
        <w:rPr>
          <w:lang w:eastAsia="fr-FR"/>
        </w:rPr>
      </w:pPr>
      <w:r w:rsidRPr="00746C0D">
        <w:rPr>
          <w:lang w:eastAsia="fr-FR"/>
        </w:rPr>
        <w:t>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w:t>
      </w:r>
    </w:p>
    <w:p w14:paraId="665D5289" w14:textId="39FA0BEF" w:rsidR="00A344EC" w:rsidRPr="00920001" w:rsidRDefault="00A344EC">
      <w:pPr>
        <w:pStyle w:val="Titre4"/>
        <w:numPr>
          <w:ilvl w:val="0"/>
          <w:numId w:val="57"/>
        </w:numPr>
        <w:ind w:left="1701"/>
        <w:rPr>
          <w:szCs w:val="32"/>
          <w:lang w:val="fr"/>
        </w:rPr>
      </w:pPr>
      <w:bookmarkStart w:id="405" w:name="_Toc207282357"/>
      <w:bookmarkStart w:id="406" w:name="_Toc240908231"/>
      <w:r>
        <w:rPr>
          <w:lang w:val="fr"/>
        </w:rPr>
        <w:t>Formalisme</w:t>
      </w:r>
      <w:bookmarkEnd w:id="405"/>
      <w:bookmarkEnd w:id="406"/>
    </w:p>
    <w:p w14:paraId="25344FE0" w14:textId="38145E31" w:rsidR="00A344EC" w:rsidRDefault="00A344EC" w:rsidP="00A344EC">
      <w:pPr>
        <w:pStyle w:val="Titredestableaux"/>
      </w:pPr>
      <w:bookmarkStart w:id="407" w:name="_Toc207274470"/>
      <w:bookmarkStart w:id="408" w:name="_Toc240908087"/>
      <w:r>
        <w:t xml:space="preserve">Tableau </w:t>
      </w:r>
      <w:fldSimple w:instr=" SEQ Tableau \* ARABIC ">
        <w:r w:rsidR="00BB03BA">
          <w:rPr>
            <w:noProof/>
          </w:rPr>
          <w:t>27</w:t>
        </w:r>
      </w:fldSimple>
      <w:r w:rsidRPr="000847DD">
        <w:t>: Formalisme du diagramme de composants</w:t>
      </w:r>
      <w:bookmarkEnd w:id="407"/>
      <w:bookmarkEnd w:id="408"/>
    </w:p>
    <w:tbl>
      <w:tblPr>
        <w:tblStyle w:val="TableauGrille4-Accentuation5"/>
        <w:tblW w:w="0" w:type="auto"/>
        <w:tblLook w:val="04A0" w:firstRow="1" w:lastRow="0" w:firstColumn="1" w:lastColumn="0" w:noHBand="0" w:noVBand="1"/>
      </w:tblPr>
      <w:tblGrid>
        <w:gridCol w:w="2547"/>
        <w:gridCol w:w="3494"/>
        <w:gridCol w:w="3021"/>
      </w:tblGrid>
      <w:tr w:rsidR="00A344EC" w14:paraId="670EDBA6" w14:textId="77777777" w:rsidTr="00E30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E912C0" w14:textId="77777777" w:rsidR="00A344EC" w:rsidRDefault="00A344EC" w:rsidP="00E30DD6">
            <w:pPr>
              <w:jc w:val="center"/>
              <w:rPr>
                <w:lang w:val="fr" w:eastAsia="fr-FR"/>
              </w:rPr>
            </w:pPr>
            <w:r>
              <w:rPr>
                <w:lang w:val="fr" w:eastAsia="fr-FR"/>
              </w:rPr>
              <w:t xml:space="preserve">Élément </w:t>
            </w:r>
          </w:p>
        </w:tc>
        <w:tc>
          <w:tcPr>
            <w:tcW w:w="3494" w:type="dxa"/>
          </w:tcPr>
          <w:p w14:paraId="22812971"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 xml:space="preserve">Description </w:t>
            </w:r>
          </w:p>
        </w:tc>
        <w:tc>
          <w:tcPr>
            <w:tcW w:w="3021" w:type="dxa"/>
          </w:tcPr>
          <w:p w14:paraId="501F97C9" w14:textId="77777777" w:rsidR="00A344EC" w:rsidRDefault="00A344EC" w:rsidP="00E30DD6">
            <w:pPr>
              <w:jc w:val="center"/>
              <w:cnfStyle w:val="100000000000" w:firstRow="1" w:lastRow="0" w:firstColumn="0" w:lastColumn="0" w:oddVBand="0" w:evenVBand="0" w:oddHBand="0" w:evenHBand="0" w:firstRowFirstColumn="0" w:firstRowLastColumn="0" w:lastRowFirstColumn="0" w:lastRowLastColumn="0"/>
              <w:rPr>
                <w:lang w:val="fr" w:eastAsia="fr-FR"/>
              </w:rPr>
            </w:pPr>
            <w:r>
              <w:rPr>
                <w:lang w:val="fr" w:eastAsia="fr-FR"/>
              </w:rPr>
              <w:t>Représentation</w:t>
            </w:r>
          </w:p>
        </w:tc>
      </w:tr>
      <w:tr w:rsidR="00A344EC" w14:paraId="758447AE"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00D6325" w14:textId="77777777" w:rsidR="00A344EC" w:rsidRDefault="00A344EC" w:rsidP="00E30DD6">
            <w:pPr>
              <w:rPr>
                <w:lang w:val="fr" w:eastAsia="fr-FR"/>
              </w:rPr>
            </w:pPr>
            <w:r>
              <w:rPr>
                <w:lang w:val="fr" w:eastAsia="fr-FR"/>
              </w:rPr>
              <w:t>Composant</w:t>
            </w:r>
          </w:p>
        </w:tc>
        <w:tc>
          <w:tcPr>
            <w:tcW w:w="3494" w:type="dxa"/>
          </w:tcPr>
          <w:p w14:paraId="5CA1553C"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p>
        </w:tc>
        <w:tc>
          <w:tcPr>
            <w:tcW w:w="3021" w:type="dxa"/>
          </w:tcPr>
          <w:p w14:paraId="344FD3FC"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1A1C36">
              <w:rPr>
                <w:noProof/>
                <w:lang w:val="fr" w:eastAsia="fr-FR"/>
              </w:rPr>
              <w:drawing>
                <wp:inline distT="0" distB="0" distL="0" distR="0" wp14:anchorId="002443BF" wp14:editId="0A47B195">
                  <wp:extent cx="1294646" cy="528994"/>
                  <wp:effectExtent l="0" t="0" r="1270" b="4445"/>
                  <wp:docPr id="1320666410"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7">
                            <a:extLst>
                              <a:ext uri="{28A0092B-C50C-407E-A947-70E740481C1C}">
                                <a14:useLocalDpi xmlns:a14="http://schemas.microsoft.com/office/drawing/2010/main" val="0"/>
                              </a:ext>
                            </a:extLst>
                          </a:blip>
                          <a:srcRect r="33570" b="34488"/>
                          <a:stretch>
                            <a:fillRect/>
                          </a:stretch>
                        </pic:blipFill>
                        <pic:spPr bwMode="auto">
                          <a:xfrm>
                            <a:off x="0" y="0"/>
                            <a:ext cx="1323759" cy="5408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44EC" w14:paraId="4FC482D6" w14:textId="77777777" w:rsidTr="00E30DD6">
        <w:tc>
          <w:tcPr>
            <w:cnfStyle w:val="001000000000" w:firstRow="0" w:lastRow="0" w:firstColumn="1" w:lastColumn="0" w:oddVBand="0" w:evenVBand="0" w:oddHBand="0" w:evenHBand="0" w:firstRowFirstColumn="0" w:firstRowLastColumn="0" w:lastRowFirstColumn="0" w:lastRowLastColumn="0"/>
            <w:tcW w:w="2547" w:type="dxa"/>
          </w:tcPr>
          <w:p w14:paraId="6EBED5F2" w14:textId="77777777" w:rsidR="00A344EC" w:rsidRDefault="00A344EC" w:rsidP="00E30DD6">
            <w:pPr>
              <w:rPr>
                <w:lang w:val="fr" w:eastAsia="fr-FR"/>
              </w:rPr>
            </w:pPr>
            <w:r>
              <w:rPr>
                <w:lang w:val="fr" w:eastAsia="fr-FR"/>
              </w:rPr>
              <w:t>Dépendance</w:t>
            </w:r>
          </w:p>
        </w:tc>
        <w:tc>
          <w:tcPr>
            <w:tcW w:w="3494" w:type="dxa"/>
          </w:tcPr>
          <w:p w14:paraId="2A2288F2" w14:textId="77777777" w:rsidR="00A344EC" w:rsidRDefault="00A344EC" w:rsidP="00E30DD6">
            <w:pPr>
              <w:cnfStyle w:val="000000000000" w:firstRow="0" w:lastRow="0" w:firstColumn="0" w:lastColumn="0" w:oddVBand="0" w:evenVBand="0" w:oddHBand="0" w:evenHBand="0" w:firstRowFirstColumn="0" w:firstRowLastColumn="0" w:lastRowFirstColumn="0" w:lastRowLastColumn="0"/>
              <w:rPr>
                <w:lang w:val="fr" w:eastAsia="fr-FR"/>
              </w:rPr>
            </w:pPr>
            <w:r w:rsidRPr="00746C0D">
              <w:rPr>
                <w:lang w:eastAsia="fr-FR"/>
              </w:rPr>
              <w:t>Elles sont utilisées pour modéliser la relation entre deux composants.</w:t>
            </w:r>
          </w:p>
        </w:tc>
        <w:tc>
          <w:tcPr>
            <w:tcW w:w="3021" w:type="dxa"/>
          </w:tcPr>
          <w:p w14:paraId="09EC7246"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p>
          <w:p w14:paraId="4EE8B069" w14:textId="77777777" w:rsidR="00A344EC" w:rsidRDefault="00A344EC" w:rsidP="00E30DD6">
            <w:pPr>
              <w:jc w:val="center"/>
              <w:cnfStyle w:val="000000000000" w:firstRow="0" w:lastRow="0" w:firstColumn="0" w:lastColumn="0" w:oddVBand="0" w:evenVBand="0" w:oddHBand="0" w:evenHBand="0" w:firstRowFirstColumn="0" w:firstRowLastColumn="0" w:lastRowFirstColumn="0" w:lastRowLastColumn="0"/>
              <w:rPr>
                <w:lang w:val="fr" w:eastAsia="fr-FR"/>
              </w:rPr>
            </w:pPr>
            <w:r w:rsidRPr="004E0FBE">
              <w:rPr>
                <w:noProof/>
                <w:lang w:val="fr" w:eastAsia="fr-FR"/>
              </w:rPr>
              <w:drawing>
                <wp:inline distT="0" distB="0" distL="0" distR="0" wp14:anchorId="7B7467A2" wp14:editId="3BB8BD82">
                  <wp:extent cx="1502875" cy="199176"/>
                  <wp:effectExtent l="0" t="0" r="0" b="0"/>
                  <wp:docPr id="1356054827"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8">
                            <a:extLst>
                              <a:ext uri="{28A0092B-C50C-407E-A947-70E740481C1C}">
                                <a14:useLocalDpi xmlns:a14="http://schemas.microsoft.com/office/drawing/2010/main" val="0"/>
                              </a:ext>
                            </a:extLst>
                          </a:blip>
                          <a:srcRect r="49140" b="26542"/>
                          <a:stretch>
                            <a:fillRect/>
                          </a:stretch>
                        </pic:blipFill>
                        <pic:spPr bwMode="auto">
                          <a:xfrm>
                            <a:off x="0" y="0"/>
                            <a:ext cx="1514664" cy="2007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44EC" w14:paraId="18CABFF0" w14:textId="77777777" w:rsidTr="00E30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0DC2BA7" w14:textId="77777777" w:rsidR="00A344EC" w:rsidRDefault="00A344EC" w:rsidP="00E30DD6">
            <w:pPr>
              <w:rPr>
                <w:lang w:val="fr" w:eastAsia="fr-FR"/>
              </w:rPr>
            </w:pPr>
            <w:r>
              <w:rPr>
                <w:lang w:val="fr" w:eastAsia="fr-FR"/>
              </w:rPr>
              <w:t>Interface</w:t>
            </w:r>
          </w:p>
        </w:tc>
        <w:tc>
          <w:tcPr>
            <w:tcW w:w="3494" w:type="dxa"/>
          </w:tcPr>
          <w:p w14:paraId="59836C53" w14:textId="77777777" w:rsidR="00A344EC" w:rsidRDefault="00A344EC" w:rsidP="00E30DD6">
            <w:pPr>
              <w:cnfStyle w:val="000000100000" w:firstRow="0" w:lastRow="0" w:firstColumn="0" w:lastColumn="0" w:oddVBand="0" w:evenVBand="0" w:oddHBand="1" w:evenHBand="0" w:firstRowFirstColumn="0" w:firstRowLastColumn="0" w:lastRowFirstColumn="0" w:lastRowLastColumn="0"/>
              <w:rPr>
                <w:lang w:val="fr" w:eastAsia="fr-FR"/>
              </w:rPr>
            </w:pPr>
            <w:r w:rsidRPr="00746C0D">
              <w:rPr>
                <w:lang w:eastAsia="fr-FR"/>
              </w:rPr>
              <w:t>Lien entre deux composants logiciels.</w:t>
            </w:r>
          </w:p>
        </w:tc>
        <w:tc>
          <w:tcPr>
            <w:tcW w:w="3021" w:type="dxa"/>
          </w:tcPr>
          <w:p w14:paraId="21DF9102" w14:textId="77777777" w:rsidR="00A344EC" w:rsidRDefault="00A344EC" w:rsidP="00E30DD6">
            <w:pPr>
              <w:jc w:val="center"/>
              <w:cnfStyle w:val="000000100000" w:firstRow="0" w:lastRow="0" w:firstColumn="0" w:lastColumn="0" w:oddVBand="0" w:evenVBand="0" w:oddHBand="1" w:evenHBand="0" w:firstRowFirstColumn="0" w:firstRowLastColumn="0" w:lastRowFirstColumn="0" w:lastRowLastColumn="0"/>
              <w:rPr>
                <w:lang w:val="fr" w:eastAsia="fr-FR"/>
              </w:rPr>
            </w:pPr>
            <w:r w:rsidRPr="00655D32">
              <w:rPr>
                <w:noProof/>
                <w:lang w:val="fr" w:eastAsia="fr-FR"/>
              </w:rPr>
              <w:drawing>
                <wp:inline distT="0" distB="0" distL="0" distR="0" wp14:anchorId="394B051C" wp14:editId="0E0FD7B2">
                  <wp:extent cx="552261" cy="406074"/>
                  <wp:effectExtent l="0" t="0" r="635" b="0"/>
                  <wp:docPr id="178296401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9">
                            <a:extLst>
                              <a:ext uri="{28A0092B-C50C-407E-A947-70E740481C1C}">
                                <a14:useLocalDpi xmlns:a14="http://schemas.microsoft.com/office/drawing/2010/main" val="0"/>
                              </a:ext>
                            </a:extLst>
                          </a:blip>
                          <a:srcRect r="32012" b="39071"/>
                          <a:stretch>
                            <a:fillRect/>
                          </a:stretch>
                        </pic:blipFill>
                        <pic:spPr bwMode="auto">
                          <a:xfrm>
                            <a:off x="0" y="0"/>
                            <a:ext cx="554821" cy="4079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32153B" w14:textId="77777777" w:rsidR="00A344EC" w:rsidRPr="005569F9" w:rsidRDefault="00A344EC" w:rsidP="00A344EC">
      <w:pPr>
        <w:rPr>
          <w:lang w:eastAsia="fr-FR"/>
        </w:rPr>
      </w:pPr>
    </w:p>
    <w:p w14:paraId="5D65575E" w14:textId="20158A92" w:rsidR="00A344EC" w:rsidRDefault="00A344EC">
      <w:pPr>
        <w:pStyle w:val="Titre4"/>
        <w:numPr>
          <w:ilvl w:val="0"/>
          <w:numId w:val="57"/>
        </w:numPr>
        <w:ind w:left="1701"/>
        <w:rPr>
          <w:lang w:val="fr"/>
        </w:rPr>
      </w:pPr>
      <w:bookmarkStart w:id="409" w:name="_Toc207282358"/>
      <w:bookmarkStart w:id="410" w:name="_Toc240908232"/>
      <w:r>
        <w:rPr>
          <w:lang w:val="fr"/>
        </w:rPr>
        <w:t>Exemple de diagramme de composant</w:t>
      </w:r>
      <w:bookmarkEnd w:id="409"/>
      <w:bookmarkEnd w:id="410"/>
    </w:p>
    <w:p w14:paraId="13D5904F" w14:textId="77777777" w:rsidR="00A344EC" w:rsidRDefault="00A344EC" w:rsidP="00A344EC">
      <w:pPr>
        <w:rPr>
          <w:lang w:val="fr" w:eastAsia="fr-FR"/>
        </w:rPr>
      </w:pPr>
    </w:p>
    <w:p w14:paraId="030DF467" w14:textId="77777777" w:rsidR="00A344EC" w:rsidRDefault="00A344EC" w:rsidP="00A344EC">
      <w:pPr>
        <w:keepNext/>
      </w:pPr>
      <w:r w:rsidRPr="00FA61BB">
        <w:rPr>
          <w:noProof/>
          <w:lang w:val="fr" w:eastAsia="fr-FR"/>
        </w:rPr>
        <w:drawing>
          <wp:inline distT="0" distB="0" distL="0" distR="0" wp14:anchorId="10D276F2" wp14:editId="7529ECFD">
            <wp:extent cx="5777164" cy="1511929"/>
            <wp:effectExtent l="0" t="0" r="0" b="0"/>
            <wp:docPr id="39818853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0">
                      <a:extLst>
                        <a:ext uri="{28A0092B-C50C-407E-A947-70E740481C1C}">
                          <a14:useLocalDpi xmlns:a14="http://schemas.microsoft.com/office/drawing/2010/main" val="0"/>
                        </a:ext>
                      </a:extLst>
                    </a:blip>
                    <a:srcRect r="32900" b="34473"/>
                    <a:stretch>
                      <a:fillRect/>
                    </a:stretch>
                  </pic:blipFill>
                  <pic:spPr bwMode="auto">
                    <a:xfrm>
                      <a:off x="0" y="0"/>
                      <a:ext cx="5849492" cy="1530858"/>
                    </a:xfrm>
                    <a:prstGeom prst="rect">
                      <a:avLst/>
                    </a:prstGeom>
                    <a:noFill/>
                    <a:ln>
                      <a:noFill/>
                    </a:ln>
                    <a:extLst>
                      <a:ext uri="{53640926-AAD7-44D8-BBD7-CCE9431645EC}">
                        <a14:shadowObscured xmlns:a14="http://schemas.microsoft.com/office/drawing/2010/main"/>
                      </a:ext>
                    </a:extLst>
                  </pic:spPr>
                </pic:pic>
              </a:graphicData>
            </a:graphic>
          </wp:inline>
        </w:drawing>
      </w:r>
    </w:p>
    <w:p w14:paraId="4965D4C1" w14:textId="57B006AF" w:rsidR="00A344EC" w:rsidRDefault="00A344EC" w:rsidP="00A344EC">
      <w:pPr>
        <w:pStyle w:val="Lgende"/>
        <w:rPr>
          <w:rStyle w:val="Accentuation"/>
        </w:rPr>
      </w:pPr>
      <w:bookmarkStart w:id="411" w:name="_Toc207282409"/>
      <w:bookmarkStart w:id="412" w:name="_Toc240908051"/>
      <w:r w:rsidRPr="00920001">
        <w:rPr>
          <w:rStyle w:val="Accentuation"/>
        </w:rPr>
        <w:t xml:space="preserve">Figure </w:t>
      </w:r>
      <w:r w:rsidRPr="00920001">
        <w:rPr>
          <w:rStyle w:val="Accentuation"/>
        </w:rPr>
        <w:fldChar w:fldCharType="begin"/>
      </w:r>
      <w:r w:rsidRPr="00920001">
        <w:rPr>
          <w:rStyle w:val="Accentuation"/>
        </w:rPr>
        <w:instrText xml:space="preserve"> SEQ Figure \* ARABIC </w:instrText>
      </w:r>
      <w:r w:rsidRPr="00920001">
        <w:rPr>
          <w:rStyle w:val="Accentuation"/>
        </w:rPr>
        <w:fldChar w:fldCharType="separate"/>
      </w:r>
      <w:r w:rsidR="0088132C">
        <w:rPr>
          <w:rStyle w:val="Accentuation"/>
          <w:noProof/>
        </w:rPr>
        <w:t>36</w:t>
      </w:r>
      <w:r w:rsidRPr="00920001">
        <w:rPr>
          <w:rStyle w:val="Accentuation"/>
        </w:rPr>
        <w:fldChar w:fldCharType="end"/>
      </w:r>
      <w:r w:rsidRPr="00920001">
        <w:rPr>
          <w:rStyle w:val="Accentuation"/>
        </w:rPr>
        <w:t xml:space="preserve">: Exemple de diagramme de </w:t>
      </w:r>
      <w:bookmarkEnd w:id="411"/>
      <w:r w:rsidR="00942B41">
        <w:rPr>
          <w:rStyle w:val="Accentuation"/>
        </w:rPr>
        <w:t>composant</w:t>
      </w:r>
      <w:bookmarkEnd w:id="412"/>
    </w:p>
    <w:p w14:paraId="0BBF2434" w14:textId="6BA3C1C1" w:rsidR="00AE5656" w:rsidRPr="00AE5656" w:rsidRDefault="00AE5656" w:rsidP="00AE5656">
      <w:pPr>
        <w:spacing w:line="259" w:lineRule="auto"/>
        <w:jc w:val="left"/>
        <w:rPr>
          <w:lang w:val="fr" w:eastAsia="fr-FR"/>
        </w:rPr>
      </w:pPr>
      <w:r>
        <w:rPr>
          <w:lang w:val="fr" w:eastAsia="fr-FR"/>
        </w:rPr>
        <w:br w:type="page"/>
      </w:r>
    </w:p>
    <w:p w14:paraId="629FD8F0" w14:textId="1A28165D" w:rsidR="00A344EC" w:rsidRDefault="00A344EC">
      <w:pPr>
        <w:pStyle w:val="Titre4"/>
        <w:numPr>
          <w:ilvl w:val="0"/>
          <w:numId w:val="57"/>
        </w:numPr>
        <w:ind w:left="1701"/>
        <w:rPr>
          <w:lang w:val="fr"/>
        </w:rPr>
      </w:pPr>
      <w:bookmarkStart w:id="413" w:name="_Toc207282359"/>
      <w:bookmarkStart w:id="414" w:name="_Toc240908233"/>
      <w:r>
        <w:rPr>
          <w:lang w:val="fr"/>
        </w:rPr>
        <w:lastRenderedPageBreak/>
        <w:t>Diagramme de composant de notre projet</w:t>
      </w:r>
      <w:bookmarkEnd w:id="413"/>
      <w:bookmarkEnd w:id="414"/>
    </w:p>
    <w:p w14:paraId="06B9D65A" w14:textId="77777777" w:rsidR="00AE5656" w:rsidRPr="00AE5656" w:rsidRDefault="00AE5656" w:rsidP="00AE5656">
      <w:pPr>
        <w:rPr>
          <w:lang w:val="fr"/>
        </w:rPr>
      </w:pPr>
    </w:p>
    <w:p w14:paraId="29526474" w14:textId="10082CDD" w:rsidR="00A344EC" w:rsidRDefault="00BD611E" w:rsidP="00BD611E">
      <w:pPr>
        <w:keepNext/>
        <w:ind w:left="-567" w:right="-567"/>
        <w:jc w:val="center"/>
      </w:pPr>
      <w:r w:rsidRPr="00BD611E">
        <w:rPr>
          <w:noProof/>
        </w:rPr>
        <w:drawing>
          <wp:inline distT="0" distB="0" distL="0" distR="0" wp14:anchorId="1AEDB0D5" wp14:editId="1D4F54B1">
            <wp:extent cx="6284817" cy="3111500"/>
            <wp:effectExtent l="0" t="0" r="1905" b="0"/>
            <wp:docPr id="2019379632"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1">
                      <a:extLst>
                        <a:ext uri="{28A0092B-C50C-407E-A947-70E740481C1C}">
                          <a14:useLocalDpi xmlns:a14="http://schemas.microsoft.com/office/drawing/2010/main" val="0"/>
                        </a:ext>
                      </a:extLst>
                    </a:blip>
                    <a:srcRect r="32760" b="32740"/>
                    <a:stretch>
                      <a:fillRect/>
                    </a:stretch>
                  </pic:blipFill>
                  <pic:spPr bwMode="auto">
                    <a:xfrm>
                      <a:off x="0" y="0"/>
                      <a:ext cx="6308285" cy="3123119"/>
                    </a:xfrm>
                    <a:prstGeom prst="rect">
                      <a:avLst/>
                    </a:prstGeom>
                    <a:noFill/>
                    <a:ln>
                      <a:noFill/>
                    </a:ln>
                    <a:extLst>
                      <a:ext uri="{53640926-AAD7-44D8-BBD7-CCE9431645EC}">
                        <a14:shadowObscured xmlns:a14="http://schemas.microsoft.com/office/drawing/2010/main"/>
                      </a:ext>
                    </a:extLst>
                  </pic:spPr>
                </pic:pic>
              </a:graphicData>
            </a:graphic>
          </wp:inline>
        </w:drawing>
      </w:r>
    </w:p>
    <w:p w14:paraId="58E473E1" w14:textId="60B9FF4C" w:rsidR="00A344EC" w:rsidRPr="00DD1123" w:rsidRDefault="00A344EC" w:rsidP="00A344EC">
      <w:pPr>
        <w:pStyle w:val="Lgende"/>
        <w:rPr>
          <w:rStyle w:val="Accentuation"/>
        </w:rPr>
      </w:pPr>
      <w:bookmarkStart w:id="415" w:name="_Toc207282410"/>
      <w:bookmarkStart w:id="416" w:name="_Toc240908052"/>
      <w:r w:rsidRPr="00DD1123">
        <w:rPr>
          <w:rStyle w:val="Accentuation"/>
        </w:rPr>
        <w:t xml:space="preserve">Figure </w:t>
      </w:r>
      <w:r w:rsidRPr="00DD1123">
        <w:rPr>
          <w:rStyle w:val="Accentuation"/>
        </w:rPr>
        <w:fldChar w:fldCharType="begin"/>
      </w:r>
      <w:r w:rsidRPr="00DD1123">
        <w:rPr>
          <w:rStyle w:val="Accentuation"/>
        </w:rPr>
        <w:instrText xml:space="preserve"> SEQ Figure \* ARABIC </w:instrText>
      </w:r>
      <w:r w:rsidRPr="00DD1123">
        <w:rPr>
          <w:rStyle w:val="Accentuation"/>
        </w:rPr>
        <w:fldChar w:fldCharType="separate"/>
      </w:r>
      <w:r w:rsidR="0088132C">
        <w:rPr>
          <w:rStyle w:val="Accentuation"/>
          <w:noProof/>
        </w:rPr>
        <w:t>37</w:t>
      </w:r>
      <w:r w:rsidRPr="00DD1123">
        <w:rPr>
          <w:rStyle w:val="Accentuation"/>
        </w:rPr>
        <w:fldChar w:fldCharType="end"/>
      </w:r>
      <w:r w:rsidRPr="00DD1123">
        <w:rPr>
          <w:rStyle w:val="Accentuation"/>
        </w:rPr>
        <w:t xml:space="preserve">: Diagramme de </w:t>
      </w:r>
      <w:r w:rsidR="00942B41">
        <w:rPr>
          <w:rStyle w:val="Accentuation"/>
        </w:rPr>
        <w:t>composant</w:t>
      </w:r>
      <w:r w:rsidRPr="00DD1123">
        <w:rPr>
          <w:rStyle w:val="Accentuation"/>
        </w:rPr>
        <w:t xml:space="preserve"> du projet</w:t>
      </w:r>
      <w:bookmarkEnd w:id="415"/>
      <w:bookmarkEnd w:id="416"/>
    </w:p>
    <w:p w14:paraId="4F3E725A" w14:textId="77777777" w:rsidR="00A344EC" w:rsidRDefault="00A344EC" w:rsidP="00A344EC">
      <w:pPr>
        <w:spacing w:line="259" w:lineRule="auto"/>
        <w:jc w:val="left"/>
        <w:rPr>
          <w:lang w:val="fr" w:eastAsia="fr-FR"/>
        </w:rPr>
      </w:pPr>
      <w:r>
        <w:rPr>
          <w:lang w:val="fr" w:eastAsia="fr-FR"/>
        </w:rPr>
        <w:br w:type="page"/>
      </w:r>
    </w:p>
    <w:p w14:paraId="51DE02DC" w14:textId="77777777" w:rsidR="00841629" w:rsidRDefault="00841629" w:rsidP="00A037E7">
      <w:bookmarkStart w:id="417" w:name="_Toc207274525"/>
      <w:bookmarkStart w:id="418" w:name="_Toc207282360"/>
    </w:p>
    <w:p w14:paraId="29B5CAF3" w14:textId="58C327E3" w:rsidR="00A344EC" w:rsidRDefault="00A344EC" w:rsidP="00A344EC">
      <w:pPr>
        <w:pStyle w:val="Titre2"/>
      </w:pPr>
      <w:bookmarkStart w:id="419" w:name="_Toc240908234"/>
      <w:r>
        <w:t>CONCLUSION</w:t>
      </w:r>
      <w:bookmarkEnd w:id="417"/>
      <w:bookmarkEnd w:id="418"/>
      <w:bookmarkEnd w:id="419"/>
    </w:p>
    <w:p w14:paraId="7592DE84" w14:textId="77777777" w:rsidR="00841629" w:rsidRPr="00841629" w:rsidRDefault="00841629" w:rsidP="00841629">
      <w:pPr>
        <w:rPr>
          <w:sz w:val="18"/>
          <w:szCs w:val="16"/>
          <w:lang w:eastAsia="fr-FR"/>
        </w:rPr>
      </w:pPr>
    </w:p>
    <w:p w14:paraId="3109F570" w14:textId="77777777" w:rsidR="004C1F5B" w:rsidRDefault="00A344EC" w:rsidP="008B2553">
      <w:pPr>
        <w:ind w:firstLine="708"/>
        <w:rPr>
          <w:lang w:eastAsia="fr-FR"/>
        </w:rPr>
      </w:pPr>
      <w:r w:rsidRPr="00E04FC8">
        <w:rPr>
          <w:lang w:eastAsia="fr-FR"/>
        </w:rPr>
        <w:t>La réalisation du projet, appuyée par les choix technologiques, les architectures et les diagrammes associés, fournit une vision claire de la structure et du fonctionnement du système. Elle constitue la dernière étape avant les phases de tests et de mise en production.</w:t>
      </w:r>
    </w:p>
    <w:p w14:paraId="00A063D9" w14:textId="77777777" w:rsidR="00501326" w:rsidRDefault="00501326" w:rsidP="008B2553">
      <w:pPr>
        <w:ind w:firstLine="708"/>
        <w:rPr>
          <w:lang w:eastAsia="fr-FR"/>
        </w:rPr>
      </w:pPr>
    </w:p>
    <w:p w14:paraId="0E04C211" w14:textId="7699BBDE" w:rsidR="00503F2B" w:rsidRDefault="00326470" w:rsidP="00852B84">
      <w:r>
        <w:rPr>
          <w:lang w:eastAsia="fr-FR"/>
        </w:rPr>
        <w:br w:type="page"/>
      </w:r>
      <w:r w:rsidR="00503F2B">
        <w:rPr>
          <w:noProof/>
        </w:rPr>
        <w:lastRenderedPageBreak/>
        <mc:AlternateContent>
          <mc:Choice Requires="wps">
            <w:drawing>
              <wp:anchor distT="0" distB="0" distL="114300" distR="114300" simplePos="0" relativeHeight="251658283" behindDoc="0" locked="0" layoutInCell="1" allowOverlap="1" wp14:anchorId="177C337A" wp14:editId="7E5208CA">
                <wp:simplePos x="0" y="0"/>
                <wp:positionH relativeFrom="margin">
                  <wp:posOffset>592455</wp:posOffset>
                </wp:positionH>
                <wp:positionV relativeFrom="paragraph">
                  <wp:posOffset>134620</wp:posOffset>
                </wp:positionV>
                <wp:extent cx="5156200" cy="749300"/>
                <wp:effectExtent l="0" t="0" r="25400" b="12700"/>
                <wp:wrapNone/>
                <wp:docPr id="1158276949" name="Rectangle : coins arrondis 23"/>
                <wp:cNvGraphicFramePr/>
                <a:graphic xmlns:a="http://schemas.openxmlformats.org/drawingml/2006/main">
                  <a:graphicData uri="http://schemas.microsoft.com/office/word/2010/wordprocessingShape">
                    <wps:wsp>
                      <wps:cNvSpPr/>
                      <wps:spPr>
                        <a:xfrm>
                          <a:off x="0" y="0"/>
                          <a:ext cx="5156200" cy="74930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730424" w14:textId="77777777" w:rsidR="00503F2B" w:rsidRPr="002D3F7C" w:rsidRDefault="00503F2B" w:rsidP="00D217F0">
                            <w:pPr>
                              <w:pStyle w:val="Titre2"/>
                            </w:pPr>
                            <w:bookmarkStart w:id="420" w:name="_Toc240908235"/>
                            <w:r w:rsidRPr="002D3F7C">
                              <w:t xml:space="preserve">DOSSIER </w:t>
                            </w:r>
                            <w:r>
                              <w:t>6</w:t>
                            </w:r>
                            <w:r w:rsidRPr="002D3F7C">
                              <w:t> :</w:t>
                            </w:r>
                            <w:r>
                              <w:t xml:space="preserve"> Test de fonctionnalités</w:t>
                            </w:r>
                            <w:bookmarkEnd w:id="420"/>
                          </w:p>
                          <w:p w14:paraId="6672BB3B" w14:textId="77777777" w:rsidR="00503F2B" w:rsidRDefault="00503F2B" w:rsidP="00503F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7C337A" id="_x0000_s1057" style="position:absolute;left:0;text-align:left;margin-left:46.65pt;margin-top:10.6pt;width:406pt;height:59pt;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" fillcolor="#4472c4 [3204]" strokecolor="#09101d [484]" strokeweight="1pt">
                <v:stroke joinstyle="miter"/>
                <v:textbox>
                  <w:txbxContent>
                    <w:p w14:paraId="5B730424" w14:textId="77777777" w:rsidR="00503F2B" w:rsidRPr="002D3F7C" w:rsidRDefault="00503F2B" w:rsidP="00D217F0">
                      <w:pPr>
                        <w:pStyle w:val="Titre2"/>
                      </w:pPr>
                      <w:bookmarkStart w:id="421" w:name="_Toc240908235"/>
                      <w:r w:rsidRPr="002D3F7C">
                        <w:t xml:space="preserve">DOSSIER </w:t>
                      </w:r>
                      <w:r>
                        <w:t>6</w:t>
                      </w:r>
                      <w:r w:rsidRPr="002D3F7C">
                        <w:t> :</w:t>
                      </w:r>
                      <w:r>
                        <w:t xml:space="preserve"> Test de fonctionnalités</w:t>
                      </w:r>
                      <w:bookmarkEnd w:id="421"/>
                    </w:p>
                    <w:p w14:paraId="6672BB3B" w14:textId="77777777" w:rsidR="00503F2B" w:rsidRDefault="00503F2B" w:rsidP="00503F2B">
                      <w:pPr>
                        <w:jc w:val="center"/>
                      </w:pPr>
                    </w:p>
                  </w:txbxContent>
                </v:textbox>
                <w10:wrap anchorx="margin"/>
              </v:roundrect>
            </w:pict>
          </mc:Fallback>
        </mc:AlternateContent>
      </w:r>
      <w:r w:rsidR="00503F2B">
        <w:t xml:space="preserve"> </w:t>
      </w:r>
    </w:p>
    <w:p w14:paraId="6795BFCB" w14:textId="77777777" w:rsidR="00503F2B" w:rsidRDefault="00503F2B" w:rsidP="00503F2B">
      <w:pPr>
        <w:spacing w:after="158"/>
        <w:ind w:left="-5"/>
        <w:rPr>
          <w:u w:val="single" w:color="000000"/>
        </w:rPr>
      </w:pPr>
    </w:p>
    <w:p w14:paraId="319F160B" w14:textId="77777777" w:rsidR="00503F2B" w:rsidRDefault="00503F2B" w:rsidP="00503F2B">
      <w:pPr>
        <w:spacing w:after="158"/>
        <w:ind w:left="-5"/>
        <w:rPr>
          <w:u w:val="single" w:color="000000"/>
        </w:rPr>
      </w:pPr>
    </w:p>
    <w:p w14:paraId="667A6E8E" w14:textId="77777777" w:rsidR="00503F2B" w:rsidRDefault="00503F2B" w:rsidP="00503F2B">
      <w:pPr>
        <w:spacing w:after="158"/>
        <w:ind w:left="-5"/>
        <w:rPr>
          <w:u w:val="single" w:color="000000"/>
        </w:rPr>
      </w:pPr>
    </w:p>
    <w:p w14:paraId="76EBC2BB" w14:textId="3F1D6A0E" w:rsidR="00503F2B" w:rsidRDefault="00503F2B" w:rsidP="00503F2B">
      <w:pPr>
        <w:spacing w:after="158"/>
        <w:ind w:left="-5"/>
      </w:pPr>
      <w:r>
        <w:rPr>
          <w:u w:val="single" w:color="000000"/>
        </w:rPr>
        <w:t xml:space="preserve">Résumé </w:t>
      </w:r>
      <w:r>
        <w:t xml:space="preserve">: </w:t>
      </w:r>
    </w:p>
    <w:p w14:paraId="4D9A8707" w14:textId="77777777" w:rsidR="00503F2B" w:rsidRDefault="00503F2B" w:rsidP="00503F2B">
      <w:pPr>
        <w:spacing w:after="158"/>
        <w:ind w:left="-5"/>
      </w:pPr>
      <w:r>
        <w:rPr>
          <w:noProof/>
        </w:rPr>
        <mc:AlternateContent>
          <mc:Choice Requires="wps">
            <w:drawing>
              <wp:anchor distT="0" distB="0" distL="114300" distR="114300" simplePos="0" relativeHeight="251658281" behindDoc="0" locked="0" layoutInCell="1" allowOverlap="1" wp14:anchorId="40F8B9D4" wp14:editId="20FDD8A7">
                <wp:simplePos x="0" y="0"/>
                <wp:positionH relativeFrom="margin">
                  <wp:posOffset>367690</wp:posOffset>
                </wp:positionH>
                <wp:positionV relativeFrom="paragraph">
                  <wp:posOffset>57232</wp:posOffset>
                </wp:positionV>
                <wp:extent cx="5257165" cy="796705"/>
                <wp:effectExtent l="0" t="0" r="19685" b="22860"/>
                <wp:wrapNone/>
                <wp:docPr id="1602649726" name="Rectangle : coins arrondis 16"/>
                <wp:cNvGraphicFramePr/>
                <a:graphic xmlns:a="http://schemas.openxmlformats.org/drawingml/2006/main">
                  <a:graphicData uri="http://schemas.microsoft.com/office/word/2010/wordprocessingShape">
                    <wps:wsp>
                      <wps:cNvSpPr/>
                      <wps:spPr>
                        <a:xfrm>
                          <a:off x="0" y="0"/>
                          <a:ext cx="5257165" cy="79670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85C4B0" w14:textId="77777777" w:rsidR="00503F2B" w:rsidRPr="003F44E8" w:rsidRDefault="00503F2B" w:rsidP="00503F2B">
                            <w:pPr>
                              <w:rPr>
                                <w:color w:val="000000" w:themeColor="text1"/>
                              </w:rPr>
                            </w:pPr>
                            <w:r w:rsidRPr="00C80C85">
                              <w:rPr>
                                <w:color w:val="000000" w:themeColor="text1"/>
                              </w:rPr>
                              <w:t>Ce dossier présente les tests réalisés sur les principales fonctionnalités de l’application afin de vérifier leur conformité et leur bon fonctionnement.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8B9D4" id="_x0000_s1058" style="position:absolute;left:0;text-align:left;margin-left:28.95pt;margin-top:4.5pt;width:413.95pt;height:62.7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" filled="f" strokecolor="#09101d [484]" strokeweight="1pt">
                <v:stroke joinstyle="miter"/>
                <v:textbox>
                  <w:txbxContent>
                    <w:p w14:paraId="5A85C4B0" w14:textId="77777777" w:rsidR="00503F2B" w:rsidRPr="003F44E8" w:rsidRDefault="00503F2B" w:rsidP="00503F2B">
                      <w:pPr>
                        <w:rPr>
                          <w:color w:val="000000" w:themeColor="text1"/>
                        </w:rPr>
                      </w:pPr>
                      <w:r w:rsidRPr="00C80C85">
                        <w:rPr>
                          <w:color w:val="000000" w:themeColor="text1"/>
                        </w:rPr>
                        <w:t>Ce dossier présente les tests réalisés sur les principales fonctionnalités de l’application afin de vérifier leur conformité et leur bon fonctionnement.</w:t>
                      </w:r>
                    </w:p>
                  </w:txbxContent>
                </v:textbox>
                <w10:wrap anchorx="margin"/>
              </v:roundrect>
            </w:pict>
          </mc:Fallback>
        </mc:AlternateContent>
      </w:r>
    </w:p>
    <w:p w14:paraId="3C3B0490" w14:textId="77777777" w:rsidR="00503F2B" w:rsidRDefault="00503F2B" w:rsidP="00503F2B">
      <w:pPr>
        <w:spacing w:after="158"/>
        <w:ind w:left="-5"/>
      </w:pPr>
    </w:p>
    <w:p w14:paraId="3F2AED2B" w14:textId="77777777" w:rsidR="00503F2B" w:rsidRDefault="00503F2B" w:rsidP="00503F2B">
      <w:pPr>
        <w:spacing w:after="156"/>
      </w:pPr>
    </w:p>
    <w:p w14:paraId="6CD950D4" w14:textId="77777777" w:rsidR="00503F2B" w:rsidRDefault="00503F2B" w:rsidP="00503F2B">
      <w:pPr>
        <w:spacing w:after="158"/>
      </w:pPr>
    </w:p>
    <w:p w14:paraId="67FEB66C" w14:textId="77777777" w:rsidR="00503F2B" w:rsidRDefault="00503F2B" w:rsidP="00503F2B">
      <w:pPr>
        <w:spacing w:after="158"/>
        <w:ind w:left="-5"/>
      </w:pPr>
      <w:r>
        <w:rPr>
          <w:u w:val="single" w:color="000000"/>
        </w:rPr>
        <w:t>Plan :</w:t>
      </w:r>
      <w:r>
        <w:t xml:space="preserve"> </w:t>
      </w:r>
    </w:p>
    <w:p w14:paraId="31A92C2B" w14:textId="77777777" w:rsidR="00503F2B" w:rsidRDefault="00503F2B" w:rsidP="00503F2B">
      <w:pPr>
        <w:spacing w:after="158"/>
        <w:ind w:left="-5"/>
      </w:pPr>
      <w:r>
        <w:rPr>
          <w:noProof/>
        </w:rPr>
        <mc:AlternateContent>
          <mc:Choice Requires="wps">
            <w:drawing>
              <wp:anchor distT="0" distB="0" distL="114300" distR="114300" simplePos="0" relativeHeight="251658282" behindDoc="0" locked="0" layoutInCell="1" allowOverlap="1" wp14:anchorId="456D41F4" wp14:editId="0B880BD4">
                <wp:simplePos x="0" y="0"/>
                <wp:positionH relativeFrom="column">
                  <wp:posOffset>471805</wp:posOffset>
                </wp:positionH>
                <wp:positionV relativeFrom="paragraph">
                  <wp:posOffset>8255</wp:posOffset>
                </wp:positionV>
                <wp:extent cx="5454650" cy="3771900"/>
                <wp:effectExtent l="0" t="0" r="0" b="0"/>
                <wp:wrapNone/>
                <wp:docPr id="1422253938" name="Rectangle : en biseau 17"/>
                <wp:cNvGraphicFramePr/>
                <a:graphic xmlns:a="http://schemas.openxmlformats.org/drawingml/2006/main">
                  <a:graphicData uri="http://schemas.microsoft.com/office/word/2010/wordprocessingShape">
                    <wps:wsp>
                      <wps:cNvSpPr/>
                      <wps:spPr>
                        <a:xfrm>
                          <a:off x="0" y="0"/>
                          <a:ext cx="5454650" cy="3771900"/>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D7703F" w14:textId="77777777" w:rsidR="00503F2B" w:rsidRDefault="00503F2B" w:rsidP="00503F2B">
                            <w:pPr>
                              <w:rPr>
                                <w:sz w:val="40"/>
                                <w:szCs w:val="36"/>
                              </w:rPr>
                            </w:pPr>
                            <w:r w:rsidRPr="00B34F73">
                              <w:rPr>
                                <w:sz w:val="40"/>
                                <w:szCs w:val="36"/>
                              </w:rPr>
                              <w:t>INTRODUCTION</w:t>
                            </w:r>
                          </w:p>
                          <w:p w14:paraId="5BFA18B2" w14:textId="77777777" w:rsidR="00503F2B" w:rsidRPr="00B34F73" w:rsidRDefault="00503F2B" w:rsidP="00503F2B">
                            <w:pPr>
                              <w:rPr>
                                <w:sz w:val="40"/>
                                <w:szCs w:val="36"/>
                              </w:rPr>
                            </w:pPr>
                            <w:r>
                              <w:rPr>
                                <w:sz w:val="40"/>
                                <w:szCs w:val="36"/>
                              </w:rPr>
                              <w:tab/>
                              <w:t>Test de fonctionnalités</w:t>
                            </w:r>
                          </w:p>
                          <w:p w14:paraId="24924F84" w14:textId="77777777" w:rsidR="00503F2B" w:rsidRPr="00B34F73" w:rsidRDefault="00503F2B" w:rsidP="00503F2B">
                            <w:pPr>
                              <w:rPr>
                                <w:sz w:val="40"/>
                                <w:szCs w:val="36"/>
                              </w:rPr>
                            </w:pPr>
                            <w:r w:rsidRPr="00B34F73">
                              <w:rPr>
                                <w:sz w:val="40"/>
                                <w:szCs w:val="36"/>
                              </w:rPr>
                              <w:t>CONCLUSION</w:t>
                            </w:r>
                          </w:p>
                          <w:p w14:paraId="1C012F2E" w14:textId="77777777" w:rsidR="00503F2B" w:rsidRDefault="00503F2B" w:rsidP="00503F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D41F4" id="_x0000_s1059" type="#_x0000_t84" style="position:absolute;left:0;text-align:left;margin-left:37.15pt;margin-top:.65pt;width:429.5pt;height:297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" adj="1248" fillcolor="#4472c4 [3204]" stroked="f" strokeweight="1pt">
                <v:textbox>
                  <w:txbxContent>
                    <w:p w14:paraId="58D7703F" w14:textId="77777777" w:rsidR="00503F2B" w:rsidRDefault="00503F2B" w:rsidP="00503F2B">
                      <w:pPr>
                        <w:rPr>
                          <w:sz w:val="40"/>
                          <w:szCs w:val="36"/>
                        </w:rPr>
                      </w:pPr>
                      <w:r w:rsidRPr="00B34F73">
                        <w:rPr>
                          <w:sz w:val="40"/>
                          <w:szCs w:val="36"/>
                        </w:rPr>
                        <w:t>INTRODUCTION</w:t>
                      </w:r>
                    </w:p>
                    <w:p w14:paraId="5BFA18B2" w14:textId="77777777" w:rsidR="00503F2B" w:rsidRPr="00B34F73" w:rsidRDefault="00503F2B" w:rsidP="00503F2B">
                      <w:pPr>
                        <w:rPr>
                          <w:sz w:val="40"/>
                          <w:szCs w:val="36"/>
                        </w:rPr>
                      </w:pPr>
                      <w:r>
                        <w:rPr>
                          <w:sz w:val="40"/>
                          <w:szCs w:val="36"/>
                        </w:rPr>
                        <w:tab/>
                        <w:t>Test de fonctionnalités</w:t>
                      </w:r>
                    </w:p>
                    <w:p w14:paraId="24924F84" w14:textId="77777777" w:rsidR="00503F2B" w:rsidRPr="00B34F73" w:rsidRDefault="00503F2B" w:rsidP="00503F2B">
                      <w:pPr>
                        <w:rPr>
                          <w:sz w:val="40"/>
                          <w:szCs w:val="36"/>
                        </w:rPr>
                      </w:pPr>
                      <w:r w:rsidRPr="00B34F73">
                        <w:rPr>
                          <w:sz w:val="40"/>
                          <w:szCs w:val="36"/>
                        </w:rPr>
                        <w:t>CONCLUSION</w:t>
                      </w:r>
                    </w:p>
                    <w:p w14:paraId="1C012F2E" w14:textId="77777777" w:rsidR="00503F2B" w:rsidRDefault="00503F2B" w:rsidP="00503F2B"/>
                  </w:txbxContent>
                </v:textbox>
              </v:shape>
            </w:pict>
          </mc:Fallback>
        </mc:AlternateContent>
      </w:r>
    </w:p>
    <w:p w14:paraId="42104CC8" w14:textId="77777777" w:rsidR="00503F2B" w:rsidRDefault="00503F2B" w:rsidP="00503F2B">
      <w:pPr>
        <w:spacing w:after="0"/>
      </w:pPr>
      <w:r>
        <w:t xml:space="preserve"> </w:t>
      </w:r>
    </w:p>
    <w:p w14:paraId="065E625C" w14:textId="77777777" w:rsidR="00503F2B" w:rsidRDefault="00503F2B" w:rsidP="00503F2B">
      <w:pPr>
        <w:spacing w:after="0"/>
      </w:pPr>
    </w:p>
    <w:p w14:paraId="6DF024C2" w14:textId="77777777" w:rsidR="00503F2B" w:rsidRDefault="00503F2B" w:rsidP="00503F2B">
      <w:pPr>
        <w:spacing w:after="156"/>
      </w:pPr>
      <w:r>
        <w:t xml:space="preserve"> </w:t>
      </w:r>
    </w:p>
    <w:p w14:paraId="30BF0F4D" w14:textId="77777777" w:rsidR="00503F2B" w:rsidRDefault="00503F2B" w:rsidP="00503F2B">
      <w:pPr>
        <w:spacing w:after="0"/>
      </w:pPr>
      <w:r>
        <w:t xml:space="preserve"> </w:t>
      </w:r>
    </w:p>
    <w:p w14:paraId="75679508" w14:textId="2CBADB4F" w:rsidR="00326470" w:rsidRDefault="00326470">
      <w:pPr>
        <w:spacing w:line="259" w:lineRule="auto"/>
        <w:jc w:val="left"/>
        <w:rPr>
          <w:lang w:eastAsia="fr-FR"/>
        </w:rPr>
      </w:pPr>
    </w:p>
    <w:p w14:paraId="03322787" w14:textId="77777777" w:rsidR="00501326" w:rsidRDefault="00501326">
      <w:pPr>
        <w:spacing w:line="259" w:lineRule="auto"/>
        <w:jc w:val="left"/>
        <w:rPr>
          <w:lang w:eastAsia="fr-FR"/>
        </w:rPr>
      </w:pPr>
    </w:p>
    <w:p w14:paraId="052A8545" w14:textId="77777777" w:rsidR="00D217F0" w:rsidRDefault="00D217F0">
      <w:pPr>
        <w:spacing w:line="259" w:lineRule="auto"/>
        <w:jc w:val="left"/>
      </w:pPr>
      <w:r>
        <w:br w:type="page"/>
      </w:r>
    </w:p>
    <w:p w14:paraId="4734B65A" w14:textId="77777777" w:rsidR="00BB52FF" w:rsidRDefault="00BB52FF" w:rsidP="00D217F0">
      <w:pPr>
        <w:pStyle w:val="Titre3"/>
      </w:pPr>
      <w:bookmarkStart w:id="422" w:name="_Toc240908236"/>
      <w:r>
        <w:lastRenderedPageBreak/>
        <w:t>INTRODUCTION</w:t>
      </w:r>
      <w:bookmarkEnd w:id="422"/>
      <w:r>
        <w:t xml:space="preserve"> </w:t>
      </w:r>
    </w:p>
    <w:p w14:paraId="1BFE7692" w14:textId="12ACD739" w:rsidR="008319BA" w:rsidRDefault="008319BA" w:rsidP="008319BA">
      <w:pPr>
        <w:pStyle w:val="Sansinterligne"/>
        <w:ind w:firstLine="708"/>
      </w:pPr>
      <w:r>
        <w:t>Dans le cadre du développement de l</w:t>
      </w:r>
      <w:r w:rsidR="00B91A3E">
        <w:t>a plateforme AgriIntelli</w:t>
      </w:r>
      <w:r>
        <w:t>, plusieurs fonctionnalités clés ont été implémentées pour garantir une expérience utilisateur fluide et sécurisée. L'intégration des services de Google permet aux utilisateurs de s'inscrire et de se connecter en quelques clics. Ce dossier se concentrera d'abord sur les fonctionnalités d'inscription et de connexion via Google, puis sur les tests unitaires qui vérifient leur bon fonctionnement.</w:t>
      </w:r>
    </w:p>
    <w:p w14:paraId="0C494E93" w14:textId="77777777" w:rsidR="00BB52FF" w:rsidRDefault="00BB52FF" w:rsidP="00BB52FF"/>
    <w:p w14:paraId="1675036D" w14:textId="77777777" w:rsidR="00BB52FF" w:rsidRDefault="00BB52FF">
      <w:pPr>
        <w:spacing w:line="259" w:lineRule="auto"/>
        <w:jc w:val="left"/>
      </w:pPr>
      <w:r>
        <w:br w:type="page"/>
      </w:r>
    </w:p>
    <w:p w14:paraId="77DE6441" w14:textId="4F28D98C" w:rsidR="00461A6A" w:rsidRDefault="00E33D57" w:rsidP="00E33D57">
      <w:pPr>
        <w:pStyle w:val="Titre3"/>
      </w:pPr>
      <w:bookmarkStart w:id="423" w:name="_Toc240908237"/>
      <w:r>
        <w:lastRenderedPageBreak/>
        <w:t>T</w:t>
      </w:r>
      <w:r w:rsidR="0072760A">
        <w:t>EST DE FONCTIONNALITÉS</w:t>
      </w:r>
      <w:bookmarkEnd w:id="423"/>
    </w:p>
    <w:p w14:paraId="334D9CE6" w14:textId="77777777" w:rsidR="0072760A" w:rsidRPr="0072760A" w:rsidRDefault="0072760A" w:rsidP="0072760A">
      <w:pPr>
        <w:rPr>
          <w:lang w:eastAsia="fr-FR"/>
        </w:rPr>
      </w:pPr>
    </w:p>
    <w:p w14:paraId="01836ADB" w14:textId="1C41B713" w:rsidR="00461A6A" w:rsidRDefault="0072760A" w:rsidP="0072760A">
      <w:pPr>
        <w:pStyle w:val="Titre4"/>
        <w:numPr>
          <w:ilvl w:val="2"/>
          <w:numId w:val="42"/>
        </w:numPr>
      </w:pPr>
      <w:bookmarkStart w:id="424" w:name="_Toc240908238"/>
      <w:r>
        <w:t>Inscription</w:t>
      </w:r>
      <w:bookmarkEnd w:id="424"/>
    </w:p>
    <w:p w14:paraId="239FF472" w14:textId="77777777" w:rsidR="00D21BB0" w:rsidRDefault="0072760A" w:rsidP="00D21BB0">
      <w:pPr>
        <w:keepNext/>
      </w:pPr>
      <w:r>
        <w:rPr>
          <w:noProof/>
        </w:rPr>
        <w:drawing>
          <wp:inline distT="0" distB="0" distL="0" distR="0" wp14:anchorId="77486620" wp14:editId="13D1E760">
            <wp:extent cx="5773400" cy="4108450"/>
            <wp:effectExtent l="0" t="0" r="0" b="6350"/>
            <wp:docPr id="1450417748"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24471"/>
                    <a:stretch>
                      <a:fillRect/>
                    </a:stretch>
                  </pic:blipFill>
                  <pic:spPr bwMode="auto">
                    <a:xfrm>
                      <a:off x="0" y="0"/>
                      <a:ext cx="5789038" cy="4119578"/>
                    </a:xfrm>
                    <a:prstGeom prst="rect">
                      <a:avLst/>
                    </a:prstGeom>
                    <a:noFill/>
                    <a:ln>
                      <a:noFill/>
                    </a:ln>
                    <a:extLst>
                      <a:ext uri="{53640926-AAD7-44D8-BBD7-CCE9431645EC}">
                        <a14:shadowObscured xmlns:a14="http://schemas.microsoft.com/office/drawing/2010/main"/>
                      </a:ext>
                    </a:extLst>
                  </pic:spPr>
                </pic:pic>
              </a:graphicData>
            </a:graphic>
          </wp:inline>
        </w:drawing>
      </w:r>
    </w:p>
    <w:p w14:paraId="56F0BEA5" w14:textId="3E35391C" w:rsidR="0072760A" w:rsidRPr="00BB6F6B" w:rsidRDefault="00D21BB0" w:rsidP="00D21BB0">
      <w:pPr>
        <w:pStyle w:val="Lgende"/>
        <w:rPr>
          <w:rStyle w:val="Accentuation"/>
        </w:rPr>
      </w:pPr>
      <w:bookmarkStart w:id="425" w:name="_Toc240908053"/>
      <w:r w:rsidRPr="00BB6F6B">
        <w:rPr>
          <w:rStyle w:val="Accentuation"/>
        </w:rPr>
        <w:t xml:space="preserve">Figure </w:t>
      </w:r>
      <w:r w:rsidRPr="00BB6F6B">
        <w:rPr>
          <w:rStyle w:val="Accentuation"/>
        </w:rPr>
        <w:fldChar w:fldCharType="begin"/>
      </w:r>
      <w:r w:rsidRPr="00BB6F6B">
        <w:rPr>
          <w:rStyle w:val="Accentuation"/>
        </w:rPr>
        <w:instrText xml:space="preserve"> SEQ Figure \* ARABIC </w:instrText>
      </w:r>
      <w:r w:rsidRPr="00BB6F6B">
        <w:rPr>
          <w:rStyle w:val="Accentuation"/>
        </w:rPr>
        <w:fldChar w:fldCharType="separate"/>
      </w:r>
      <w:r w:rsidR="0088132C">
        <w:rPr>
          <w:rStyle w:val="Accentuation"/>
          <w:noProof/>
        </w:rPr>
        <w:t>38</w:t>
      </w:r>
      <w:r w:rsidRPr="00BB6F6B">
        <w:rPr>
          <w:rStyle w:val="Accentuation"/>
        </w:rPr>
        <w:fldChar w:fldCharType="end"/>
      </w:r>
      <w:r w:rsidRPr="00BB6F6B">
        <w:rPr>
          <w:rStyle w:val="Accentuation"/>
        </w:rPr>
        <w:t xml:space="preserve"> : Test d’Inscription</w:t>
      </w:r>
      <w:bookmarkEnd w:id="425"/>
    </w:p>
    <w:p w14:paraId="46FB5C1F" w14:textId="77777777" w:rsidR="00D21BB0" w:rsidRDefault="00D21BB0">
      <w:pPr>
        <w:spacing w:line="259" w:lineRule="auto"/>
        <w:jc w:val="left"/>
      </w:pPr>
    </w:p>
    <w:p w14:paraId="2D51D31A" w14:textId="7AF3863E" w:rsidR="0072760A" w:rsidRDefault="00D21BB0">
      <w:pPr>
        <w:spacing w:line="259" w:lineRule="auto"/>
        <w:jc w:val="left"/>
      </w:pPr>
      <w:r>
        <w:tab/>
        <w:t>Cette capture représente le test de la fonctionnalité de l’API d’inscription effectué avec Postman.</w:t>
      </w:r>
      <w:r w:rsidR="0072760A">
        <w:br w:type="page"/>
      </w:r>
    </w:p>
    <w:p w14:paraId="57C36DBC" w14:textId="39068572" w:rsidR="0072760A" w:rsidRDefault="0072760A" w:rsidP="0072760A">
      <w:pPr>
        <w:pStyle w:val="Titre4"/>
        <w:numPr>
          <w:ilvl w:val="2"/>
          <w:numId w:val="42"/>
        </w:numPr>
      </w:pPr>
      <w:bookmarkStart w:id="426" w:name="_Toc240908239"/>
      <w:r>
        <w:lastRenderedPageBreak/>
        <w:t>Connexion</w:t>
      </w:r>
      <w:bookmarkEnd w:id="426"/>
    </w:p>
    <w:p w14:paraId="4C0A8E09" w14:textId="77777777" w:rsidR="00BB6F6B" w:rsidRDefault="0072760A" w:rsidP="00BB6F6B">
      <w:pPr>
        <w:keepNext/>
      </w:pPr>
      <w:r>
        <w:rPr>
          <w:noProof/>
        </w:rPr>
        <w:drawing>
          <wp:inline distT="0" distB="0" distL="0" distR="0" wp14:anchorId="6E2A8DBB" wp14:editId="52CF4B35">
            <wp:extent cx="5702013" cy="4057650"/>
            <wp:effectExtent l="0" t="0" r="0" b="0"/>
            <wp:docPr id="127675147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l="24471"/>
                    <a:stretch>
                      <a:fillRect/>
                    </a:stretch>
                  </pic:blipFill>
                  <pic:spPr bwMode="auto">
                    <a:xfrm>
                      <a:off x="0" y="0"/>
                      <a:ext cx="5723143" cy="4072686"/>
                    </a:xfrm>
                    <a:prstGeom prst="rect">
                      <a:avLst/>
                    </a:prstGeom>
                    <a:noFill/>
                    <a:ln>
                      <a:noFill/>
                    </a:ln>
                    <a:extLst>
                      <a:ext uri="{53640926-AAD7-44D8-BBD7-CCE9431645EC}">
                        <a14:shadowObscured xmlns:a14="http://schemas.microsoft.com/office/drawing/2010/main"/>
                      </a:ext>
                    </a:extLst>
                  </pic:spPr>
                </pic:pic>
              </a:graphicData>
            </a:graphic>
          </wp:inline>
        </w:drawing>
      </w:r>
    </w:p>
    <w:p w14:paraId="35670A51" w14:textId="78563F88" w:rsidR="0072760A" w:rsidRDefault="00BB6F6B" w:rsidP="00BB6F6B">
      <w:pPr>
        <w:pStyle w:val="Lgende"/>
        <w:rPr>
          <w:rStyle w:val="Accentuation"/>
        </w:rPr>
      </w:pPr>
      <w:bookmarkStart w:id="427" w:name="_Toc240908054"/>
      <w:r w:rsidRPr="00BB6F6B">
        <w:rPr>
          <w:rStyle w:val="Accentuation"/>
        </w:rPr>
        <w:t xml:space="preserve">Figure </w:t>
      </w:r>
      <w:r w:rsidRPr="00BB6F6B">
        <w:rPr>
          <w:rStyle w:val="Accentuation"/>
        </w:rPr>
        <w:fldChar w:fldCharType="begin"/>
      </w:r>
      <w:r w:rsidRPr="00BB6F6B">
        <w:rPr>
          <w:rStyle w:val="Accentuation"/>
        </w:rPr>
        <w:instrText xml:space="preserve"> SEQ Figure \* ARABIC </w:instrText>
      </w:r>
      <w:r w:rsidRPr="00BB6F6B">
        <w:rPr>
          <w:rStyle w:val="Accentuation"/>
        </w:rPr>
        <w:fldChar w:fldCharType="separate"/>
      </w:r>
      <w:r w:rsidR="0088132C">
        <w:rPr>
          <w:rStyle w:val="Accentuation"/>
          <w:noProof/>
        </w:rPr>
        <w:t>39</w:t>
      </w:r>
      <w:r w:rsidRPr="00BB6F6B">
        <w:rPr>
          <w:rStyle w:val="Accentuation"/>
        </w:rPr>
        <w:fldChar w:fldCharType="end"/>
      </w:r>
      <w:r w:rsidRPr="00BB6F6B">
        <w:rPr>
          <w:rStyle w:val="Accentuation"/>
        </w:rPr>
        <w:t xml:space="preserve"> : Test de Connexion</w:t>
      </w:r>
      <w:bookmarkEnd w:id="427"/>
    </w:p>
    <w:p w14:paraId="56974636" w14:textId="77777777" w:rsidR="00BB6F6B" w:rsidRDefault="00BB6F6B" w:rsidP="00BB6F6B"/>
    <w:p w14:paraId="74ABA963" w14:textId="3475A33D" w:rsidR="00BB6F6B" w:rsidRPr="00BB6F6B" w:rsidRDefault="00BB6F6B" w:rsidP="00BB6F6B">
      <w:r>
        <w:tab/>
        <w:t xml:space="preserve">Cette capture représente le test de la fonctionnalité de </w:t>
      </w:r>
      <w:proofErr w:type="gramStart"/>
      <w:r>
        <w:t>l’API  de</w:t>
      </w:r>
      <w:proofErr w:type="gramEnd"/>
      <w:r>
        <w:t xml:space="preserve"> connexion effectué avec</w:t>
      </w:r>
      <w:r w:rsidR="00A12D73">
        <w:t xml:space="preserve"> Postman</w:t>
      </w:r>
    </w:p>
    <w:p w14:paraId="077DD92E" w14:textId="7F57DED7" w:rsidR="00461A6A" w:rsidRDefault="00461A6A">
      <w:pPr>
        <w:spacing w:line="259" w:lineRule="auto"/>
        <w:jc w:val="left"/>
      </w:pPr>
      <w:r>
        <w:br w:type="page"/>
      </w:r>
      <w:r w:rsidR="0072760A">
        <w:lastRenderedPageBreak/>
        <w:t xml:space="preserve">Le </w:t>
      </w:r>
    </w:p>
    <w:p w14:paraId="44AAB857" w14:textId="77777777" w:rsidR="00461A6A" w:rsidRDefault="00461A6A" w:rsidP="00461A6A">
      <w:pPr>
        <w:pStyle w:val="Titre3"/>
      </w:pPr>
      <w:bookmarkStart w:id="428" w:name="_Toc240908240"/>
      <w:r>
        <w:t>CONCLUSION</w:t>
      </w:r>
      <w:bookmarkEnd w:id="428"/>
    </w:p>
    <w:p w14:paraId="1F886B5F" w14:textId="08E72A44" w:rsidR="00C273F5" w:rsidRDefault="00C273F5" w:rsidP="00C273F5">
      <w:pPr>
        <w:pStyle w:val="Sansinterligne"/>
        <w:ind w:firstLine="708"/>
      </w:pPr>
      <w:r>
        <w:t xml:space="preserve">Ce dossier a présenté les fonctionnalités d'inscription et de connexion via Google, ainsi que les tests unitaires associés. Ces fonctionnalités, indispensables pour améliorer l'expérience utilisateur, sont accompagnées de tests rigoureux visant à garantir leur bon fonctionnement. Grâce à ces tests, </w:t>
      </w:r>
      <w:r>
        <w:t>AgriIntelli</w:t>
      </w:r>
      <w:r>
        <w:t xml:space="preserve"> peut assurer un niveau de qualité et de sécurité élevé dans la gestion des comptes utilisateurs. </w:t>
      </w:r>
    </w:p>
    <w:p w14:paraId="001C8EDC" w14:textId="77777777" w:rsidR="00461A6A" w:rsidRDefault="00461A6A" w:rsidP="00461A6A"/>
    <w:p w14:paraId="60FA64D8" w14:textId="77777777" w:rsidR="00461A6A" w:rsidRDefault="00461A6A">
      <w:pPr>
        <w:spacing w:line="259" w:lineRule="auto"/>
        <w:jc w:val="left"/>
      </w:pPr>
      <w:r>
        <w:br w:type="page"/>
      </w:r>
    </w:p>
    <w:p w14:paraId="7326EBC3" w14:textId="4D66517D" w:rsidR="00461A6A" w:rsidRDefault="007F5A21" w:rsidP="00461A6A">
      <w:r>
        <w:rPr>
          <w:noProof/>
        </w:rPr>
        <w:lastRenderedPageBreak/>
        <mc:AlternateContent>
          <mc:Choice Requires="wps">
            <w:drawing>
              <wp:anchor distT="0" distB="0" distL="114300" distR="114300" simplePos="0" relativeHeight="251658286" behindDoc="0" locked="0" layoutInCell="1" allowOverlap="1" wp14:anchorId="5C892CFA" wp14:editId="3D6B9BB1">
                <wp:simplePos x="0" y="0"/>
                <wp:positionH relativeFrom="margin">
                  <wp:posOffset>592455</wp:posOffset>
                </wp:positionH>
                <wp:positionV relativeFrom="paragraph">
                  <wp:posOffset>134620</wp:posOffset>
                </wp:positionV>
                <wp:extent cx="5156200" cy="749300"/>
                <wp:effectExtent l="0" t="0" r="25400" b="12700"/>
                <wp:wrapNone/>
                <wp:docPr id="1995267020" name="Rectangle : coins arrondis 23"/>
                <wp:cNvGraphicFramePr/>
                <a:graphic xmlns:a="http://schemas.openxmlformats.org/drawingml/2006/main">
                  <a:graphicData uri="http://schemas.microsoft.com/office/word/2010/wordprocessingShape">
                    <wps:wsp>
                      <wps:cNvSpPr/>
                      <wps:spPr>
                        <a:xfrm>
                          <a:off x="0" y="0"/>
                          <a:ext cx="5156200" cy="749300"/>
                        </a:xfrm>
                        <a:prstGeom prst="roundRect">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FBA663" w14:textId="77777777" w:rsidR="00461A6A" w:rsidRPr="002D3F7C" w:rsidRDefault="00461A6A" w:rsidP="00461A6A">
                            <w:pPr>
                              <w:pStyle w:val="Titre2"/>
                            </w:pPr>
                            <w:bookmarkStart w:id="429" w:name="_Toc240908241"/>
                            <w:r w:rsidRPr="002D3F7C">
                              <w:t xml:space="preserve">DOSSIER </w:t>
                            </w:r>
                            <w:r>
                              <w:t>7</w:t>
                            </w:r>
                            <w:r w:rsidRPr="002D3F7C">
                              <w:t> :</w:t>
                            </w:r>
                            <w:r>
                              <w:t xml:space="preserve"> Guide d’utilisation</w:t>
                            </w:r>
                            <w:bookmarkEnd w:id="429"/>
                          </w:p>
                          <w:p w14:paraId="512AD75D" w14:textId="77777777" w:rsidR="00461A6A" w:rsidRDefault="00461A6A" w:rsidP="00461A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92CFA" id="_x0000_s1060" style="position:absolute;left:0;text-align:left;margin-left:46.65pt;margin-top:10.6pt;width:406pt;height:59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" fillcolor="#4472c4 [3204]" strokecolor="#09101d [484]" strokeweight="1pt">
                <v:stroke joinstyle="miter"/>
                <v:textbox>
                  <w:txbxContent>
                    <w:p w14:paraId="00FBA663" w14:textId="77777777" w:rsidR="00461A6A" w:rsidRPr="002D3F7C" w:rsidRDefault="00461A6A" w:rsidP="00461A6A">
                      <w:pPr>
                        <w:pStyle w:val="Titre2"/>
                      </w:pPr>
                      <w:bookmarkStart w:id="430" w:name="_Toc240908241"/>
                      <w:r w:rsidRPr="002D3F7C">
                        <w:t xml:space="preserve">DOSSIER </w:t>
                      </w:r>
                      <w:r>
                        <w:t>7</w:t>
                      </w:r>
                      <w:r w:rsidRPr="002D3F7C">
                        <w:t> :</w:t>
                      </w:r>
                      <w:r>
                        <w:t xml:space="preserve"> Guide d’utilisation</w:t>
                      </w:r>
                      <w:bookmarkEnd w:id="430"/>
                    </w:p>
                    <w:p w14:paraId="512AD75D" w14:textId="77777777" w:rsidR="00461A6A" w:rsidRDefault="00461A6A" w:rsidP="00461A6A">
                      <w:pPr>
                        <w:jc w:val="center"/>
                      </w:pPr>
                    </w:p>
                  </w:txbxContent>
                </v:textbox>
                <w10:wrap anchorx="margin"/>
              </v:roundrect>
            </w:pict>
          </mc:Fallback>
        </mc:AlternateContent>
      </w:r>
      <w:r w:rsidR="00461A6A">
        <w:tab/>
      </w:r>
    </w:p>
    <w:p w14:paraId="372F963F" w14:textId="77777777" w:rsidR="00461A6A" w:rsidRDefault="00461A6A" w:rsidP="00461A6A">
      <w:pPr>
        <w:tabs>
          <w:tab w:val="left" w:pos="3570"/>
          <w:tab w:val="center" w:pos="4536"/>
        </w:tabs>
        <w:spacing w:after="158"/>
      </w:pPr>
      <w:r>
        <w:t xml:space="preserve"> </w:t>
      </w:r>
      <w:r>
        <w:tab/>
      </w:r>
      <w:r>
        <w:tab/>
      </w:r>
    </w:p>
    <w:p w14:paraId="37A3B2D9" w14:textId="77777777" w:rsidR="00461A6A" w:rsidRDefault="00461A6A" w:rsidP="00461A6A">
      <w:pPr>
        <w:spacing w:after="159"/>
      </w:pPr>
      <w:r>
        <w:t xml:space="preserve"> </w:t>
      </w:r>
    </w:p>
    <w:p w14:paraId="1E10FF02" w14:textId="77777777" w:rsidR="00461A6A" w:rsidRDefault="00461A6A" w:rsidP="00461A6A">
      <w:pPr>
        <w:spacing w:after="158"/>
        <w:ind w:left="-5"/>
        <w:rPr>
          <w:u w:val="single" w:color="000000"/>
        </w:rPr>
      </w:pPr>
    </w:p>
    <w:p w14:paraId="0D13B0D8" w14:textId="77777777" w:rsidR="00461A6A" w:rsidRDefault="00461A6A" w:rsidP="00461A6A">
      <w:pPr>
        <w:spacing w:after="158"/>
        <w:ind w:left="-5"/>
      </w:pPr>
      <w:r>
        <w:rPr>
          <w:u w:val="single" w:color="000000"/>
        </w:rPr>
        <w:t xml:space="preserve">Résumé </w:t>
      </w:r>
      <w:r>
        <w:t xml:space="preserve">: </w:t>
      </w:r>
    </w:p>
    <w:p w14:paraId="4773FC06" w14:textId="77777777" w:rsidR="00461A6A" w:rsidRDefault="00461A6A" w:rsidP="00461A6A">
      <w:pPr>
        <w:spacing w:after="158"/>
        <w:ind w:left="-5"/>
      </w:pPr>
      <w:r>
        <w:rPr>
          <w:noProof/>
        </w:rPr>
        <mc:AlternateContent>
          <mc:Choice Requires="wps">
            <w:drawing>
              <wp:anchor distT="0" distB="0" distL="114300" distR="114300" simplePos="0" relativeHeight="251658284" behindDoc="0" locked="0" layoutInCell="1" allowOverlap="1" wp14:anchorId="37CFC64C" wp14:editId="38F721EF">
                <wp:simplePos x="0" y="0"/>
                <wp:positionH relativeFrom="margin">
                  <wp:posOffset>367690</wp:posOffset>
                </wp:positionH>
                <wp:positionV relativeFrom="paragraph">
                  <wp:posOffset>57232</wp:posOffset>
                </wp:positionV>
                <wp:extent cx="5257165" cy="787651"/>
                <wp:effectExtent l="0" t="0" r="19685" b="12700"/>
                <wp:wrapNone/>
                <wp:docPr id="1250734597" name="Rectangle : coins arrondis 16"/>
                <wp:cNvGraphicFramePr/>
                <a:graphic xmlns:a="http://schemas.openxmlformats.org/drawingml/2006/main">
                  <a:graphicData uri="http://schemas.microsoft.com/office/word/2010/wordprocessingShape">
                    <wps:wsp>
                      <wps:cNvSpPr/>
                      <wps:spPr>
                        <a:xfrm>
                          <a:off x="0" y="0"/>
                          <a:ext cx="5257165" cy="78765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58EC32C" w14:textId="77777777" w:rsidR="00461A6A" w:rsidRPr="003F44E8" w:rsidRDefault="00461A6A" w:rsidP="00461A6A">
                            <w:pPr>
                              <w:ind w:firstLine="709"/>
                              <w:rPr>
                                <w:color w:val="000000" w:themeColor="text1"/>
                              </w:rPr>
                            </w:pPr>
                            <w:r w:rsidRPr="00AB0110">
                              <w:rPr>
                                <w:color w:val="000000" w:themeColor="text1"/>
                              </w:rPr>
                              <w:t>Ce dossier fournit un guide d’utilisation de l’application, illustrés par des captures d’écran explicatives de ses principales fonctionnalités.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FC64C" id="_x0000_s1061" style="position:absolute;left:0;text-align:left;margin-left:28.95pt;margin-top:4.5pt;width:413.95pt;height:62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" filled="f" strokecolor="#09101d [484]" strokeweight="1pt">
                <v:stroke joinstyle="miter"/>
                <v:textbox>
                  <w:txbxContent>
                    <w:p w14:paraId="358EC32C" w14:textId="77777777" w:rsidR="00461A6A" w:rsidRPr="003F44E8" w:rsidRDefault="00461A6A" w:rsidP="00461A6A">
                      <w:pPr>
                        <w:ind w:firstLine="709"/>
                        <w:rPr>
                          <w:color w:val="000000" w:themeColor="text1"/>
                        </w:rPr>
                      </w:pPr>
                      <w:r w:rsidRPr="00AB0110">
                        <w:rPr>
                          <w:color w:val="000000" w:themeColor="text1"/>
                        </w:rPr>
                        <w:t>Ce dossier fournit un guide d’utilisation de l’application, illustrés par des captures d’écran explicatives de ses principales fonctionnalités.</w:t>
                      </w:r>
                    </w:p>
                  </w:txbxContent>
                </v:textbox>
                <w10:wrap anchorx="margin"/>
              </v:roundrect>
            </w:pict>
          </mc:Fallback>
        </mc:AlternateContent>
      </w:r>
    </w:p>
    <w:p w14:paraId="47985CCD" w14:textId="77777777" w:rsidR="00461A6A" w:rsidRDefault="00461A6A" w:rsidP="00461A6A">
      <w:pPr>
        <w:spacing w:after="158"/>
        <w:ind w:left="-5"/>
      </w:pPr>
    </w:p>
    <w:p w14:paraId="3B2D1085" w14:textId="77777777" w:rsidR="00461A6A" w:rsidRDefault="00461A6A" w:rsidP="00461A6A">
      <w:pPr>
        <w:spacing w:after="158"/>
      </w:pPr>
    </w:p>
    <w:p w14:paraId="4ADF954F" w14:textId="77777777" w:rsidR="00461A6A" w:rsidRDefault="00461A6A" w:rsidP="00461A6A">
      <w:pPr>
        <w:spacing w:after="158"/>
      </w:pPr>
    </w:p>
    <w:p w14:paraId="7E6FCD1D" w14:textId="77777777" w:rsidR="00461A6A" w:rsidRDefault="00461A6A" w:rsidP="00461A6A">
      <w:pPr>
        <w:spacing w:after="158"/>
        <w:ind w:left="-5"/>
      </w:pPr>
      <w:r>
        <w:rPr>
          <w:u w:val="single" w:color="000000"/>
        </w:rPr>
        <w:t>Plan :</w:t>
      </w:r>
      <w:r>
        <w:t xml:space="preserve"> </w:t>
      </w:r>
    </w:p>
    <w:p w14:paraId="221CD470" w14:textId="77777777" w:rsidR="00461A6A" w:rsidRDefault="00461A6A" w:rsidP="00461A6A">
      <w:pPr>
        <w:spacing w:after="158"/>
        <w:ind w:left="-5"/>
      </w:pPr>
      <w:r>
        <w:rPr>
          <w:noProof/>
        </w:rPr>
        <mc:AlternateContent>
          <mc:Choice Requires="wps">
            <w:drawing>
              <wp:anchor distT="0" distB="0" distL="114300" distR="114300" simplePos="0" relativeHeight="251658285" behindDoc="0" locked="0" layoutInCell="1" allowOverlap="1" wp14:anchorId="7BDD9CDF" wp14:editId="7FD8090D">
                <wp:simplePos x="0" y="0"/>
                <wp:positionH relativeFrom="column">
                  <wp:posOffset>471805</wp:posOffset>
                </wp:positionH>
                <wp:positionV relativeFrom="paragraph">
                  <wp:posOffset>8255</wp:posOffset>
                </wp:positionV>
                <wp:extent cx="5454650" cy="3771900"/>
                <wp:effectExtent l="0" t="0" r="0" b="0"/>
                <wp:wrapNone/>
                <wp:docPr id="1665516264" name="Rectangle : en biseau 17"/>
                <wp:cNvGraphicFramePr/>
                <a:graphic xmlns:a="http://schemas.openxmlformats.org/drawingml/2006/main">
                  <a:graphicData uri="http://schemas.microsoft.com/office/word/2010/wordprocessingShape">
                    <wps:wsp>
                      <wps:cNvSpPr/>
                      <wps:spPr>
                        <a:xfrm>
                          <a:off x="0" y="0"/>
                          <a:ext cx="5454650" cy="3771900"/>
                        </a:xfrm>
                        <a:prstGeom prst="bevel">
                          <a:avLst>
                            <a:gd name="adj" fmla="val 5778"/>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3FABA" w14:textId="77777777" w:rsidR="00461A6A" w:rsidRDefault="00461A6A" w:rsidP="00461A6A">
                            <w:pPr>
                              <w:rPr>
                                <w:sz w:val="40"/>
                                <w:szCs w:val="36"/>
                              </w:rPr>
                            </w:pPr>
                            <w:r w:rsidRPr="00B34F73">
                              <w:rPr>
                                <w:sz w:val="40"/>
                                <w:szCs w:val="36"/>
                              </w:rPr>
                              <w:t>INTRODUCTION</w:t>
                            </w:r>
                          </w:p>
                          <w:p w14:paraId="36867AA0" w14:textId="77777777" w:rsidR="00461A6A" w:rsidRPr="00B34F73" w:rsidRDefault="00461A6A" w:rsidP="00461A6A">
                            <w:pPr>
                              <w:ind w:firstLine="708"/>
                              <w:rPr>
                                <w:sz w:val="40"/>
                                <w:szCs w:val="36"/>
                              </w:rPr>
                            </w:pPr>
                            <w:r>
                              <w:rPr>
                                <w:sz w:val="40"/>
                                <w:szCs w:val="36"/>
                              </w:rPr>
                              <w:t>Guide d’utilisation</w:t>
                            </w:r>
                          </w:p>
                          <w:p w14:paraId="601B29C9" w14:textId="77777777" w:rsidR="00461A6A" w:rsidRPr="00B34F73" w:rsidRDefault="00461A6A" w:rsidP="00461A6A">
                            <w:pPr>
                              <w:rPr>
                                <w:sz w:val="40"/>
                                <w:szCs w:val="36"/>
                              </w:rPr>
                            </w:pPr>
                            <w:r w:rsidRPr="00B34F73">
                              <w:rPr>
                                <w:sz w:val="40"/>
                                <w:szCs w:val="36"/>
                              </w:rPr>
                              <w:t>CONCLUSION</w:t>
                            </w:r>
                          </w:p>
                          <w:p w14:paraId="0D1EDFCF" w14:textId="77777777" w:rsidR="00461A6A" w:rsidRDefault="00461A6A" w:rsidP="00461A6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D9CDF" id="_x0000_s1062" type="#_x0000_t84" style="position:absolute;left:0;text-align:left;margin-left:37.15pt;margin-top:.65pt;width:429.5pt;height:297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" adj="1248" fillcolor="#4472c4 [3204]" stroked="f" strokeweight="1pt">
                <v:textbox>
                  <w:txbxContent>
                    <w:p w14:paraId="4113FABA" w14:textId="77777777" w:rsidR="00461A6A" w:rsidRDefault="00461A6A" w:rsidP="00461A6A">
                      <w:pPr>
                        <w:rPr>
                          <w:sz w:val="40"/>
                          <w:szCs w:val="36"/>
                        </w:rPr>
                      </w:pPr>
                      <w:r w:rsidRPr="00B34F73">
                        <w:rPr>
                          <w:sz w:val="40"/>
                          <w:szCs w:val="36"/>
                        </w:rPr>
                        <w:t>INTRODUCTION</w:t>
                      </w:r>
                    </w:p>
                    <w:p w14:paraId="36867AA0" w14:textId="77777777" w:rsidR="00461A6A" w:rsidRPr="00B34F73" w:rsidRDefault="00461A6A" w:rsidP="00461A6A">
                      <w:pPr>
                        <w:ind w:firstLine="708"/>
                        <w:rPr>
                          <w:sz w:val="40"/>
                          <w:szCs w:val="36"/>
                        </w:rPr>
                      </w:pPr>
                      <w:r>
                        <w:rPr>
                          <w:sz w:val="40"/>
                          <w:szCs w:val="36"/>
                        </w:rPr>
                        <w:t>Guide d’utilisation</w:t>
                      </w:r>
                    </w:p>
                    <w:p w14:paraId="601B29C9" w14:textId="77777777" w:rsidR="00461A6A" w:rsidRPr="00B34F73" w:rsidRDefault="00461A6A" w:rsidP="00461A6A">
                      <w:pPr>
                        <w:rPr>
                          <w:sz w:val="40"/>
                          <w:szCs w:val="36"/>
                        </w:rPr>
                      </w:pPr>
                      <w:r w:rsidRPr="00B34F73">
                        <w:rPr>
                          <w:sz w:val="40"/>
                          <w:szCs w:val="36"/>
                        </w:rPr>
                        <w:t>CONCLUSION</w:t>
                      </w:r>
                    </w:p>
                    <w:p w14:paraId="0D1EDFCF" w14:textId="77777777" w:rsidR="00461A6A" w:rsidRDefault="00461A6A" w:rsidP="00461A6A"/>
                  </w:txbxContent>
                </v:textbox>
              </v:shape>
            </w:pict>
          </mc:Fallback>
        </mc:AlternateContent>
      </w:r>
    </w:p>
    <w:p w14:paraId="470E8CC0" w14:textId="77777777" w:rsidR="00461A6A" w:rsidRDefault="00461A6A" w:rsidP="00461A6A">
      <w:pPr>
        <w:spacing w:after="0"/>
      </w:pPr>
      <w:r>
        <w:t xml:space="preserve"> </w:t>
      </w:r>
    </w:p>
    <w:p w14:paraId="143A8735" w14:textId="77777777" w:rsidR="00461A6A" w:rsidRDefault="00461A6A" w:rsidP="00461A6A">
      <w:pPr>
        <w:spacing w:after="0"/>
      </w:pPr>
    </w:p>
    <w:p w14:paraId="2461AD7C" w14:textId="77777777" w:rsidR="00461A6A" w:rsidRDefault="00461A6A" w:rsidP="00461A6A">
      <w:pPr>
        <w:spacing w:after="156"/>
      </w:pPr>
      <w:r>
        <w:t xml:space="preserve"> </w:t>
      </w:r>
    </w:p>
    <w:p w14:paraId="52492E7C" w14:textId="77777777" w:rsidR="00461A6A" w:rsidRDefault="00461A6A" w:rsidP="00461A6A">
      <w:pPr>
        <w:spacing w:after="0"/>
      </w:pPr>
      <w:r>
        <w:t xml:space="preserve"> </w:t>
      </w:r>
    </w:p>
    <w:p w14:paraId="12293DFC" w14:textId="13BA88FA" w:rsidR="009E550A" w:rsidRDefault="00503F2B" w:rsidP="009E550A">
      <w:pPr>
        <w:pStyle w:val="Titre3"/>
      </w:pPr>
      <w:r>
        <w:br w:type="page"/>
      </w:r>
      <w:bookmarkStart w:id="431" w:name="_Toc240908242"/>
      <w:r w:rsidR="009E550A">
        <w:lastRenderedPageBreak/>
        <w:t>INTRODUCTION</w:t>
      </w:r>
      <w:bookmarkEnd w:id="431"/>
    </w:p>
    <w:p w14:paraId="65CE67FF" w14:textId="0D3D60F8" w:rsidR="007446D7" w:rsidRDefault="007446D7" w:rsidP="007446D7">
      <w:pPr>
        <w:pStyle w:val="Sansinterligne"/>
        <w:ind w:firstLine="360"/>
      </w:pPr>
      <w:r>
        <w:t xml:space="preserve">Le guide d'utilisation de </w:t>
      </w:r>
      <w:r>
        <w:t>AgriIntelli</w:t>
      </w:r>
      <w:r>
        <w:t xml:space="preserve"> est un document essentiel destiné à accompagner les utilisateurs dans le processus d'installation de la plateforme ainsi que dans son utilisation quotidienne. Ce guide </w:t>
      </w:r>
      <w:r w:rsidR="00CE5298">
        <w:t xml:space="preserve">renvoie </w:t>
      </w:r>
      <w:r>
        <w:t xml:space="preserve">une explication claire et détaillée sur la façon d'utiliser les principales fonctionnalités de </w:t>
      </w:r>
      <w:r w:rsidR="00CE5298">
        <w:t>AgriIntelli</w:t>
      </w:r>
      <w:r>
        <w:t xml:space="preserve">. Que vous soyez un développeur souhaitant installer la plateforme ou un utilisateur final désireux de publier une annonce ou de rechercher un trajet, ce document vous fournira toutes les étapes nécessaires pour une prise en main efficace. </w:t>
      </w:r>
    </w:p>
    <w:p w14:paraId="352CA8D7" w14:textId="77777777" w:rsidR="007446D7" w:rsidRDefault="007446D7" w:rsidP="007446D7">
      <w:pPr>
        <w:rPr>
          <w:lang w:eastAsia="fr-FR"/>
        </w:rPr>
      </w:pPr>
    </w:p>
    <w:p w14:paraId="391D4262" w14:textId="32887A00" w:rsidR="007446D7" w:rsidRDefault="007446D7">
      <w:pPr>
        <w:spacing w:line="259" w:lineRule="auto"/>
        <w:jc w:val="left"/>
        <w:rPr>
          <w:lang w:eastAsia="fr-FR"/>
        </w:rPr>
      </w:pPr>
      <w:r>
        <w:rPr>
          <w:lang w:eastAsia="fr-FR"/>
        </w:rPr>
        <w:br w:type="page"/>
      </w:r>
    </w:p>
    <w:p w14:paraId="38BD2805" w14:textId="1A82366D" w:rsidR="007446D7" w:rsidRDefault="007446D7" w:rsidP="007446D7">
      <w:pPr>
        <w:pStyle w:val="Titre3"/>
      </w:pPr>
      <w:bookmarkStart w:id="432" w:name="_Toc240908243"/>
      <w:r>
        <w:lastRenderedPageBreak/>
        <w:t>G</w:t>
      </w:r>
      <w:r w:rsidR="009F52A5">
        <w:t>UIDE D’UTILISATION</w:t>
      </w:r>
      <w:bookmarkEnd w:id="432"/>
    </w:p>
    <w:p w14:paraId="031472A9" w14:textId="77777777" w:rsidR="009F52A5" w:rsidRPr="009F52A5" w:rsidRDefault="009F52A5" w:rsidP="009F52A5">
      <w:pPr>
        <w:rPr>
          <w:lang w:eastAsia="fr-FR"/>
        </w:rPr>
      </w:pPr>
    </w:p>
    <w:p w14:paraId="7BB61917" w14:textId="29A567C8" w:rsidR="007446D7" w:rsidRDefault="00385213" w:rsidP="00385213">
      <w:pPr>
        <w:pStyle w:val="Titre4"/>
        <w:numPr>
          <w:ilvl w:val="1"/>
          <w:numId w:val="39"/>
        </w:numPr>
        <w:rPr>
          <w:lang w:eastAsia="fr-FR"/>
        </w:rPr>
      </w:pPr>
      <w:bookmarkStart w:id="433" w:name="_Toc240908244"/>
      <w:r>
        <w:rPr>
          <w:lang w:eastAsia="fr-FR"/>
        </w:rPr>
        <w:t>Page d’accueil</w:t>
      </w:r>
      <w:bookmarkEnd w:id="433"/>
    </w:p>
    <w:p w14:paraId="35BA5668" w14:textId="77777777" w:rsidR="00385213" w:rsidRDefault="00385213" w:rsidP="00385213">
      <w:pPr>
        <w:keepNext/>
      </w:pPr>
      <w:r>
        <w:rPr>
          <w:noProof/>
        </w:rPr>
        <w:drawing>
          <wp:inline distT="0" distB="0" distL="0" distR="0" wp14:anchorId="01241CF3" wp14:editId="073DAE33">
            <wp:extent cx="5760720" cy="3239770"/>
            <wp:effectExtent l="0" t="0" r="0" b="0"/>
            <wp:docPr id="1340603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7B78B431" w14:textId="54E75DE5" w:rsidR="00385213" w:rsidRPr="00385213" w:rsidRDefault="00385213" w:rsidP="00385213">
      <w:pPr>
        <w:pStyle w:val="Lgende"/>
        <w:rPr>
          <w:rStyle w:val="Accentuation"/>
          <w:lang w:eastAsia="fr-FR"/>
        </w:rPr>
      </w:pPr>
      <w:bookmarkStart w:id="434" w:name="_Toc240908055"/>
      <w:r w:rsidRPr="00385213">
        <w:rPr>
          <w:rStyle w:val="Accentuation"/>
        </w:rPr>
        <w:t xml:space="preserve">Figure </w:t>
      </w:r>
      <w:r w:rsidRPr="00385213">
        <w:rPr>
          <w:rStyle w:val="Accentuation"/>
        </w:rPr>
        <w:fldChar w:fldCharType="begin"/>
      </w:r>
      <w:r w:rsidRPr="00385213">
        <w:rPr>
          <w:rStyle w:val="Accentuation"/>
        </w:rPr>
        <w:instrText xml:space="preserve"> SEQ Figure \* ARABIC </w:instrText>
      </w:r>
      <w:r w:rsidRPr="00385213">
        <w:rPr>
          <w:rStyle w:val="Accentuation"/>
        </w:rPr>
        <w:fldChar w:fldCharType="separate"/>
      </w:r>
      <w:r w:rsidR="0088132C">
        <w:rPr>
          <w:rStyle w:val="Accentuation"/>
          <w:noProof/>
        </w:rPr>
        <w:t>40</w:t>
      </w:r>
      <w:r w:rsidRPr="00385213">
        <w:rPr>
          <w:rStyle w:val="Accentuation"/>
        </w:rPr>
        <w:fldChar w:fldCharType="end"/>
      </w:r>
      <w:r w:rsidRPr="00385213">
        <w:rPr>
          <w:rStyle w:val="Accentuation"/>
        </w:rPr>
        <w:t xml:space="preserve"> : Page d’accueil</w:t>
      </w:r>
      <w:bookmarkEnd w:id="434"/>
    </w:p>
    <w:p w14:paraId="2B0285E9" w14:textId="77777777" w:rsidR="00FD5A0E" w:rsidRDefault="00FD5A0E">
      <w:pPr>
        <w:spacing w:line="259" w:lineRule="auto"/>
        <w:jc w:val="left"/>
        <w:rPr>
          <w:lang w:eastAsia="fr-FR"/>
        </w:rPr>
      </w:pPr>
    </w:p>
    <w:p w14:paraId="2D2AB064" w14:textId="46470D57" w:rsidR="00357201" w:rsidRDefault="00FD5A0E" w:rsidP="00200BDB">
      <w:pPr>
        <w:ind w:firstLine="708"/>
        <w:rPr>
          <w:lang w:eastAsia="fr-FR"/>
        </w:rPr>
      </w:pPr>
      <w:r>
        <w:rPr>
          <w:lang w:eastAsia="fr-FR"/>
        </w:rPr>
        <w:t>C</w:t>
      </w:r>
      <w:r w:rsidR="0080084A">
        <w:rPr>
          <w:lang w:eastAsia="fr-FR"/>
        </w:rPr>
        <w:t>ette page représente la page d’accueil de notre plateforme. C’est cette dernière qui est retournée à l’utilisateur</w:t>
      </w:r>
      <w:r w:rsidR="00357201">
        <w:rPr>
          <w:lang w:eastAsia="fr-FR"/>
        </w:rPr>
        <w:t xml:space="preserve"> après la saisie de l’URL de l’application. Elle est accessible par toute personne ayant un compte ou non,</w:t>
      </w:r>
    </w:p>
    <w:p w14:paraId="231EE604" w14:textId="77777777" w:rsidR="00357201" w:rsidRDefault="00357201" w:rsidP="0080084A">
      <w:pPr>
        <w:spacing w:line="259" w:lineRule="auto"/>
        <w:ind w:firstLine="708"/>
        <w:jc w:val="left"/>
        <w:rPr>
          <w:lang w:eastAsia="fr-FR"/>
        </w:rPr>
      </w:pPr>
    </w:p>
    <w:p w14:paraId="69DB7A66" w14:textId="7534F7F8" w:rsidR="00357201" w:rsidRDefault="00357201" w:rsidP="00357201">
      <w:pPr>
        <w:pStyle w:val="Titre4"/>
        <w:numPr>
          <w:ilvl w:val="1"/>
          <w:numId w:val="39"/>
        </w:numPr>
        <w:rPr>
          <w:lang w:eastAsia="fr-FR"/>
        </w:rPr>
      </w:pPr>
      <w:bookmarkStart w:id="435" w:name="_Toc240908245"/>
      <w:r>
        <w:rPr>
          <w:lang w:eastAsia="fr-FR"/>
        </w:rPr>
        <w:lastRenderedPageBreak/>
        <w:t>Page d’inscription</w:t>
      </w:r>
      <w:bookmarkEnd w:id="435"/>
    </w:p>
    <w:p w14:paraId="2D73EE29" w14:textId="77777777" w:rsidR="00452067" w:rsidRDefault="00452067" w:rsidP="00452067">
      <w:pPr>
        <w:keepNext/>
      </w:pPr>
      <w:r>
        <w:rPr>
          <w:noProof/>
        </w:rPr>
        <w:drawing>
          <wp:inline distT="0" distB="0" distL="0" distR="0" wp14:anchorId="4D701CCD" wp14:editId="0928938E">
            <wp:extent cx="5760720" cy="3239770"/>
            <wp:effectExtent l="0" t="0" r="0" b="0"/>
            <wp:docPr id="971948564"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5861A7A6" w14:textId="00F2B6D2" w:rsidR="00357201" w:rsidRPr="00452067" w:rsidRDefault="00452067" w:rsidP="00452067">
      <w:pPr>
        <w:pStyle w:val="Lgende"/>
        <w:rPr>
          <w:rStyle w:val="Accentuation"/>
          <w:lang w:eastAsia="fr-FR"/>
        </w:rPr>
      </w:pPr>
      <w:bookmarkStart w:id="436" w:name="_Toc240908056"/>
      <w:r w:rsidRPr="00452067">
        <w:rPr>
          <w:rStyle w:val="Accentuation"/>
        </w:rPr>
        <w:t xml:space="preserve">Figure </w:t>
      </w:r>
      <w:r w:rsidRPr="00452067">
        <w:rPr>
          <w:rStyle w:val="Accentuation"/>
        </w:rPr>
        <w:fldChar w:fldCharType="begin"/>
      </w:r>
      <w:r w:rsidRPr="00452067">
        <w:rPr>
          <w:rStyle w:val="Accentuation"/>
        </w:rPr>
        <w:instrText xml:space="preserve"> SEQ Figure \* ARABIC </w:instrText>
      </w:r>
      <w:r w:rsidRPr="00452067">
        <w:rPr>
          <w:rStyle w:val="Accentuation"/>
        </w:rPr>
        <w:fldChar w:fldCharType="separate"/>
      </w:r>
      <w:r w:rsidR="0088132C">
        <w:rPr>
          <w:rStyle w:val="Accentuation"/>
          <w:noProof/>
        </w:rPr>
        <w:t>41</w:t>
      </w:r>
      <w:r w:rsidRPr="00452067">
        <w:rPr>
          <w:rStyle w:val="Accentuation"/>
        </w:rPr>
        <w:fldChar w:fldCharType="end"/>
      </w:r>
      <w:r w:rsidRPr="00452067">
        <w:rPr>
          <w:rStyle w:val="Accentuation"/>
        </w:rPr>
        <w:t xml:space="preserve"> : Page d’inscription</w:t>
      </w:r>
      <w:bookmarkEnd w:id="436"/>
    </w:p>
    <w:p w14:paraId="0DC4578A" w14:textId="77777777" w:rsidR="007A635C" w:rsidRDefault="007A635C" w:rsidP="0080084A">
      <w:pPr>
        <w:spacing w:line="259" w:lineRule="auto"/>
        <w:ind w:firstLine="708"/>
        <w:jc w:val="left"/>
        <w:rPr>
          <w:lang w:eastAsia="fr-FR"/>
        </w:rPr>
      </w:pPr>
    </w:p>
    <w:p w14:paraId="503B6B08" w14:textId="29888FDE" w:rsidR="00452067" w:rsidRDefault="00452067" w:rsidP="00AC37D2">
      <w:pPr>
        <w:ind w:firstLine="708"/>
        <w:rPr>
          <w:lang w:eastAsia="fr-FR"/>
        </w:rPr>
      </w:pPr>
      <w:r>
        <w:rPr>
          <w:lang w:eastAsia="fr-FR"/>
        </w:rPr>
        <w:t xml:space="preserve">Cette page représente </w:t>
      </w:r>
      <w:ins w:id="437" w:author="Microsoft Word" w:date="2026-09-21T17:42:00Z" w16du:dateUtc="2026-09-21T16:42:00Z">
        <w:r w:rsidR="007A635C">
          <w:rPr>
            <w:lang w:eastAsia="fr-FR"/>
          </w:rPr>
          <w:t>la page d’inscription. C’est le point d</w:t>
        </w:r>
      </w:ins>
      <w:r w:rsidR="00CA7D62">
        <w:rPr>
          <w:lang w:eastAsia="fr-FR"/>
        </w:rPr>
        <w:t>e départ d’utilisation des fonctionnalités spécifiques de notre application. Il n’est possible de s’inscrire qu’en</w:t>
      </w:r>
      <w:r w:rsidR="005E6CD5">
        <w:rPr>
          <w:lang w:eastAsia="fr-FR"/>
        </w:rPr>
        <w:t xml:space="preserve"> tant que </w:t>
      </w:r>
      <w:r w:rsidR="005E6CD5">
        <w:rPr>
          <w:b/>
          <w:bCs/>
          <w:lang w:eastAsia="fr-FR"/>
        </w:rPr>
        <w:t>Producteur</w:t>
      </w:r>
      <w:r w:rsidR="005E6CD5">
        <w:rPr>
          <w:lang w:eastAsia="fr-FR"/>
        </w:rPr>
        <w:t xml:space="preserve">. </w:t>
      </w:r>
      <w:r w:rsidR="009A1509">
        <w:rPr>
          <w:lang w:eastAsia="fr-FR"/>
        </w:rPr>
        <w:t xml:space="preserve">Après avoir rempli les champs on clique sur </w:t>
      </w:r>
      <w:r w:rsidR="009A1509">
        <w:rPr>
          <w:b/>
          <w:bCs/>
          <w:lang w:eastAsia="fr-FR"/>
        </w:rPr>
        <w:t>S’inscrire</w:t>
      </w:r>
      <w:r w:rsidR="009A1509">
        <w:rPr>
          <w:lang w:eastAsia="fr-FR"/>
        </w:rPr>
        <w:t xml:space="preserve">. </w:t>
      </w:r>
      <w:r w:rsidR="002C719C">
        <w:rPr>
          <w:lang w:eastAsia="fr-FR"/>
        </w:rPr>
        <w:t xml:space="preserve">Après </w:t>
      </w:r>
      <w:r w:rsidR="00E738EF">
        <w:rPr>
          <w:lang w:eastAsia="fr-FR"/>
        </w:rPr>
        <w:t>la vérification de la validité du format des champs</w:t>
      </w:r>
      <w:r w:rsidR="00D31BE3">
        <w:rPr>
          <w:lang w:eastAsia="fr-FR"/>
        </w:rPr>
        <w:t>, l</w:t>
      </w:r>
      <w:r w:rsidR="006109BB">
        <w:rPr>
          <w:lang w:eastAsia="fr-FR"/>
        </w:rPr>
        <w:t>e</w:t>
      </w:r>
      <w:r w:rsidR="00D31BE3">
        <w:rPr>
          <w:lang w:eastAsia="fr-FR"/>
        </w:rPr>
        <w:t xml:space="preserve"> </w:t>
      </w:r>
      <w:r w:rsidR="00D31BE3">
        <w:rPr>
          <w:b/>
          <w:bCs/>
          <w:lang w:eastAsia="fr-FR"/>
        </w:rPr>
        <w:t>Dashboard</w:t>
      </w:r>
      <w:r w:rsidR="00D31BE3">
        <w:rPr>
          <w:lang w:eastAsia="fr-FR"/>
        </w:rPr>
        <w:t xml:space="preserve"> de l’utilisateur est retourné.</w:t>
      </w:r>
    </w:p>
    <w:p w14:paraId="5DC3A30F" w14:textId="35536A84" w:rsidR="00D31BE3" w:rsidRDefault="00D31BE3">
      <w:pPr>
        <w:spacing w:line="259" w:lineRule="auto"/>
        <w:jc w:val="left"/>
        <w:rPr>
          <w:lang w:eastAsia="fr-FR"/>
        </w:rPr>
      </w:pPr>
      <w:r>
        <w:rPr>
          <w:lang w:eastAsia="fr-FR"/>
        </w:rPr>
        <w:br w:type="page"/>
      </w:r>
    </w:p>
    <w:p w14:paraId="5C2A0B4A" w14:textId="210EA336" w:rsidR="00D31BE3" w:rsidRDefault="00D31BE3" w:rsidP="00D31BE3">
      <w:pPr>
        <w:pStyle w:val="Titre4"/>
        <w:numPr>
          <w:ilvl w:val="1"/>
          <w:numId w:val="39"/>
        </w:numPr>
        <w:rPr>
          <w:lang w:eastAsia="fr-FR"/>
        </w:rPr>
      </w:pPr>
      <w:bookmarkStart w:id="438" w:name="_Toc240908246"/>
      <w:r>
        <w:rPr>
          <w:lang w:eastAsia="fr-FR"/>
        </w:rPr>
        <w:lastRenderedPageBreak/>
        <w:t>Page de connexion</w:t>
      </w:r>
      <w:bookmarkEnd w:id="438"/>
    </w:p>
    <w:p w14:paraId="69D71419" w14:textId="77777777" w:rsidR="006109BB" w:rsidRDefault="006109BB" w:rsidP="006109BB">
      <w:pPr>
        <w:keepNext/>
      </w:pPr>
      <w:r>
        <w:rPr>
          <w:noProof/>
        </w:rPr>
        <w:drawing>
          <wp:inline distT="0" distB="0" distL="0" distR="0" wp14:anchorId="703180C1" wp14:editId="391595BB">
            <wp:extent cx="5760720" cy="2858770"/>
            <wp:effectExtent l="0" t="0" r="0" b="0"/>
            <wp:docPr id="541933880"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60720" cy="2858770"/>
                    </a:xfrm>
                    <a:prstGeom prst="rect">
                      <a:avLst/>
                    </a:prstGeom>
                    <a:noFill/>
                    <a:ln>
                      <a:noFill/>
                    </a:ln>
                  </pic:spPr>
                </pic:pic>
              </a:graphicData>
            </a:graphic>
          </wp:inline>
        </w:drawing>
      </w:r>
    </w:p>
    <w:p w14:paraId="245C629A" w14:textId="51452079" w:rsidR="006109BB" w:rsidRPr="006109BB" w:rsidRDefault="006109BB" w:rsidP="006109BB">
      <w:pPr>
        <w:pStyle w:val="Lgende"/>
        <w:rPr>
          <w:rStyle w:val="Accentuation"/>
          <w:lang w:eastAsia="fr-FR"/>
        </w:rPr>
      </w:pPr>
      <w:bookmarkStart w:id="439" w:name="_Toc240908057"/>
      <w:r w:rsidRPr="006109BB">
        <w:rPr>
          <w:rStyle w:val="Accentuation"/>
        </w:rPr>
        <w:t xml:space="preserve">Figure </w:t>
      </w:r>
      <w:r w:rsidRPr="006109BB">
        <w:rPr>
          <w:rStyle w:val="Accentuation"/>
        </w:rPr>
        <w:fldChar w:fldCharType="begin"/>
      </w:r>
      <w:r w:rsidRPr="006109BB">
        <w:rPr>
          <w:rStyle w:val="Accentuation"/>
        </w:rPr>
        <w:instrText xml:space="preserve"> SEQ Figure \* ARABIC </w:instrText>
      </w:r>
      <w:r w:rsidRPr="006109BB">
        <w:rPr>
          <w:rStyle w:val="Accentuation"/>
        </w:rPr>
        <w:fldChar w:fldCharType="separate"/>
      </w:r>
      <w:r w:rsidR="0088132C">
        <w:rPr>
          <w:rStyle w:val="Accentuation"/>
          <w:noProof/>
        </w:rPr>
        <w:t>42</w:t>
      </w:r>
      <w:r w:rsidRPr="006109BB">
        <w:rPr>
          <w:rStyle w:val="Accentuation"/>
        </w:rPr>
        <w:fldChar w:fldCharType="end"/>
      </w:r>
      <w:r w:rsidRPr="006109BB">
        <w:rPr>
          <w:rStyle w:val="Accentuation"/>
        </w:rPr>
        <w:t xml:space="preserve"> : Page de connexion</w:t>
      </w:r>
      <w:bookmarkEnd w:id="439"/>
    </w:p>
    <w:p w14:paraId="639E4B2A" w14:textId="77777777" w:rsidR="00B17702" w:rsidRDefault="00B17702" w:rsidP="0080084A">
      <w:pPr>
        <w:spacing w:line="259" w:lineRule="auto"/>
        <w:ind w:firstLine="708"/>
        <w:jc w:val="left"/>
        <w:rPr>
          <w:lang w:eastAsia="fr-FR"/>
        </w:rPr>
      </w:pPr>
    </w:p>
    <w:p w14:paraId="1280B543" w14:textId="77777777" w:rsidR="003F0F4A" w:rsidRDefault="00B17702" w:rsidP="00200BDB">
      <w:pPr>
        <w:rPr>
          <w:lang w:eastAsia="fr-FR"/>
        </w:rPr>
      </w:pPr>
      <w:r>
        <w:rPr>
          <w:lang w:eastAsia="fr-FR"/>
        </w:rPr>
        <w:tab/>
        <w:t xml:space="preserve">Cette page représente la page de </w:t>
      </w:r>
      <w:r>
        <w:rPr>
          <w:b/>
          <w:bCs/>
          <w:lang w:eastAsia="fr-FR"/>
        </w:rPr>
        <w:t>Connexion</w:t>
      </w:r>
      <w:r>
        <w:rPr>
          <w:lang w:eastAsia="fr-FR"/>
        </w:rPr>
        <w:t xml:space="preserve">. </w:t>
      </w:r>
      <w:r w:rsidR="00F51F3D">
        <w:rPr>
          <w:lang w:eastAsia="fr-FR"/>
        </w:rPr>
        <w:t xml:space="preserve">Après avoir créé un compte, l’accès </w:t>
      </w:r>
      <w:r w:rsidR="007B4720">
        <w:rPr>
          <w:lang w:eastAsia="fr-FR"/>
        </w:rPr>
        <w:t xml:space="preserve">lors des prochaines utilisations </w:t>
      </w:r>
      <w:r w:rsidR="007852B4">
        <w:rPr>
          <w:lang w:eastAsia="fr-FR"/>
        </w:rPr>
        <w:t>pour</w:t>
      </w:r>
      <w:r w:rsidR="007B4720">
        <w:rPr>
          <w:lang w:eastAsia="fr-FR"/>
        </w:rPr>
        <w:t xml:space="preserve"> la plateforme se fait</w:t>
      </w:r>
      <w:r w:rsidR="007852B4">
        <w:rPr>
          <w:lang w:eastAsia="fr-FR"/>
        </w:rPr>
        <w:t xml:space="preserve"> par une connexion.</w:t>
      </w:r>
      <w:r w:rsidR="00CE4AC4">
        <w:rPr>
          <w:lang w:eastAsia="fr-FR"/>
        </w:rPr>
        <w:t xml:space="preserve"> </w:t>
      </w:r>
      <w:r w:rsidR="00B73242">
        <w:rPr>
          <w:lang w:eastAsia="fr-FR"/>
        </w:rPr>
        <w:t xml:space="preserve">Après validité de la connexion, </w:t>
      </w:r>
      <w:r w:rsidR="003F0F4A">
        <w:rPr>
          <w:lang w:eastAsia="fr-FR"/>
        </w:rPr>
        <w:t>la page renvoyée est</w:t>
      </w:r>
      <w:r w:rsidR="00CE4AC4">
        <w:rPr>
          <w:lang w:eastAsia="fr-FR"/>
        </w:rPr>
        <w:t xml:space="preserve"> également </w:t>
      </w:r>
      <w:r w:rsidR="003F0F4A">
        <w:rPr>
          <w:lang w:eastAsia="fr-FR"/>
        </w:rPr>
        <w:t>le</w:t>
      </w:r>
      <w:r w:rsidR="00CE4AC4">
        <w:rPr>
          <w:lang w:eastAsia="fr-FR"/>
        </w:rPr>
        <w:t xml:space="preserve"> </w:t>
      </w:r>
      <w:r w:rsidR="00CE4AC4">
        <w:rPr>
          <w:b/>
          <w:bCs/>
          <w:lang w:eastAsia="fr-FR"/>
        </w:rPr>
        <w:t xml:space="preserve">Dashboard </w:t>
      </w:r>
      <w:r w:rsidR="00CE4AC4">
        <w:rPr>
          <w:lang w:eastAsia="fr-FR"/>
        </w:rPr>
        <w:t>de l’utilisateur.</w:t>
      </w:r>
      <w:r w:rsidR="007B4720">
        <w:rPr>
          <w:lang w:eastAsia="fr-FR"/>
        </w:rPr>
        <w:t xml:space="preserve"> </w:t>
      </w:r>
    </w:p>
    <w:p w14:paraId="6B231E79" w14:textId="77777777" w:rsidR="003F0F4A" w:rsidRDefault="003F0F4A">
      <w:pPr>
        <w:spacing w:line="259" w:lineRule="auto"/>
        <w:jc w:val="left"/>
        <w:rPr>
          <w:lang w:eastAsia="fr-FR"/>
        </w:rPr>
      </w:pPr>
      <w:r>
        <w:rPr>
          <w:lang w:eastAsia="fr-FR"/>
        </w:rPr>
        <w:br w:type="page"/>
      </w:r>
    </w:p>
    <w:p w14:paraId="792728B1" w14:textId="77777777" w:rsidR="0039348D" w:rsidRDefault="0039348D" w:rsidP="00484069">
      <w:pPr>
        <w:pStyle w:val="Titre4"/>
        <w:numPr>
          <w:ilvl w:val="1"/>
          <w:numId w:val="39"/>
        </w:numPr>
        <w:rPr>
          <w:lang w:eastAsia="fr-FR"/>
        </w:rPr>
      </w:pPr>
      <w:bookmarkStart w:id="440" w:name="_Toc240908247"/>
      <w:r>
        <w:rPr>
          <w:lang w:eastAsia="fr-FR"/>
        </w:rPr>
        <w:lastRenderedPageBreak/>
        <w:t>Dashboard Producteur</w:t>
      </w:r>
      <w:bookmarkEnd w:id="440"/>
    </w:p>
    <w:p w14:paraId="26DB7E7F" w14:textId="77777777" w:rsidR="0039348D" w:rsidRDefault="0039348D" w:rsidP="0039348D">
      <w:pPr>
        <w:keepNext/>
      </w:pPr>
      <w:r>
        <w:rPr>
          <w:noProof/>
        </w:rPr>
        <w:drawing>
          <wp:inline distT="0" distB="0" distL="0" distR="0" wp14:anchorId="4B2091D0" wp14:editId="3D20F16A">
            <wp:extent cx="5760720" cy="3239770"/>
            <wp:effectExtent l="0" t="0" r="0" b="0"/>
            <wp:docPr id="1081386013"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4D90A414" w14:textId="0ACCE0FC" w:rsidR="0039348D" w:rsidRPr="0039348D" w:rsidRDefault="0039348D" w:rsidP="0039348D">
      <w:pPr>
        <w:pStyle w:val="Titre2"/>
        <w:rPr>
          <w:rStyle w:val="Accentuation"/>
        </w:rPr>
      </w:pPr>
      <w:bookmarkStart w:id="441" w:name="_Toc240908058"/>
      <w:bookmarkStart w:id="442" w:name="_Toc240908248"/>
      <w:r w:rsidRPr="0039348D">
        <w:rPr>
          <w:rStyle w:val="Accentuation"/>
        </w:rPr>
        <w:t xml:space="preserve">Figure </w:t>
      </w:r>
      <w:r w:rsidRPr="0039348D">
        <w:rPr>
          <w:rStyle w:val="Accentuation"/>
        </w:rPr>
        <w:fldChar w:fldCharType="begin"/>
      </w:r>
      <w:r w:rsidRPr="0039348D">
        <w:rPr>
          <w:rStyle w:val="Accentuation"/>
        </w:rPr>
        <w:instrText xml:space="preserve"> SEQ Figure \* ARABIC </w:instrText>
      </w:r>
      <w:r w:rsidRPr="0039348D">
        <w:rPr>
          <w:rStyle w:val="Accentuation"/>
        </w:rPr>
        <w:fldChar w:fldCharType="separate"/>
      </w:r>
      <w:r w:rsidR="0088132C">
        <w:rPr>
          <w:rStyle w:val="Accentuation"/>
          <w:noProof/>
        </w:rPr>
        <w:t>43</w:t>
      </w:r>
      <w:r w:rsidRPr="0039348D">
        <w:rPr>
          <w:rStyle w:val="Accentuation"/>
        </w:rPr>
        <w:fldChar w:fldCharType="end"/>
      </w:r>
      <w:r w:rsidRPr="0039348D">
        <w:rPr>
          <w:rStyle w:val="Accentuation"/>
        </w:rPr>
        <w:t xml:space="preserve"> : Dashboard Producteur</w:t>
      </w:r>
      <w:bookmarkEnd w:id="441"/>
      <w:bookmarkEnd w:id="442"/>
    </w:p>
    <w:p w14:paraId="0644E3A6" w14:textId="77777777" w:rsidR="0039348D" w:rsidRDefault="0039348D" w:rsidP="0039348D">
      <w:pPr>
        <w:rPr>
          <w:lang w:eastAsia="fr-FR"/>
        </w:rPr>
      </w:pPr>
    </w:p>
    <w:p w14:paraId="1150F658" w14:textId="43562B5F" w:rsidR="007C3F71" w:rsidRDefault="0039348D" w:rsidP="0039348D">
      <w:pPr>
        <w:rPr>
          <w:lang w:eastAsia="fr-FR"/>
        </w:rPr>
      </w:pPr>
      <w:r>
        <w:rPr>
          <w:lang w:eastAsia="fr-FR"/>
        </w:rPr>
        <w:tab/>
        <w:t xml:space="preserve">Cette page représente le </w:t>
      </w:r>
      <w:r>
        <w:rPr>
          <w:b/>
          <w:bCs/>
          <w:lang w:eastAsia="fr-FR"/>
        </w:rPr>
        <w:t>Dashboard Producteur</w:t>
      </w:r>
      <w:r>
        <w:rPr>
          <w:lang w:eastAsia="fr-FR"/>
        </w:rPr>
        <w:t>. C’est la page qui est retournée après la conne</w:t>
      </w:r>
      <w:r w:rsidR="00583E9C">
        <w:rPr>
          <w:lang w:eastAsia="fr-FR"/>
        </w:rPr>
        <w:t>xion ou l’inscription à la plateforme.</w:t>
      </w:r>
      <w:r w:rsidR="0028512E">
        <w:rPr>
          <w:lang w:eastAsia="fr-FR"/>
        </w:rPr>
        <w:t xml:space="preserve"> Elle présente les différentes statistiques </w:t>
      </w:r>
      <w:r w:rsidR="000629CB">
        <w:rPr>
          <w:lang w:eastAsia="fr-FR"/>
        </w:rPr>
        <w:t xml:space="preserve">des </w:t>
      </w:r>
      <w:r w:rsidR="007B2FDA">
        <w:rPr>
          <w:lang w:eastAsia="fr-FR"/>
        </w:rPr>
        <w:t>produits de l’utilisateur, son profil</w:t>
      </w:r>
      <w:r w:rsidR="00EF73EC">
        <w:rPr>
          <w:lang w:eastAsia="fr-FR"/>
        </w:rPr>
        <w:t>, ses récentes activités sur la plateforme.</w:t>
      </w:r>
    </w:p>
    <w:p w14:paraId="3529CFC8" w14:textId="77777777" w:rsidR="007C3F71" w:rsidRDefault="007C3F71">
      <w:pPr>
        <w:spacing w:line="259" w:lineRule="auto"/>
        <w:jc w:val="left"/>
        <w:rPr>
          <w:lang w:eastAsia="fr-FR"/>
        </w:rPr>
      </w:pPr>
      <w:r>
        <w:rPr>
          <w:lang w:eastAsia="fr-FR"/>
        </w:rPr>
        <w:br w:type="page"/>
      </w:r>
    </w:p>
    <w:p w14:paraId="485504CC" w14:textId="119BF6F9" w:rsidR="00257A43" w:rsidRDefault="00257A43" w:rsidP="007C3F71">
      <w:pPr>
        <w:pStyle w:val="Titre4"/>
        <w:numPr>
          <w:ilvl w:val="1"/>
          <w:numId w:val="39"/>
        </w:numPr>
        <w:rPr>
          <w:lang w:eastAsia="fr-FR"/>
        </w:rPr>
      </w:pPr>
      <w:bookmarkStart w:id="443" w:name="_Toc240908249"/>
      <w:r>
        <w:rPr>
          <w:lang w:eastAsia="fr-FR"/>
        </w:rPr>
        <w:lastRenderedPageBreak/>
        <w:t>Page « </w:t>
      </w:r>
      <w:r w:rsidR="009243D6">
        <w:rPr>
          <w:lang w:eastAsia="fr-FR"/>
        </w:rPr>
        <w:t>Mes exploitations</w:t>
      </w:r>
      <w:r>
        <w:rPr>
          <w:lang w:eastAsia="fr-FR"/>
        </w:rPr>
        <w:t> »</w:t>
      </w:r>
      <w:bookmarkEnd w:id="443"/>
    </w:p>
    <w:p w14:paraId="0A611F7D" w14:textId="77777777" w:rsidR="0088132C" w:rsidRDefault="000F16DC" w:rsidP="0088132C">
      <w:pPr>
        <w:keepNext/>
      </w:pPr>
      <w:r>
        <w:rPr>
          <w:noProof/>
        </w:rPr>
        <w:drawing>
          <wp:inline distT="0" distB="0" distL="0" distR="0" wp14:anchorId="31CA9161" wp14:editId="3C87C879">
            <wp:extent cx="5760720" cy="3239770"/>
            <wp:effectExtent l="0" t="0" r="0" b="0"/>
            <wp:docPr id="1123459521"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43FC60CF" w14:textId="365032BC" w:rsidR="000F16DC" w:rsidRPr="0088132C" w:rsidRDefault="0088132C" w:rsidP="00E2129D">
      <w:pPr>
        <w:pStyle w:val="Lgende"/>
        <w:rPr>
          <w:rStyle w:val="Accentuation"/>
          <w:lang w:eastAsia="fr-FR"/>
        </w:rPr>
      </w:pPr>
      <w:bookmarkStart w:id="444" w:name="_Toc240908059"/>
      <w:r w:rsidRPr="0088132C">
        <w:rPr>
          <w:rStyle w:val="Accentuation"/>
        </w:rPr>
        <w:t xml:space="preserve">Figure </w:t>
      </w:r>
      <w:r w:rsidRPr="0088132C">
        <w:rPr>
          <w:rStyle w:val="Accentuation"/>
        </w:rPr>
        <w:fldChar w:fldCharType="begin"/>
      </w:r>
      <w:r w:rsidRPr="0088132C">
        <w:rPr>
          <w:rStyle w:val="Accentuation"/>
        </w:rPr>
        <w:instrText xml:space="preserve"> SEQ Figure \* ARABIC </w:instrText>
      </w:r>
      <w:r w:rsidRPr="0088132C">
        <w:rPr>
          <w:rStyle w:val="Accentuation"/>
        </w:rPr>
        <w:fldChar w:fldCharType="separate"/>
      </w:r>
      <w:r w:rsidRPr="0088132C">
        <w:rPr>
          <w:rStyle w:val="Accentuation"/>
        </w:rPr>
        <w:t>44</w:t>
      </w:r>
      <w:r w:rsidRPr="0088132C">
        <w:rPr>
          <w:rStyle w:val="Accentuation"/>
        </w:rPr>
        <w:fldChar w:fldCharType="end"/>
      </w:r>
      <w:r w:rsidRPr="0088132C">
        <w:rPr>
          <w:rStyle w:val="Accentuation"/>
        </w:rPr>
        <w:t xml:space="preserve"> : Page "Mes exploitations"</w:t>
      </w:r>
      <w:bookmarkEnd w:id="444"/>
    </w:p>
    <w:p w14:paraId="0AF52B5D" w14:textId="77777777" w:rsidR="00EF73EC" w:rsidRDefault="00EF73EC">
      <w:pPr>
        <w:spacing w:line="259" w:lineRule="auto"/>
        <w:jc w:val="left"/>
        <w:rPr>
          <w:lang w:eastAsia="fr-FR"/>
        </w:rPr>
      </w:pPr>
    </w:p>
    <w:p w14:paraId="51BABB26" w14:textId="4CE260AA" w:rsidR="00EF73EC" w:rsidRPr="00653EC0" w:rsidRDefault="00EF73EC" w:rsidP="00200BDB">
      <w:pPr>
        <w:rPr>
          <w:lang w:eastAsia="fr-FR"/>
        </w:rPr>
      </w:pPr>
      <w:r>
        <w:rPr>
          <w:lang w:eastAsia="fr-FR"/>
        </w:rPr>
        <w:tab/>
        <w:t>Cette page représente la page des « </w:t>
      </w:r>
      <w:r>
        <w:rPr>
          <w:b/>
          <w:bCs/>
          <w:lang w:eastAsia="fr-FR"/>
        </w:rPr>
        <w:t>Exploitations</w:t>
      </w:r>
      <w:r>
        <w:rPr>
          <w:lang w:eastAsia="fr-FR"/>
        </w:rPr>
        <w:t> »</w:t>
      </w:r>
      <w:r w:rsidR="00801B98">
        <w:rPr>
          <w:lang w:eastAsia="fr-FR"/>
        </w:rPr>
        <w:t xml:space="preserve"> de l’utilisateur. Les exploitations ici correspondent aux différentes parcelles</w:t>
      </w:r>
      <w:r w:rsidR="00653EC0">
        <w:rPr>
          <w:lang w:eastAsia="fr-FR"/>
        </w:rPr>
        <w:t xml:space="preserve"> ou terrain prévu pour l’agriculture. </w:t>
      </w:r>
      <w:r w:rsidR="00801B98">
        <w:rPr>
          <w:lang w:eastAsia="fr-FR"/>
        </w:rPr>
        <w:t xml:space="preserve">Sur cette dernière </w:t>
      </w:r>
      <w:r w:rsidR="00EF5357">
        <w:rPr>
          <w:lang w:eastAsia="fr-FR"/>
        </w:rPr>
        <w:t>le producteur</w:t>
      </w:r>
      <w:r w:rsidR="00801B98">
        <w:rPr>
          <w:lang w:eastAsia="fr-FR"/>
        </w:rPr>
        <w:t xml:space="preserve"> a la possibilité d’enregistrer </w:t>
      </w:r>
      <w:r w:rsidR="00653EC0">
        <w:rPr>
          <w:lang w:eastAsia="fr-FR"/>
        </w:rPr>
        <w:t>une nouvelle exploitation en cliquant sur « </w:t>
      </w:r>
      <w:r w:rsidR="00653EC0">
        <w:rPr>
          <w:b/>
          <w:bCs/>
          <w:lang w:eastAsia="fr-FR"/>
        </w:rPr>
        <w:t>Ajouter</w:t>
      </w:r>
      <w:r w:rsidR="00653EC0">
        <w:rPr>
          <w:lang w:eastAsia="fr-FR"/>
        </w:rPr>
        <w:t> »</w:t>
      </w:r>
      <w:r w:rsidR="007F1C3C">
        <w:rPr>
          <w:lang w:eastAsia="fr-FR"/>
        </w:rPr>
        <w:t xml:space="preserve">, </w:t>
      </w:r>
      <w:r w:rsidR="00581BEA">
        <w:rPr>
          <w:lang w:eastAsia="fr-FR"/>
        </w:rPr>
        <w:t xml:space="preserve">Consulter, </w:t>
      </w:r>
      <w:r w:rsidR="007F1C3C">
        <w:rPr>
          <w:lang w:eastAsia="fr-FR"/>
        </w:rPr>
        <w:t>Modifier ou Supprimer une exploitation</w:t>
      </w:r>
      <w:r w:rsidR="00EF5357">
        <w:rPr>
          <w:lang w:eastAsia="fr-FR"/>
        </w:rPr>
        <w:t xml:space="preserve"> </w:t>
      </w:r>
      <w:r w:rsidR="00581BEA">
        <w:rPr>
          <w:lang w:eastAsia="fr-FR"/>
        </w:rPr>
        <w:t xml:space="preserve">existante, Consulter la liste des exploitations </w:t>
      </w:r>
      <w:r w:rsidR="003B497B">
        <w:rPr>
          <w:lang w:eastAsia="fr-FR"/>
        </w:rPr>
        <w:t>qu’il a enregistré.</w:t>
      </w:r>
      <w:r w:rsidR="00581BEA">
        <w:rPr>
          <w:lang w:eastAsia="fr-FR"/>
        </w:rPr>
        <w:t xml:space="preserve"> </w:t>
      </w:r>
      <w:r w:rsidR="007F1C3C">
        <w:rPr>
          <w:lang w:eastAsia="fr-FR"/>
        </w:rPr>
        <w:t xml:space="preserve">  </w:t>
      </w:r>
    </w:p>
    <w:p w14:paraId="112C7C0F" w14:textId="0699B4D3" w:rsidR="00EA2CF2" w:rsidRDefault="00EA2CF2">
      <w:pPr>
        <w:spacing w:line="259" w:lineRule="auto"/>
        <w:jc w:val="left"/>
        <w:rPr>
          <w:lang w:eastAsia="fr-FR"/>
        </w:rPr>
      </w:pPr>
      <w:r>
        <w:rPr>
          <w:lang w:eastAsia="fr-FR"/>
        </w:rPr>
        <w:br w:type="page"/>
      </w:r>
    </w:p>
    <w:p w14:paraId="57DC39C7" w14:textId="57F399BC" w:rsidR="0014244A" w:rsidRDefault="0014244A" w:rsidP="0014244A">
      <w:pPr>
        <w:pStyle w:val="Titre4"/>
        <w:numPr>
          <w:ilvl w:val="1"/>
          <w:numId w:val="39"/>
        </w:numPr>
        <w:rPr>
          <w:lang w:eastAsia="fr-FR"/>
        </w:rPr>
      </w:pPr>
      <w:bookmarkStart w:id="445" w:name="_Toc240908250"/>
      <w:r>
        <w:rPr>
          <w:lang w:eastAsia="fr-FR"/>
        </w:rPr>
        <w:lastRenderedPageBreak/>
        <w:t xml:space="preserve">Page </w:t>
      </w:r>
      <w:r w:rsidR="009243D6">
        <w:rPr>
          <w:lang w:eastAsia="fr-FR"/>
        </w:rPr>
        <w:t>« Analyse Sol »</w:t>
      </w:r>
      <w:bookmarkEnd w:id="445"/>
    </w:p>
    <w:p w14:paraId="02F6C7F2" w14:textId="77777777" w:rsidR="000F16DC" w:rsidRDefault="000F16DC" w:rsidP="000F16DC">
      <w:pPr>
        <w:keepNext/>
        <w:ind w:left="360"/>
      </w:pPr>
      <w:r>
        <w:rPr>
          <w:noProof/>
          <w:lang w:eastAsia="fr-FR"/>
        </w:rPr>
        <w:drawing>
          <wp:inline distT="0" distB="0" distL="0" distR="0" wp14:anchorId="50451F18" wp14:editId="06C6BFC0">
            <wp:extent cx="5748655" cy="3232150"/>
            <wp:effectExtent l="0" t="0" r="4445" b="6350"/>
            <wp:docPr id="29228057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506153D9" w14:textId="0B93BD06" w:rsidR="000F16DC" w:rsidRPr="00454595" w:rsidRDefault="000F16DC" w:rsidP="000F16DC">
      <w:pPr>
        <w:pStyle w:val="Lgende"/>
        <w:ind w:left="360"/>
        <w:rPr>
          <w:rStyle w:val="Accentuation"/>
        </w:rPr>
      </w:pPr>
      <w:bookmarkStart w:id="446" w:name="_Toc240908060"/>
      <w:r w:rsidRPr="00454595">
        <w:rPr>
          <w:rStyle w:val="Accentuation"/>
        </w:rPr>
        <w:t xml:space="preserve">Figure </w:t>
      </w:r>
      <w:r w:rsidRPr="00454595">
        <w:rPr>
          <w:rStyle w:val="Accentuation"/>
        </w:rPr>
        <w:fldChar w:fldCharType="begin"/>
      </w:r>
      <w:r w:rsidRPr="00454595">
        <w:rPr>
          <w:rStyle w:val="Accentuation"/>
        </w:rPr>
        <w:instrText xml:space="preserve"> SEQ Figure \* ARABIC </w:instrText>
      </w:r>
      <w:r w:rsidRPr="00454595">
        <w:rPr>
          <w:rStyle w:val="Accentuation"/>
        </w:rPr>
        <w:fldChar w:fldCharType="separate"/>
      </w:r>
      <w:r w:rsidR="0088132C">
        <w:rPr>
          <w:rStyle w:val="Accentuation"/>
          <w:noProof/>
        </w:rPr>
        <w:t>45</w:t>
      </w:r>
      <w:r w:rsidRPr="00454595">
        <w:rPr>
          <w:rStyle w:val="Accentuation"/>
        </w:rPr>
        <w:fldChar w:fldCharType="end"/>
      </w:r>
      <w:r w:rsidRPr="00454595">
        <w:rPr>
          <w:rStyle w:val="Accentuation"/>
        </w:rPr>
        <w:t xml:space="preserve"> : Page "Analyse Sol"</w:t>
      </w:r>
      <w:bookmarkEnd w:id="446"/>
    </w:p>
    <w:p w14:paraId="40DA89DF" w14:textId="77777777" w:rsidR="000F16DC" w:rsidRDefault="000F16DC" w:rsidP="000F16DC">
      <w:pPr>
        <w:ind w:left="360"/>
        <w:rPr>
          <w:lang w:eastAsia="fr-FR"/>
        </w:rPr>
      </w:pPr>
    </w:p>
    <w:p w14:paraId="1AE7F8EB" w14:textId="77777777" w:rsidR="000F16DC" w:rsidRDefault="000F16DC" w:rsidP="00CD0038">
      <w:pPr>
        <w:rPr>
          <w:lang w:eastAsia="fr-FR"/>
        </w:rPr>
      </w:pPr>
      <w:r>
        <w:rPr>
          <w:lang w:eastAsia="fr-FR"/>
        </w:rPr>
        <w:tab/>
        <w:t xml:space="preserve">Cette page représente la page </w:t>
      </w:r>
      <w:r w:rsidRPr="000F16DC">
        <w:rPr>
          <w:b/>
          <w:bCs/>
          <w:lang w:eastAsia="fr-FR"/>
        </w:rPr>
        <w:t>d’Analyse du sol</w:t>
      </w:r>
      <w:r>
        <w:rPr>
          <w:lang w:eastAsia="fr-FR"/>
        </w:rPr>
        <w:t xml:space="preserve">. Pour analyser un sol, l’utilisateur peut soit fournir une image, soit remplir les informations du formulaire ou fournir et l’image et les informations du formulaire. Après analyse des informations remplies effectuée par l’IA, le résultat de l’analyse ainsi que des recommandations sont affichés dans le conteneur droit. Les différentes analyses sont enregistrées dans l’historique. </w:t>
      </w:r>
    </w:p>
    <w:p w14:paraId="1ABB4798" w14:textId="542984E5" w:rsidR="007446D7" w:rsidRDefault="007446D7" w:rsidP="0014244A">
      <w:pPr>
        <w:rPr>
          <w:lang w:eastAsia="fr-FR"/>
        </w:rPr>
      </w:pPr>
      <w:r>
        <w:rPr>
          <w:lang w:eastAsia="fr-FR"/>
        </w:rPr>
        <w:br w:type="page"/>
      </w:r>
    </w:p>
    <w:p w14:paraId="46B1CB81" w14:textId="77777777" w:rsidR="00454595" w:rsidRDefault="00454595" w:rsidP="00454595">
      <w:pPr>
        <w:rPr>
          <w:lang w:eastAsia="fr-FR"/>
        </w:rPr>
      </w:pPr>
    </w:p>
    <w:p w14:paraId="78038826" w14:textId="61276D49" w:rsidR="007446D7" w:rsidRPr="007446D7" w:rsidRDefault="007446D7" w:rsidP="007446D7">
      <w:pPr>
        <w:pStyle w:val="Titre3"/>
      </w:pPr>
      <w:bookmarkStart w:id="447" w:name="_Toc240908251"/>
      <w:r>
        <w:t>CONCLUSION</w:t>
      </w:r>
      <w:bookmarkEnd w:id="447"/>
    </w:p>
    <w:p w14:paraId="68A65E99" w14:textId="26B21981" w:rsidR="00D34649" w:rsidRDefault="00D34649" w:rsidP="00D34649">
      <w:pPr>
        <w:pStyle w:val="Sansinterligne"/>
        <w:ind w:firstLine="708"/>
      </w:pPr>
      <w:r>
        <w:t>En résumé, ce guide</w:t>
      </w:r>
      <w:r>
        <w:t xml:space="preserve"> </w:t>
      </w:r>
      <w:r>
        <w:t>d'utilisation de A</w:t>
      </w:r>
      <w:r>
        <w:t>griIntelli</w:t>
      </w:r>
      <w:r>
        <w:t xml:space="preserve"> vous permet de passer aisément de l'installation de l'application sur votre serveur à une utilisation fluide de ses fonctionnalités. Grâce à des instructions précises et bien structurées, </w:t>
      </w:r>
      <w:r>
        <w:t xml:space="preserve">l’utilisation des différentes fonctionnalités se voudrait être facilitées. </w:t>
      </w:r>
      <w:r>
        <w:t xml:space="preserve">Ce guide représente ainsi une ressource indispensable pour exploiter tout le potentiel de </w:t>
      </w:r>
      <w:r>
        <w:t>AgriIntelli</w:t>
      </w:r>
      <w:r>
        <w:t>.</w:t>
      </w:r>
    </w:p>
    <w:p w14:paraId="28215C1E" w14:textId="0CF8F1E0" w:rsidR="009E550A" w:rsidRDefault="009E550A">
      <w:pPr>
        <w:spacing w:line="259" w:lineRule="auto"/>
        <w:jc w:val="left"/>
        <w:rPr>
          <w:szCs w:val="24"/>
          <w:lang w:val="fr"/>
        </w:rPr>
      </w:pPr>
      <w:r>
        <w:rPr>
          <w:szCs w:val="24"/>
          <w:lang w:val="fr"/>
        </w:rPr>
        <w:br w:type="page"/>
      </w:r>
    </w:p>
    <w:p w14:paraId="4563E0FC" w14:textId="77777777" w:rsidR="00503F2B" w:rsidRPr="00AD6CAC" w:rsidRDefault="00503F2B" w:rsidP="00461A6A">
      <w:pPr>
        <w:rPr>
          <w:sz w:val="6"/>
          <w:szCs w:val="6"/>
          <w:lang w:val="fr"/>
        </w:rPr>
      </w:pPr>
    </w:p>
    <w:p w14:paraId="1AC9E045" w14:textId="723FBC57" w:rsidR="00501326" w:rsidRDefault="00501326" w:rsidP="00501326">
      <w:pPr>
        <w:pStyle w:val="Titre1"/>
      </w:pPr>
      <w:bookmarkStart w:id="448" w:name="_Toc240908012"/>
      <w:bookmarkStart w:id="449" w:name="_Toc240908252"/>
      <w:r>
        <w:t>CONCLUSION GÉNÉRALE</w:t>
      </w:r>
      <w:bookmarkEnd w:id="448"/>
      <w:bookmarkEnd w:id="449"/>
    </w:p>
    <w:p w14:paraId="61B3C0DD" w14:textId="77777777" w:rsidR="00614609" w:rsidRPr="00614609" w:rsidRDefault="00614609" w:rsidP="00614609">
      <w:pPr>
        <w:rPr>
          <w:sz w:val="10"/>
          <w:szCs w:val="8"/>
          <w:lang w:val="fr" w:eastAsia="fr-FR"/>
        </w:rPr>
      </w:pPr>
    </w:p>
    <w:p w14:paraId="4D53E492" w14:textId="0AAAC58D" w:rsidR="00614609" w:rsidRPr="00614609" w:rsidRDefault="00614609" w:rsidP="00614609">
      <w:pPr>
        <w:ind w:firstLine="708"/>
        <w:rPr>
          <w:lang w:val="fr" w:eastAsia="fr-FR"/>
        </w:rPr>
        <w:sectPr w:rsidR="00614609" w:rsidRPr="00614609" w:rsidSect="007F50B6">
          <w:pgSz w:w="11906" w:h="16838"/>
          <w:pgMar w:top="1417" w:right="1417" w:bottom="1417" w:left="1417" w:header="708" w:footer="708" w:gutter="0"/>
          <w:pgNumType w:fmt="numberInDash" w:start="1"/>
          <w:cols w:space="708"/>
          <w:titlePg/>
          <w:docGrid w:linePitch="360"/>
        </w:sectPr>
      </w:pPr>
      <w:r w:rsidRPr="00614609">
        <w:rPr>
          <w:lang w:eastAsia="fr-FR"/>
        </w:rPr>
        <w:t>Au terme de ce travail, nous avons réalisé l’analyse, la conception et la réalisation d’une plateforme numérique intelligente dédiée à la gestion des procédés agricoles. L’étude de l’existant et l’analyse des besoins ont permis d’identifier les principales difficultés rencontrées dans la gestion des exploitations et des cultures, puis de définir les fonctionnalités nécessaires à la solution. La conception et la réalisation ont conduit à la mise en place d’une plateforme intégrant la gestion des exploitations et des cultures, la planification agricole, l’analyse du sol, le diagnostic phytosanitaire ainsi que des fonctionnalités d’intelligence artificielle et des services externes. Ce projet nous a également permis de mettre en pratique les connaissances acquises en génie logiciel, notamment en analyse, modélisation UML, conception et développement. Ainsi, AgriIntelli constitue une solution numérique visant à faciliter l’organisation des activités agricoles et à accompagner les producteurs dans leur prise de décision.</w:t>
      </w:r>
    </w:p>
    <w:p w14:paraId="4622288B" w14:textId="7679EB63" w:rsidR="00C01851" w:rsidRDefault="00C01851" w:rsidP="008B2553">
      <w:pPr>
        <w:pStyle w:val="Titre1"/>
      </w:pPr>
      <w:bookmarkStart w:id="450" w:name="_Toc240908013"/>
      <w:bookmarkStart w:id="451" w:name="_Toc240908253"/>
      <w:r>
        <w:lastRenderedPageBreak/>
        <w:t>BIBLIOGRAPHIE</w:t>
      </w:r>
      <w:bookmarkEnd w:id="450"/>
      <w:bookmarkEnd w:id="451"/>
    </w:p>
    <w:p w14:paraId="17E96443" w14:textId="77777777" w:rsidR="00B04ECC" w:rsidRPr="00B04ECC" w:rsidRDefault="00B04ECC" w:rsidP="00B04ECC">
      <w:pPr>
        <w:rPr>
          <w:sz w:val="10"/>
          <w:szCs w:val="8"/>
          <w:lang w:val="fr" w:eastAsia="fr-FR"/>
        </w:rPr>
      </w:pPr>
    </w:p>
    <w:p w14:paraId="704F8545" w14:textId="07E9D24E" w:rsidR="00C01851" w:rsidRPr="00B04ECC" w:rsidRDefault="00B04ECC" w:rsidP="00B70CD6">
      <w:pPr>
        <w:rPr>
          <w:lang w:val="fr" w:eastAsia="fr-FR"/>
        </w:rPr>
      </w:pPr>
      <w:r w:rsidRPr="008A04A6">
        <w:rPr>
          <w:lang w:eastAsia="fr-FR"/>
        </w:rPr>
        <w:t>[1]</w:t>
      </w:r>
      <w:r>
        <w:rPr>
          <w:lang w:eastAsia="fr-FR"/>
        </w:rPr>
        <w:t xml:space="preserve"> </w:t>
      </w:r>
      <w:r w:rsidRPr="00B70CD6">
        <w:rPr>
          <w:b/>
          <w:bCs/>
          <w:lang w:eastAsia="fr-FR"/>
        </w:rPr>
        <w:t>ÉTUDE DES SYSTÈMES À ÉVÈNEMENTS DISCRETS : SED</w:t>
      </w:r>
      <w:r>
        <w:rPr>
          <w:lang w:eastAsia="fr-FR"/>
        </w:rPr>
        <w:t xml:space="preserve"> de </w:t>
      </w:r>
      <w:r w:rsidRPr="00B70CD6">
        <w:rPr>
          <w:b/>
          <w:bCs/>
          <w:lang w:eastAsia="fr-FR"/>
        </w:rPr>
        <w:t>BRUNO Louis</w:t>
      </w:r>
    </w:p>
    <w:p w14:paraId="10867EBB" w14:textId="780997E4" w:rsidR="00174FCE" w:rsidRPr="00C66E8C" w:rsidRDefault="00174FCE" w:rsidP="00B70CD6">
      <w:pPr>
        <w:rPr>
          <w:lang w:eastAsia="fr-FR"/>
        </w:rPr>
      </w:pPr>
      <w:r w:rsidRPr="008A04A6">
        <w:rPr>
          <w:lang w:eastAsia="fr-FR"/>
        </w:rPr>
        <w:t>[</w:t>
      </w:r>
      <w:r>
        <w:rPr>
          <w:lang w:eastAsia="fr-FR"/>
        </w:rPr>
        <w:t>2</w:t>
      </w:r>
      <w:r w:rsidRPr="008A04A6">
        <w:rPr>
          <w:lang w:eastAsia="fr-FR"/>
        </w:rPr>
        <w:t>]</w:t>
      </w:r>
      <w:r>
        <w:rPr>
          <w:lang w:eastAsia="fr-FR"/>
        </w:rPr>
        <w:t xml:space="preserve"> </w:t>
      </w:r>
      <w:r w:rsidRPr="00B70CD6">
        <w:rPr>
          <w:b/>
          <w:bCs/>
          <w:lang w:eastAsia="fr-FR"/>
        </w:rPr>
        <w:t>MERCURIALES 2023</w:t>
      </w:r>
      <w:r w:rsidR="00C66E8C">
        <w:rPr>
          <w:lang w:eastAsia="fr-FR"/>
        </w:rPr>
        <w:t xml:space="preserve"> du </w:t>
      </w:r>
      <w:r w:rsidR="00C66E8C" w:rsidRPr="00B70CD6">
        <w:rPr>
          <w:b/>
          <w:bCs/>
          <w:lang w:eastAsia="fr-FR"/>
        </w:rPr>
        <w:t>Ministère du Commerce</w:t>
      </w:r>
    </w:p>
    <w:p w14:paraId="350A343B" w14:textId="390742AD" w:rsidR="00520A7F" w:rsidRPr="007F2F24" w:rsidRDefault="00174FCE" w:rsidP="00B70CD6">
      <w:pPr>
        <w:rPr>
          <w:lang w:eastAsia="fr-FR"/>
        </w:rPr>
      </w:pPr>
      <w:r w:rsidRPr="008A04A6">
        <w:rPr>
          <w:lang w:eastAsia="fr-FR"/>
        </w:rPr>
        <w:t>[</w:t>
      </w:r>
      <w:r>
        <w:rPr>
          <w:lang w:eastAsia="fr-FR"/>
        </w:rPr>
        <w:t>3</w:t>
      </w:r>
      <w:r w:rsidRPr="008A04A6">
        <w:rPr>
          <w:lang w:eastAsia="fr-FR"/>
        </w:rPr>
        <w:t>]</w:t>
      </w:r>
      <w:r>
        <w:rPr>
          <w:lang w:eastAsia="fr-FR"/>
        </w:rPr>
        <w:t xml:space="preserve"> </w:t>
      </w:r>
      <w:r w:rsidRPr="00B70CD6">
        <w:rPr>
          <w:b/>
          <w:bCs/>
          <w:lang w:eastAsia="fr-FR"/>
        </w:rPr>
        <w:t xml:space="preserve">MERCURIALES </w:t>
      </w:r>
      <w:r w:rsidR="00520A7F" w:rsidRPr="00B70CD6">
        <w:rPr>
          <w:b/>
          <w:bCs/>
          <w:lang w:eastAsia="fr-FR"/>
        </w:rPr>
        <w:t>2026</w:t>
      </w:r>
      <w:r w:rsidR="00C66E8C">
        <w:rPr>
          <w:lang w:eastAsia="fr-FR"/>
        </w:rPr>
        <w:t xml:space="preserve"> du </w:t>
      </w:r>
      <w:r w:rsidR="007F2F24" w:rsidRPr="00B70CD6">
        <w:rPr>
          <w:b/>
          <w:bCs/>
          <w:lang w:eastAsia="fr-FR"/>
        </w:rPr>
        <w:t>Ministère du Co</w:t>
      </w:r>
      <w:r w:rsidR="00622C46" w:rsidRPr="00B70CD6">
        <w:rPr>
          <w:b/>
          <w:bCs/>
          <w:lang w:eastAsia="fr-FR"/>
        </w:rPr>
        <w:t>m</w:t>
      </w:r>
      <w:r w:rsidR="007F2F24" w:rsidRPr="00B70CD6">
        <w:rPr>
          <w:b/>
          <w:bCs/>
          <w:lang w:eastAsia="fr-FR"/>
        </w:rPr>
        <w:t>merce</w:t>
      </w:r>
    </w:p>
    <w:p w14:paraId="048CF9E3" w14:textId="2F5B3C74" w:rsidR="00C01851" w:rsidRDefault="00C01851">
      <w:pPr>
        <w:spacing w:line="259" w:lineRule="auto"/>
        <w:jc w:val="left"/>
        <w:rPr>
          <w:lang w:val="fr" w:eastAsia="fr-FR"/>
        </w:rPr>
      </w:pPr>
      <w:r>
        <w:rPr>
          <w:lang w:val="fr" w:eastAsia="fr-FR"/>
        </w:rPr>
        <w:br w:type="page"/>
      </w:r>
    </w:p>
    <w:p w14:paraId="7C61BB8C" w14:textId="4DBFF717" w:rsidR="008A04A6" w:rsidRDefault="00C01851" w:rsidP="00A52C87">
      <w:pPr>
        <w:pStyle w:val="Titre1"/>
      </w:pPr>
      <w:bookmarkStart w:id="452" w:name="_Toc240908014"/>
      <w:bookmarkStart w:id="453" w:name="_Toc240908254"/>
      <w:r>
        <w:lastRenderedPageBreak/>
        <w:t>WEBOGRAPHIE</w:t>
      </w:r>
      <w:bookmarkEnd w:id="452"/>
      <w:bookmarkEnd w:id="453"/>
    </w:p>
    <w:p w14:paraId="6AC8EA69" w14:textId="77777777" w:rsidR="00A52C87" w:rsidRPr="00A52C87" w:rsidRDefault="00A52C87" w:rsidP="00A52C87">
      <w:pPr>
        <w:rPr>
          <w:sz w:val="10"/>
          <w:szCs w:val="8"/>
          <w:lang w:val="fr" w:eastAsia="fr-FR"/>
        </w:rPr>
      </w:pPr>
    </w:p>
    <w:p w14:paraId="4C64EC3C" w14:textId="427A0E0C" w:rsidR="008A04A6" w:rsidRPr="008A04A6" w:rsidRDefault="008A04A6" w:rsidP="008A04A6">
      <w:pPr>
        <w:rPr>
          <w:lang w:eastAsia="fr-FR"/>
        </w:rPr>
      </w:pPr>
      <w:r w:rsidRPr="008A04A6">
        <w:rPr>
          <w:lang w:eastAsia="fr-FR"/>
        </w:rPr>
        <w:t xml:space="preserve">[1] </w:t>
      </w:r>
      <w:hyperlink r:id="rId140" w:history="1">
        <w:r w:rsidR="00E63456" w:rsidRPr="000E7C0A">
          <w:rPr>
            <w:rStyle w:val="Lienhypertexte"/>
            <w:lang w:eastAsia="fr-FR"/>
          </w:rPr>
          <w:t>https://www.python.org/doc/</w:t>
        </w:r>
      </w:hyperlink>
      <w:r w:rsidR="00E63456">
        <w:rPr>
          <w:lang w:eastAsia="fr-FR"/>
        </w:rPr>
        <w:t xml:space="preserve"> </w:t>
      </w:r>
      <w:r w:rsidRPr="008A04A6">
        <w:rPr>
          <w:lang w:eastAsia="fr-FR"/>
        </w:rPr>
        <w:t xml:space="preserve">, </w:t>
      </w:r>
      <w:r w:rsidRPr="008A04A6">
        <w:rPr>
          <w:b/>
          <w:bCs/>
          <w:lang w:eastAsia="fr-FR"/>
        </w:rPr>
        <w:t>Documentation officielle de Python</w:t>
      </w:r>
      <w:r w:rsidRPr="008A04A6">
        <w:rPr>
          <w:lang w:eastAsia="fr-FR"/>
        </w:rPr>
        <w:t>, documentation Python.</w:t>
      </w:r>
    </w:p>
    <w:p w14:paraId="56C795BC" w14:textId="65E2A47A" w:rsidR="008A04A6" w:rsidRPr="008A04A6" w:rsidRDefault="008A04A6" w:rsidP="008A04A6">
      <w:pPr>
        <w:rPr>
          <w:lang w:eastAsia="fr-FR"/>
        </w:rPr>
      </w:pPr>
      <w:r w:rsidRPr="008A04A6">
        <w:rPr>
          <w:lang w:eastAsia="fr-FR"/>
        </w:rPr>
        <w:t>[2]</w:t>
      </w:r>
      <w:r w:rsidR="00B16418" w:rsidRPr="00B16418">
        <w:t xml:space="preserve"> </w:t>
      </w:r>
      <w:hyperlink r:id="rId141" w:history="1">
        <w:r w:rsidR="00B16418" w:rsidRPr="000E7C0A">
          <w:rPr>
            <w:rStyle w:val="Lienhypertexte"/>
            <w:lang w:eastAsia="fr-FR"/>
          </w:rPr>
          <w:t>https://fastapi.tiangolo.com</w:t>
        </w:r>
      </w:hyperlink>
      <w:r w:rsidR="00B16418">
        <w:rPr>
          <w:lang w:eastAsia="fr-FR"/>
        </w:rPr>
        <w:t xml:space="preserve"> </w:t>
      </w:r>
      <w:r w:rsidRPr="008A04A6">
        <w:rPr>
          <w:lang w:eastAsia="fr-FR"/>
        </w:rPr>
        <w:t xml:space="preserve">, </w:t>
      </w:r>
      <w:r w:rsidRPr="008A04A6">
        <w:rPr>
          <w:b/>
          <w:bCs/>
          <w:lang w:eastAsia="fr-FR"/>
        </w:rPr>
        <w:t>Documentation officielle de FastAPI</w:t>
      </w:r>
      <w:r w:rsidRPr="008A04A6">
        <w:rPr>
          <w:lang w:eastAsia="fr-FR"/>
        </w:rPr>
        <w:t xml:space="preserve">, </w:t>
      </w:r>
      <w:proofErr w:type="spellStart"/>
      <w:r w:rsidRPr="008A04A6">
        <w:rPr>
          <w:lang w:eastAsia="fr-FR"/>
        </w:rPr>
        <w:t>framework</w:t>
      </w:r>
      <w:proofErr w:type="spellEnd"/>
      <w:r w:rsidRPr="008A04A6">
        <w:rPr>
          <w:lang w:eastAsia="fr-FR"/>
        </w:rPr>
        <w:t xml:space="preserve"> web Python utilisé pour la réalisation des API du système.</w:t>
      </w:r>
    </w:p>
    <w:p w14:paraId="41C82244" w14:textId="6F74BA12" w:rsidR="008A04A6" w:rsidRPr="008A04A6" w:rsidRDefault="008A04A6" w:rsidP="008A04A6">
      <w:pPr>
        <w:rPr>
          <w:lang w:eastAsia="fr-FR"/>
        </w:rPr>
      </w:pPr>
      <w:r w:rsidRPr="008A04A6">
        <w:rPr>
          <w:lang w:eastAsia="fr-FR"/>
        </w:rPr>
        <w:t xml:space="preserve">[3] </w:t>
      </w:r>
      <w:hyperlink r:id="rId142" w:history="1">
        <w:r w:rsidR="00823292" w:rsidRPr="000E7C0A">
          <w:rPr>
            <w:rStyle w:val="Lienhypertexte"/>
            <w:lang w:eastAsia="fr-FR"/>
          </w:rPr>
          <w:t>https://www.postgresql.org/docs/19/index.html</w:t>
        </w:r>
      </w:hyperlink>
      <w:r w:rsidR="00823292">
        <w:rPr>
          <w:lang w:eastAsia="fr-FR"/>
        </w:rPr>
        <w:t xml:space="preserve"> </w:t>
      </w:r>
      <w:r w:rsidRPr="008A04A6">
        <w:rPr>
          <w:lang w:eastAsia="fr-FR"/>
        </w:rPr>
        <w:t xml:space="preserve">, </w:t>
      </w:r>
      <w:r w:rsidRPr="008A04A6">
        <w:rPr>
          <w:b/>
          <w:bCs/>
          <w:lang w:eastAsia="fr-FR"/>
        </w:rPr>
        <w:t>Documentation officielle de PostgreSQL</w:t>
      </w:r>
      <w:r w:rsidRPr="008A04A6">
        <w:rPr>
          <w:lang w:eastAsia="fr-FR"/>
        </w:rPr>
        <w:t>, système de gestion de base de données utilisé dans le projet.</w:t>
      </w:r>
    </w:p>
    <w:p w14:paraId="35D763CB" w14:textId="06886579" w:rsidR="008A04A6" w:rsidRPr="008A04A6" w:rsidRDefault="008A04A6" w:rsidP="008A04A6">
      <w:pPr>
        <w:rPr>
          <w:lang w:eastAsia="fr-FR"/>
        </w:rPr>
      </w:pPr>
      <w:r w:rsidRPr="008A04A6">
        <w:rPr>
          <w:lang w:eastAsia="fr-FR"/>
        </w:rPr>
        <w:t>[4]</w:t>
      </w:r>
      <w:r w:rsidR="00823292">
        <w:rPr>
          <w:lang w:eastAsia="fr-FR"/>
        </w:rPr>
        <w:t xml:space="preserve"> </w:t>
      </w:r>
      <w:hyperlink r:id="rId143" w:history="1">
        <w:r w:rsidR="00823292" w:rsidRPr="000E7C0A">
          <w:rPr>
            <w:rStyle w:val="Lienhypertexte"/>
            <w:lang w:eastAsia="fr-FR"/>
          </w:rPr>
          <w:t>https://docs.docker.com/manuals/</w:t>
        </w:r>
      </w:hyperlink>
      <w:r w:rsidR="00823292">
        <w:rPr>
          <w:lang w:eastAsia="fr-FR"/>
        </w:rPr>
        <w:t xml:space="preserve"> </w:t>
      </w:r>
      <w:r w:rsidRPr="008A04A6">
        <w:rPr>
          <w:lang w:eastAsia="fr-FR"/>
        </w:rPr>
        <w:t xml:space="preserve">, </w:t>
      </w:r>
      <w:r w:rsidR="00F73CA9">
        <w:rPr>
          <w:b/>
          <w:bCs/>
          <w:lang w:eastAsia="fr-FR"/>
        </w:rPr>
        <w:t xml:space="preserve">Manuel d’utilisation </w:t>
      </w:r>
      <w:r w:rsidR="00607FE1">
        <w:rPr>
          <w:b/>
          <w:bCs/>
          <w:lang w:eastAsia="fr-FR"/>
        </w:rPr>
        <w:t>officiel</w:t>
      </w:r>
      <w:r w:rsidR="008F1216">
        <w:rPr>
          <w:b/>
          <w:bCs/>
          <w:lang w:eastAsia="fr-FR"/>
        </w:rPr>
        <w:t xml:space="preserve"> </w:t>
      </w:r>
      <w:r w:rsidRPr="008A04A6">
        <w:rPr>
          <w:b/>
          <w:bCs/>
          <w:lang w:eastAsia="fr-FR"/>
        </w:rPr>
        <w:t>de Docker</w:t>
      </w:r>
      <w:r w:rsidRPr="008A04A6">
        <w:rPr>
          <w:lang w:eastAsia="fr-FR"/>
        </w:rPr>
        <w:t>, documentation relative à la conteneurisation et au déploiement des applications.</w:t>
      </w:r>
    </w:p>
    <w:p w14:paraId="231C3B77" w14:textId="4B77D488" w:rsidR="008A04A6" w:rsidRPr="008A04A6" w:rsidRDefault="008A04A6" w:rsidP="008A04A6">
      <w:pPr>
        <w:rPr>
          <w:lang w:eastAsia="fr-FR"/>
        </w:rPr>
      </w:pPr>
      <w:r w:rsidRPr="008A04A6">
        <w:rPr>
          <w:lang w:eastAsia="fr-FR"/>
        </w:rPr>
        <w:t>[5]</w:t>
      </w:r>
      <w:r w:rsidR="00F27D51" w:rsidRPr="00F27D51">
        <w:t xml:space="preserve"> </w:t>
      </w:r>
      <w:hyperlink r:id="rId144" w:history="1">
        <w:r w:rsidR="00F27D51" w:rsidRPr="000E7C0A">
          <w:rPr>
            <w:rStyle w:val="Lienhypertexte"/>
            <w:lang w:eastAsia="fr-FR"/>
          </w:rPr>
          <w:t>https://developers.openai.com/api/docs</w:t>
        </w:r>
      </w:hyperlink>
      <w:r w:rsidR="00F27D51">
        <w:rPr>
          <w:lang w:eastAsia="fr-FR"/>
        </w:rPr>
        <w:t xml:space="preserve"> </w:t>
      </w:r>
      <w:r w:rsidRPr="008A04A6">
        <w:rPr>
          <w:lang w:eastAsia="fr-FR"/>
        </w:rPr>
        <w:t xml:space="preserve">, </w:t>
      </w:r>
      <w:r w:rsidRPr="008A04A6">
        <w:rPr>
          <w:b/>
          <w:bCs/>
          <w:lang w:eastAsia="fr-FR"/>
        </w:rPr>
        <w:t xml:space="preserve">Documentation officielle de l’API </w:t>
      </w:r>
      <w:proofErr w:type="spellStart"/>
      <w:r w:rsidRPr="008A04A6">
        <w:rPr>
          <w:b/>
          <w:bCs/>
          <w:lang w:eastAsia="fr-FR"/>
        </w:rPr>
        <w:t>OpenAI</w:t>
      </w:r>
      <w:proofErr w:type="spellEnd"/>
      <w:r w:rsidRPr="008A04A6">
        <w:rPr>
          <w:lang w:eastAsia="fr-FR"/>
        </w:rPr>
        <w:t>, documentation relative à l’intégration des fonctionnalités d’intelligence artificielle</w:t>
      </w:r>
      <w:r>
        <w:rPr>
          <w:lang w:eastAsia="fr-FR"/>
        </w:rPr>
        <w:t>.</w:t>
      </w:r>
    </w:p>
    <w:p w14:paraId="0D21FA1B" w14:textId="7EDCE458" w:rsidR="008A04A6" w:rsidRPr="008A04A6" w:rsidRDefault="008A04A6" w:rsidP="008A04A6">
      <w:pPr>
        <w:rPr>
          <w:lang w:eastAsia="fr-FR"/>
        </w:rPr>
      </w:pPr>
      <w:r w:rsidRPr="008A04A6">
        <w:rPr>
          <w:lang w:eastAsia="fr-FR"/>
        </w:rPr>
        <w:t>[6]</w:t>
      </w:r>
      <w:r w:rsidR="00FD5162" w:rsidRPr="00FD5162">
        <w:t xml:space="preserve"> </w:t>
      </w:r>
      <w:hyperlink r:id="rId145" w:history="1">
        <w:r w:rsidR="00FD5162" w:rsidRPr="000E7C0A">
          <w:rPr>
            <w:rStyle w:val="Lienhypertexte"/>
            <w:lang w:eastAsia="fr-FR"/>
          </w:rPr>
          <w:t>https://open-meteo.com/en/docs</w:t>
        </w:r>
      </w:hyperlink>
      <w:r w:rsidR="00FD5162">
        <w:rPr>
          <w:lang w:eastAsia="fr-FR"/>
        </w:rPr>
        <w:t xml:space="preserve"> </w:t>
      </w:r>
      <w:r w:rsidRPr="008A04A6">
        <w:rPr>
          <w:lang w:eastAsia="fr-FR"/>
        </w:rPr>
        <w:t xml:space="preserve">, </w:t>
      </w:r>
      <w:r w:rsidRPr="008A04A6">
        <w:rPr>
          <w:b/>
          <w:bCs/>
          <w:lang w:eastAsia="fr-FR"/>
        </w:rPr>
        <w:t xml:space="preserve">Documentation de l’API Weather </w:t>
      </w:r>
      <w:proofErr w:type="spellStart"/>
      <w:r w:rsidRPr="008A04A6">
        <w:rPr>
          <w:b/>
          <w:bCs/>
          <w:lang w:eastAsia="fr-FR"/>
        </w:rPr>
        <w:t>Forecast</w:t>
      </w:r>
      <w:proofErr w:type="spellEnd"/>
      <w:r w:rsidRPr="008A04A6">
        <w:rPr>
          <w:lang w:eastAsia="fr-FR"/>
        </w:rPr>
        <w:t>, service utilisé pour l’exploitation des données météorologiques dans la planification agricole.</w:t>
      </w:r>
    </w:p>
    <w:p w14:paraId="6B84A849" w14:textId="0D3A19FF" w:rsidR="008A04A6" w:rsidRDefault="008A04A6" w:rsidP="008A04A6">
      <w:pPr>
        <w:rPr>
          <w:lang w:eastAsia="fr-FR"/>
        </w:rPr>
      </w:pPr>
      <w:r w:rsidRPr="008A04A6">
        <w:rPr>
          <w:lang w:eastAsia="fr-FR"/>
        </w:rPr>
        <w:t xml:space="preserve">[7] </w:t>
      </w:r>
      <w:hyperlink r:id="rId146" w:history="1">
        <w:r w:rsidR="00722169" w:rsidRPr="000E7C0A">
          <w:rPr>
            <w:rStyle w:val="Lienhypertexte"/>
            <w:lang w:eastAsia="fr-FR"/>
          </w:rPr>
          <w:t>https://developers.google.com/maps/documentation?hl=fr</w:t>
        </w:r>
      </w:hyperlink>
      <w:r w:rsidR="00722169">
        <w:rPr>
          <w:lang w:eastAsia="fr-FR"/>
        </w:rPr>
        <w:t xml:space="preserve"> </w:t>
      </w:r>
      <w:r w:rsidRPr="008A04A6">
        <w:rPr>
          <w:lang w:eastAsia="fr-FR"/>
        </w:rPr>
        <w:t xml:space="preserve">, </w:t>
      </w:r>
      <w:r w:rsidRPr="008A04A6">
        <w:rPr>
          <w:b/>
          <w:bCs/>
          <w:lang w:eastAsia="fr-FR"/>
        </w:rPr>
        <w:t>Google Maps Platform</w:t>
      </w:r>
      <w:r w:rsidRPr="008A04A6">
        <w:rPr>
          <w:lang w:eastAsia="fr-FR"/>
        </w:rPr>
        <w:t>, documentation des services de cartographie et de géolocalisation.</w:t>
      </w:r>
    </w:p>
    <w:p w14:paraId="03E3ACDA" w14:textId="2223CF7F" w:rsidR="00B04ECC" w:rsidRDefault="00B04ECC" w:rsidP="008A04A6">
      <w:pPr>
        <w:rPr>
          <w:lang w:eastAsia="fr-FR"/>
        </w:rPr>
      </w:pPr>
      <w:r w:rsidRPr="008A04A6">
        <w:rPr>
          <w:lang w:eastAsia="fr-FR"/>
        </w:rPr>
        <w:t>[</w:t>
      </w:r>
      <w:r>
        <w:rPr>
          <w:lang w:eastAsia="fr-FR"/>
        </w:rPr>
        <w:t>8</w:t>
      </w:r>
      <w:r w:rsidRPr="008A04A6">
        <w:rPr>
          <w:lang w:eastAsia="fr-FR"/>
        </w:rPr>
        <w:t>]</w:t>
      </w:r>
      <w:r w:rsidR="003F43E7">
        <w:rPr>
          <w:lang w:eastAsia="fr-FR"/>
        </w:rPr>
        <w:t xml:space="preserve">  </w:t>
      </w:r>
      <w:hyperlink r:id="rId147" w:history="1">
        <w:r w:rsidR="00FE26F2" w:rsidRPr="00722169">
          <w:rPr>
            <w:rStyle w:val="Lienhypertexte"/>
            <w:lang w:eastAsia="fr-FR"/>
          </w:rPr>
          <w:t>https://cahier-de-prepa.fr/psi-arago/download?id=1603</w:t>
        </w:r>
      </w:hyperlink>
      <w:r w:rsidR="000B3B15">
        <w:t xml:space="preserve"> </w:t>
      </w:r>
      <w:r w:rsidR="00DA0A58">
        <w:rPr>
          <w:b/>
          <w:bCs/>
          <w:lang w:eastAsia="fr-FR"/>
        </w:rPr>
        <w:t xml:space="preserve">, </w:t>
      </w:r>
      <w:r w:rsidR="00DA0A58">
        <w:rPr>
          <w:lang w:eastAsia="fr-FR"/>
        </w:rPr>
        <w:t xml:space="preserve">livre numérique </w:t>
      </w:r>
      <w:r w:rsidR="00AE19E7">
        <w:rPr>
          <w:lang w:eastAsia="fr-FR"/>
        </w:rPr>
        <w:t>contenant des informations sur UML</w:t>
      </w:r>
    </w:p>
    <w:p w14:paraId="4A70DCBC" w14:textId="77777777" w:rsidR="0007301B" w:rsidRDefault="008C6492" w:rsidP="008A04A6">
      <w:pPr>
        <w:rPr>
          <w:lang w:eastAsia="fr-FR"/>
        </w:rPr>
      </w:pPr>
      <w:r w:rsidRPr="008A04A6">
        <w:rPr>
          <w:lang w:eastAsia="fr-FR"/>
        </w:rPr>
        <w:t>[</w:t>
      </w:r>
      <w:r>
        <w:rPr>
          <w:lang w:eastAsia="fr-FR"/>
        </w:rPr>
        <w:t>9</w:t>
      </w:r>
      <w:r w:rsidRPr="008A04A6">
        <w:rPr>
          <w:lang w:eastAsia="fr-FR"/>
        </w:rPr>
        <w:t>]</w:t>
      </w:r>
      <w:r>
        <w:rPr>
          <w:lang w:eastAsia="fr-FR"/>
        </w:rPr>
        <w:t xml:space="preserve"> </w:t>
      </w:r>
      <w:hyperlink r:id="rId148" w:history="1">
        <w:r w:rsidR="00134E0A" w:rsidRPr="00CE480E">
          <w:rPr>
            <w:rStyle w:val="Lienhypertexte"/>
            <w:lang w:eastAsia="fr-FR"/>
          </w:rPr>
          <w:t>https://www.mincommerce.gov.cm/fr/la-mercuriale</w:t>
        </w:r>
      </w:hyperlink>
      <w:r w:rsidR="00134E0A">
        <w:rPr>
          <w:lang w:eastAsia="fr-FR"/>
        </w:rPr>
        <w:t xml:space="preserve"> </w:t>
      </w:r>
      <w:r w:rsidR="000B3B15">
        <w:rPr>
          <w:lang w:eastAsia="fr-FR"/>
        </w:rPr>
        <w:t>,</w:t>
      </w:r>
      <w:r>
        <w:rPr>
          <w:lang w:eastAsia="fr-FR"/>
        </w:rPr>
        <w:t xml:space="preserve"> </w:t>
      </w:r>
      <w:r w:rsidR="00E1317D">
        <w:rPr>
          <w:lang w:eastAsia="fr-FR"/>
        </w:rPr>
        <w:t xml:space="preserve">application web </w:t>
      </w:r>
      <w:r w:rsidR="000B3B15">
        <w:rPr>
          <w:lang w:eastAsia="fr-FR"/>
        </w:rPr>
        <w:t xml:space="preserve">source </w:t>
      </w:r>
      <w:r w:rsidR="00E1317D">
        <w:rPr>
          <w:lang w:eastAsia="fr-FR"/>
        </w:rPr>
        <w:t>contenant les mercuriales 2023 et 2026 d</w:t>
      </w:r>
      <w:r w:rsidR="0007301B">
        <w:rPr>
          <w:lang w:eastAsia="fr-FR"/>
        </w:rPr>
        <w:t>u Cameroun</w:t>
      </w:r>
    </w:p>
    <w:p w14:paraId="1FB536BB" w14:textId="460F0CF5" w:rsidR="008C6492" w:rsidRPr="00DA0A58" w:rsidRDefault="000B3B15" w:rsidP="008A04A6">
      <w:pPr>
        <w:rPr>
          <w:lang w:eastAsia="fr-FR"/>
        </w:rPr>
      </w:pPr>
      <w:r>
        <w:rPr>
          <w:lang w:eastAsia="fr-FR"/>
        </w:rPr>
        <w:t xml:space="preserve"> </w:t>
      </w:r>
    </w:p>
    <w:p w14:paraId="14FEEE39" w14:textId="77777777" w:rsidR="00C01851" w:rsidRDefault="00C01851" w:rsidP="00C01851">
      <w:pPr>
        <w:rPr>
          <w:lang w:val="fr" w:eastAsia="fr-FR"/>
        </w:rPr>
      </w:pPr>
    </w:p>
    <w:p w14:paraId="5D3FFC59" w14:textId="7AC0C90E" w:rsidR="00C01851" w:rsidRDefault="00C01851">
      <w:pPr>
        <w:spacing w:line="259" w:lineRule="auto"/>
        <w:jc w:val="left"/>
        <w:rPr>
          <w:lang w:val="fr" w:eastAsia="fr-FR"/>
        </w:rPr>
      </w:pPr>
      <w:r>
        <w:rPr>
          <w:lang w:val="fr" w:eastAsia="fr-FR"/>
        </w:rPr>
        <w:br w:type="page"/>
      </w:r>
    </w:p>
    <w:p w14:paraId="50EE1F69" w14:textId="26D1BF9D" w:rsidR="00C01851" w:rsidRPr="00C01851" w:rsidRDefault="00E675C7" w:rsidP="008B2553">
      <w:pPr>
        <w:pStyle w:val="Titre1"/>
      </w:pPr>
      <w:bookmarkStart w:id="454" w:name="_Toc240908015"/>
      <w:bookmarkStart w:id="455" w:name="_Toc240908255"/>
      <w:r>
        <w:lastRenderedPageBreak/>
        <w:t>TABLE DES MATIÈRES</w:t>
      </w:r>
      <w:bookmarkEnd w:id="454"/>
      <w:bookmarkEnd w:id="455"/>
    </w:p>
    <w:p w14:paraId="4F601183" w14:textId="31B5B854" w:rsidR="004F451F" w:rsidRDefault="00C01851">
      <w:pPr>
        <w:pStyle w:val="TM1"/>
        <w:tabs>
          <w:tab w:val="right" w:leader="dot" w:pos="9062"/>
        </w:tabs>
        <w:rPr>
          <w:rFonts w:asciiTheme="minorHAnsi" w:eastAsiaTheme="minorEastAsia" w:hAnsiTheme="minorHAnsi"/>
          <w:noProof/>
          <w:szCs w:val="24"/>
          <w:lang w:eastAsia="fr-FR"/>
        </w:rPr>
      </w:pPr>
      <w:r>
        <w:rPr>
          <w:lang w:val="fr" w:eastAsia="fr-FR"/>
        </w:rPr>
        <w:fldChar w:fldCharType="begin"/>
      </w:r>
      <w:r>
        <w:rPr>
          <w:lang w:val="fr" w:eastAsia="fr-FR"/>
        </w:rPr>
        <w:instrText xml:space="preserve"> TOC \o "1-5" \h \z \u </w:instrText>
      </w:r>
      <w:r>
        <w:rPr>
          <w:lang w:val="fr" w:eastAsia="fr-FR"/>
        </w:rPr>
        <w:fldChar w:fldCharType="separate"/>
      </w:r>
      <w:hyperlink w:anchor="_Toc240908089" w:history="1">
        <w:r w:rsidR="004F451F" w:rsidRPr="00C87E28">
          <w:rPr>
            <w:rStyle w:val="Lienhypertexte"/>
            <w:noProof/>
          </w:rPr>
          <w:t>DEDICACE</w:t>
        </w:r>
        <w:r w:rsidR="004F451F">
          <w:rPr>
            <w:noProof/>
            <w:webHidden/>
          </w:rPr>
          <w:tab/>
        </w:r>
        <w:r w:rsidR="004F451F">
          <w:rPr>
            <w:noProof/>
            <w:webHidden/>
          </w:rPr>
          <w:fldChar w:fldCharType="begin"/>
        </w:r>
        <w:r w:rsidR="004F451F">
          <w:rPr>
            <w:noProof/>
            <w:webHidden/>
          </w:rPr>
          <w:instrText xml:space="preserve"> PAGEREF _Toc240908089 \h </w:instrText>
        </w:r>
        <w:r w:rsidR="004F451F">
          <w:rPr>
            <w:noProof/>
            <w:webHidden/>
          </w:rPr>
        </w:r>
        <w:r w:rsidR="004F451F">
          <w:rPr>
            <w:noProof/>
            <w:webHidden/>
          </w:rPr>
          <w:fldChar w:fldCharType="separate"/>
        </w:r>
        <w:r w:rsidR="004F451F">
          <w:rPr>
            <w:noProof/>
            <w:webHidden/>
          </w:rPr>
          <w:t>II</w:t>
        </w:r>
        <w:r w:rsidR="004F451F">
          <w:rPr>
            <w:noProof/>
            <w:webHidden/>
          </w:rPr>
          <w:fldChar w:fldCharType="end"/>
        </w:r>
      </w:hyperlink>
    </w:p>
    <w:p w14:paraId="338CABBA" w14:textId="2ED766C3" w:rsidR="004F451F" w:rsidRDefault="004F451F">
      <w:pPr>
        <w:pStyle w:val="TM1"/>
        <w:tabs>
          <w:tab w:val="right" w:leader="dot" w:pos="9062"/>
        </w:tabs>
        <w:rPr>
          <w:rFonts w:asciiTheme="minorHAnsi" w:eastAsiaTheme="minorEastAsia" w:hAnsiTheme="minorHAnsi"/>
          <w:noProof/>
          <w:szCs w:val="24"/>
          <w:lang w:eastAsia="fr-FR"/>
        </w:rPr>
      </w:pPr>
      <w:hyperlink w:anchor="_Toc240908090" w:history="1">
        <w:r w:rsidRPr="00C87E28">
          <w:rPr>
            <w:rStyle w:val="Lienhypertexte"/>
            <w:noProof/>
          </w:rPr>
          <w:t>REMERCIEMENTS</w:t>
        </w:r>
        <w:r>
          <w:rPr>
            <w:noProof/>
            <w:webHidden/>
          </w:rPr>
          <w:tab/>
        </w:r>
        <w:r>
          <w:rPr>
            <w:noProof/>
            <w:webHidden/>
          </w:rPr>
          <w:fldChar w:fldCharType="begin"/>
        </w:r>
        <w:r>
          <w:rPr>
            <w:noProof/>
            <w:webHidden/>
          </w:rPr>
          <w:instrText xml:space="preserve"> PAGEREF _Toc240908090 \h </w:instrText>
        </w:r>
        <w:r>
          <w:rPr>
            <w:noProof/>
            <w:webHidden/>
          </w:rPr>
        </w:r>
        <w:r>
          <w:rPr>
            <w:noProof/>
            <w:webHidden/>
          </w:rPr>
          <w:fldChar w:fldCharType="separate"/>
        </w:r>
        <w:r>
          <w:rPr>
            <w:noProof/>
            <w:webHidden/>
          </w:rPr>
          <w:t>III</w:t>
        </w:r>
        <w:r>
          <w:rPr>
            <w:noProof/>
            <w:webHidden/>
          </w:rPr>
          <w:fldChar w:fldCharType="end"/>
        </w:r>
      </w:hyperlink>
    </w:p>
    <w:p w14:paraId="36A4CFF1" w14:textId="1EF5EB7B" w:rsidR="004F451F" w:rsidRDefault="004F451F">
      <w:pPr>
        <w:pStyle w:val="TM1"/>
        <w:tabs>
          <w:tab w:val="right" w:leader="dot" w:pos="9062"/>
        </w:tabs>
        <w:rPr>
          <w:rFonts w:asciiTheme="minorHAnsi" w:eastAsiaTheme="minorEastAsia" w:hAnsiTheme="minorHAnsi"/>
          <w:noProof/>
          <w:szCs w:val="24"/>
          <w:lang w:eastAsia="fr-FR"/>
        </w:rPr>
      </w:pPr>
      <w:hyperlink w:anchor="_Toc240908091" w:history="1">
        <w:r w:rsidRPr="00C87E28">
          <w:rPr>
            <w:rStyle w:val="Lienhypertexte"/>
            <w:noProof/>
          </w:rPr>
          <w:t>SOMMAIRE</w:t>
        </w:r>
        <w:r>
          <w:rPr>
            <w:noProof/>
            <w:webHidden/>
          </w:rPr>
          <w:tab/>
        </w:r>
        <w:r>
          <w:rPr>
            <w:noProof/>
            <w:webHidden/>
          </w:rPr>
          <w:fldChar w:fldCharType="begin"/>
        </w:r>
        <w:r>
          <w:rPr>
            <w:noProof/>
            <w:webHidden/>
          </w:rPr>
          <w:instrText xml:space="preserve"> PAGEREF _Toc240908091 \h </w:instrText>
        </w:r>
        <w:r>
          <w:rPr>
            <w:noProof/>
            <w:webHidden/>
          </w:rPr>
        </w:r>
        <w:r>
          <w:rPr>
            <w:noProof/>
            <w:webHidden/>
          </w:rPr>
          <w:fldChar w:fldCharType="separate"/>
        </w:r>
        <w:r>
          <w:rPr>
            <w:noProof/>
            <w:webHidden/>
          </w:rPr>
          <w:t>IV</w:t>
        </w:r>
        <w:r>
          <w:rPr>
            <w:noProof/>
            <w:webHidden/>
          </w:rPr>
          <w:fldChar w:fldCharType="end"/>
        </w:r>
      </w:hyperlink>
    </w:p>
    <w:p w14:paraId="6BCA346E" w14:textId="49B1D4A8" w:rsidR="004F451F" w:rsidRDefault="004F451F">
      <w:pPr>
        <w:pStyle w:val="TM1"/>
        <w:tabs>
          <w:tab w:val="right" w:leader="dot" w:pos="9062"/>
        </w:tabs>
        <w:rPr>
          <w:rFonts w:asciiTheme="minorHAnsi" w:eastAsiaTheme="minorEastAsia" w:hAnsiTheme="minorHAnsi"/>
          <w:noProof/>
          <w:szCs w:val="24"/>
          <w:lang w:eastAsia="fr-FR"/>
        </w:rPr>
      </w:pPr>
      <w:hyperlink w:anchor="_Toc240908092" w:history="1">
        <w:r w:rsidRPr="00C87E28">
          <w:rPr>
            <w:rStyle w:val="Lienhypertexte"/>
            <w:noProof/>
          </w:rPr>
          <w:t>LISTE DES TABLEAUX</w:t>
        </w:r>
        <w:r>
          <w:rPr>
            <w:noProof/>
            <w:webHidden/>
          </w:rPr>
          <w:tab/>
        </w:r>
        <w:r>
          <w:rPr>
            <w:noProof/>
            <w:webHidden/>
          </w:rPr>
          <w:fldChar w:fldCharType="begin"/>
        </w:r>
        <w:r>
          <w:rPr>
            <w:noProof/>
            <w:webHidden/>
          </w:rPr>
          <w:instrText xml:space="preserve"> PAGEREF _Toc240908092 \h </w:instrText>
        </w:r>
        <w:r>
          <w:rPr>
            <w:noProof/>
            <w:webHidden/>
          </w:rPr>
        </w:r>
        <w:r>
          <w:rPr>
            <w:noProof/>
            <w:webHidden/>
          </w:rPr>
          <w:fldChar w:fldCharType="separate"/>
        </w:r>
        <w:r>
          <w:rPr>
            <w:noProof/>
            <w:webHidden/>
          </w:rPr>
          <w:t>V</w:t>
        </w:r>
        <w:r>
          <w:rPr>
            <w:noProof/>
            <w:webHidden/>
          </w:rPr>
          <w:fldChar w:fldCharType="end"/>
        </w:r>
      </w:hyperlink>
    </w:p>
    <w:p w14:paraId="474A3EAC" w14:textId="70D4A9DC" w:rsidR="004F451F" w:rsidRDefault="004F451F">
      <w:pPr>
        <w:pStyle w:val="TM1"/>
        <w:tabs>
          <w:tab w:val="right" w:leader="dot" w:pos="9062"/>
        </w:tabs>
        <w:rPr>
          <w:rFonts w:asciiTheme="minorHAnsi" w:eastAsiaTheme="minorEastAsia" w:hAnsiTheme="minorHAnsi"/>
          <w:noProof/>
          <w:szCs w:val="24"/>
          <w:lang w:eastAsia="fr-FR"/>
        </w:rPr>
      </w:pPr>
      <w:hyperlink w:anchor="_Toc240908093" w:history="1">
        <w:r w:rsidRPr="00C87E28">
          <w:rPr>
            <w:rStyle w:val="Lienhypertexte"/>
            <w:noProof/>
          </w:rPr>
          <w:t>LISTE DES FIGURES</w:t>
        </w:r>
        <w:r>
          <w:rPr>
            <w:noProof/>
            <w:webHidden/>
          </w:rPr>
          <w:tab/>
        </w:r>
        <w:r>
          <w:rPr>
            <w:noProof/>
            <w:webHidden/>
          </w:rPr>
          <w:fldChar w:fldCharType="begin"/>
        </w:r>
        <w:r>
          <w:rPr>
            <w:noProof/>
            <w:webHidden/>
          </w:rPr>
          <w:instrText xml:space="preserve"> PAGEREF _Toc240908093 \h </w:instrText>
        </w:r>
        <w:r>
          <w:rPr>
            <w:noProof/>
            <w:webHidden/>
          </w:rPr>
        </w:r>
        <w:r>
          <w:rPr>
            <w:noProof/>
            <w:webHidden/>
          </w:rPr>
          <w:fldChar w:fldCharType="separate"/>
        </w:r>
        <w:r>
          <w:rPr>
            <w:noProof/>
            <w:webHidden/>
          </w:rPr>
          <w:t>VI</w:t>
        </w:r>
        <w:r>
          <w:rPr>
            <w:noProof/>
            <w:webHidden/>
          </w:rPr>
          <w:fldChar w:fldCharType="end"/>
        </w:r>
      </w:hyperlink>
    </w:p>
    <w:p w14:paraId="065316BE" w14:textId="7A8F1ABF" w:rsidR="004F451F" w:rsidRDefault="004F451F">
      <w:pPr>
        <w:pStyle w:val="TM1"/>
        <w:tabs>
          <w:tab w:val="right" w:leader="dot" w:pos="9062"/>
        </w:tabs>
        <w:rPr>
          <w:rFonts w:asciiTheme="minorHAnsi" w:eastAsiaTheme="minorEastAsia" w:hAnsiTheme="minorHAnsi"/>
          <w:noProof/>
          <w:szCs w:val="24"/>
          <w:lang w:eastAsia="fr-FR"/>
        </w:rPr>
      </w:pPr>
      <w:hyperlink w:anchor="_Toc240908094" w:history="1">
        <w:r w:rsidRPr="00C87E28">
          <w:rPr>
            <w:rStyle w:val="Lienhypertexte"/>
            <w:noProof/>
          </w:rPr>
          <w:t>SIGLES ET ABRÉVIATIONS</w:t>
        </w:r>
        <w:r>
          <w:rPr>
            <w:noProof/>
            <w:webHidden/>
          </w:rPr>
          <w:tab/>
        </w:r>
        <w:r>
          <w:rPr>
            <w:noProof/>
            <w:webHidden/>
          </w:rPr>
          <w:fldChar w:fldCharType="begin"/>
        </w:r>
        <w:r>
          <w:rPr>
            <w:noProof/>
            <w:webHidden/>
          </w:rPr>
          <w:instrText xml:space="preserve"> PAGEREF _Toc240908094 \h </w:instrText>
        </w:r>
        <w:r>
          <w:rPr>
            <w:noProof/>
            <w:webHidden/>
          </w:rPr>
        </w:r>
        <w:r>
          <w:rPr>
            <w:noProof/>
            <w:webHidden/>
          </w:rPr>
          <w:fldChar w:fldCharType="separate"/>
        </w:r>
        <w:r>
          <w:rPr>
            <w:noProof/>
            <w:webHidden/>
          </w:rPr>
          <w:t>VIII</w:t>
        </w:r>
        <w:r>
          <w:rPr>
            <w:noProof/>
            <w:webHidden/>
          </w:rPr>
          <w:fldChar w:fldCharType="end"/>
        </w:r>
      </w:hyperlink>
    </w:p>
    <w:p w14:paraId="3C9C2AB9" w14:textId="6EA8B152" w:rsidR="004F451F" w:rsidRDefault="004F451F">
      <w:pPr>
        <w:pStyle w:val="TM1"/>
        <w:tabs>
          <w:tab w:val="right" w:leader="dot" w:pos="9062"/>
        </w:tabs>
        <w:rPr>
          <w:rFonts w:asciiTheme="minorHAnsi" w:eastAsiaTheme="minorEastAsia" w:hAnsiTheme="minorHAnsi"/>
          <w:noProof/>
          <w:szCs w:val="24"/>
          <w:lang w:eastAsia="fr-FR"/>
        </w:rPr>
      </w:pPr>
      <w:hyperlink w:anchor="_Toc240908095" w:history="1">
        <w:r w:rsidRPr="00C87E28">
          <w:rPr>
            <w:rStyle w:val="Lienhypertexte"/>
            <w:noProof/>
          </w:rPr>
          <w:t>GLOSSAIRE</w:t>
        </w:r>
        <w:r>
          <w:rPr>
            <w:noProof/>
            <w:webHidden/>
          </w:rPr>
          <w:tab/>
        </w:r>
        <w:r>
          <w:rPr>
            <w:noProof/>
            <w:webHidden/>
          </w:rPr>
          <w:fldChar w:fldCharType="begin"/>
        </w:r>
        <w:r>
          <w:rPr>
            <w:noProof/>
            <w:webHidden/>
          </w:rPr>
          <w:instrText xml:space="preserve"> PAGEREF _Toc240908095 \h </w:instrText>
        </w:r>
        <w:r>
          <w:rPr>
            <w:noProof/>
            <w:webHidden/>
          </w:rPr>
        </w:r>
        <w:r>
          <w:rPr>
            <w:noProof/>
            <w:webHidden/>
          </w:rPr>
          <w:fldChar w:fldCharType="separate"/>
        </w:r>
        <w:r>
          <w:rPr>
            <w:noProof/>
            <w:webHidden/>
          </w:rPr>
          <w:t>IX</w:t>
        </w:r>
        <w:r>
          <w:rPr>
            <w:noProof/>
            <w:webHidden/>
          </w:rPr>
          <w:fldChar w:fldCharType="end"/>
        </w:r>
      </w:hyperlink>
    </w:p>
    <w:p w14:paraId="4E1FE1C9" w14:textId="2D0E25FD" w:rsidR="004F451F" w:rsidRDefault="004F451F">
      <w:pPr>
        <w:pStyle w:val="TM1"/>
        <w:tabs>
          <w:tab w:val="right" w:leader="dot" w:pos="9062"/>
        </w:tabs>
        <w:rPr>
          <w:rFonts w:asciiTheme="minorHAnsi" w:eastAsiaTheme="minorEastAsia" w:hAnsiTheme="minorHAnsi"/>
          <w:noProof/>
          <w:szCs w:val="24"/>
          <w:lang w:eastAsia="fr-FR"/>
        </w:rPr>
      </w:pPr>
      <w:hyperlink w:anchor="_Toc240908096" w:history="1">
        <w:r w:rsidRPr="00C87E28">
          <w:rPr>
            <w:rStyle w:val="Lienhypertexte"/>
            <w:noProof/>
          </w:rPr>
          <w:t>RÉSUMÉ</w:t>
        </w:r>
        <w:r>
          <w:rPr>
            <w:noProof/>
            <w:webHidden/>
          </w:rPr>
          <w:tab/>
        </w:r>
        <w:r>
          <w:rPr>
            <w:noProof/>
            <w:webHidden/>
          </w:rPr>
          <w:fldChar w:fldCharType="begin"/>
        </w:r>
        <w:r>
          <w:rPr>
            <w:noProof/>
            <w:webHidden/>
          </w:rPr>
          <w:instrText xml:space="preserve"> PAGEREF _Toc240908096 \h </w:instrText>
        </w:r>
        <w:r>
          <w:rPr>
            <w:noProof/>
            <w:webHidden/>
          </w:rPr>
        </w:r>
        <w:r>
          <w:rPr>
            <w:noProof/>
            <w:webHidden/>
          </w:rPr>
          <w:fldChar w:fldCharType="separate"/>
        </w:r>
        <w:r>
          <w:rPr>
            <w:noProof/>
            <w:webHidden/>
          </w:rPr>
          <w:t>XI</w:t>
        </w:r>
        <w:r>
          <w:rPr>
            <w:noProof/>
            <w:webHidden/>
          </w:rPr>
          <w:fldChar w:fldCharType="end"/>
        </w:r>
      </w:hyperlink>
    </w:p>
    <w:p w14:paraId="3825A90C" w14:textId="70F8A6EE" w:rsidR="004F451F" w:rsidRDefault="004F451F">
      <w:pPr>
        <w:pStyle w:val="TM1"/>
        <w:tabs>
          <w:tab w:val="right" w:leader="dot" w:pos="9062"/>
        </w:tabs>
        <w:rPr>
          <w:rFonts w:asciiTheme="minorHAnsi" w:eastAsiaTheme="minorEastAsia" w:hAnsiTheme="minorHAnsi"/>
          <w:noProof/>
          <w:szCs w:val="24"/>
          <w:lang w:eastAsia="fr-FR"/>
        </w:rPr>
      </w:pPr>
      <w:hyperlink w:anchor="_Toc240908097" w:history="1">
        <w:r w:rsidRPr="00C87E28">
          <w:rPr>
            <w:rStyle w:val="Lienhypertexte"/>
            <w:noProof/>
          </w:rPr>
          <w:t>ABSTRACT</w:t>
        </w:r>
        <w:r>
          <w:rPr>
            <w:noProof/>
            <w:webHidden/>
          </w:rPr>
          <w:tab/>
        </w:r>
        <w:r>
          <w:rPr>
            <w:noProof/>
            <w:webHidden/>
          </w:rPr>
          <w:fldChar w:fldCharType="begin"/>
        </w:r>
        <w:r>
          <w:rPr>
            <w:noProof/>
            <w:webHidden/>
          </w:rPr>
          <w:instrText xml:space="preserve"> PAGEREF _Toc240908097 \h </w:instrText>
        </w:r>
        <w:r>
          <w:rPr>
            <w:noProof/>
            <w:webHidden/>
          </w:rPr>
        </w:r>
        <w:r>
          <w:rPr>
            <w:noProof/>
            <w:webHidden/>
          </w:rPr>
          <w:fldChar w:fldCharType="separate"/>
        </w:r>
        <w:r>
          <w:rPr>
            <w:noProof/>
            <w:webHidden/>
          </w:rPr>
          <w:t>XII</w:t>
        </w:r>
        <w:r>
          <w:rPr>
            <w:noProof/>
            <w:webHidden/>
          </w:rPr>
          <w:fldChar w:fldCharType="end"/>
        </w:r>
      </w:hyperlink>
    </w:p>
    <w:p w14:paraId="17D300B6" w14:textId="5240614E" w:rsidR="004F451F" w:rsidRDefault="004F451F">
      <w:pPr>
        <w:pStyle w:val="TM1"/>
        <w:tabs>
          <w:tab w:val="right" w:leader="dot" w:pos="9062"/>
        </w:tabs>
        <w:rPr>
          <w:rFonts w:asciiTheme="minorHAnsi" w:eastAsiaTheme="minorEastAsia" w:hAnsiTheme="minorHAnsi"/>
          <w:noProof/>
          <w:szCs w:val="24"/>
          <w:lang w:eastAsia="fr-FR"/>
        </w:rPr>
      </w:pPr>
      <w:hyperlink w:anchor="_Toc240908098" w:history="1">
        <w:r w:rsidRPr="00C87E28">
          <w:rPr>
            <w:rStyle w:val="Lienhypertexte"/>
            <w:noProof/>
          </w:rPr>
          <w:t>INTRODUCTION GÉNÉRALE</w:t>
        </w:r>
        <w:r>
          <w:rPr>
            <w:noProof/>
            <w:webHidden/>
          </w:rPr>
          <w:tab/>
        </w:r>
        <w:r>
          <w:rPr>
            <w:noProof/>
            <w:webHidden/>
          </w:rPr>
          <w:fldChar w:fldCharType="begin"/>
        </w:r>
        <w:r>
          <w:rPr>
            <w:noProof/>
            <w:webHidden/>
          </w:rPr>
          <w:instrText xml:space="preserve"> PAGEREF _Toc240908098 \h </w:instrText>
        </w:r>
        <w:r>
          <w:rPr>
            <w:noProof/>
            <w:webHidden/>
          </w:rPr>
        </w:r>
        <w:r>
          <w:rPr>
            <w:noProof/>
            <w:webHidden/>
          </w:rPr>
          <w:fldChar w:fldCharType="separate"/>
        </w:r>
        <w:r>
          <w:rPr>
            <w:noProof/>
            <w:webHidden/>
          </w:rPr>
          <w:t>- 1 -</w:t>
        </w:r>
        <w:r>
          <w:rPr>
            <w:noProof/>
            <w:webHidden/>
          </w:rPr>
          <w:fldChar w:fldCharType="end"/>
        </w:r>
      </w:hyperlink>
    </w:p>
    <w:p w14:paraId="14CF074F" w14:textId="11808816" w:rsidR="004F451F" w:rsidRDefault="004F451F">
      <w:pPr>
        <w:pStyle w:val="TM1"/>
        <w:tabs>
          <w:tab w:val="right" w:leader="dot" w:pos="9062"/>
        </w:tabs>
        <w:rPr>
          <w:rFonts w:asciiTheme="minorHAnsi" w:eastAsiaTheme="minorEastAsia" w:hAnsiTheme="minorHAnsi"/>
          <w:noProof/>
          <w:szCs w:val="24"/>
          <w:lang w:eastAsia="fr-FR"/>
        </w:rPr>
      </w:pPr>
      <w:hyperlink w:anchor="_Toc240908099" w:history="1">
        <w:r w:rsidRPr="00C87E28">
          <w:rPr>
            <w:rStyle w:val="Lienhypertexte"/>
            <w:noProof/>
          </w:rPr>
          <w:t>PARTIE 1 : PHASE D’INSERTION</w:t>
        </w:r>
        <w:r>
          <w:rPr>
            <w:noProof/>
            <w:webHidden/>
          </w:rPr>
          <w:tab/>
        </w:r>
        <w:r>
          <w:rPr>
            <w:noProof/>
            <w:webHidden/>
          </w:rPr>
          <w:fldChar w:fldCharType="begin"/>
        </w:r>
        <w:r>
          <w:rPr>
            <w:noProof/>
            <w:webHidden/>
          </w:rPr>
          <w:instrText xml:space="preserve"> PAGEREF _Toc240908099 \h </w:instrText>
        </w:r>
        <w:r>
          <w:rPr>
            <w:noProof/>
            <w:webHidden/>
          </w:rPr>
        </w:r>
        <w:r>
          <w:rPr>
            <w:noProof/>
            <w:webHidden/>
          </w:rPr>
          <w:fldChar w:fldCharType="separate"/>
        </w:r>
        <w:r>
          <w:rPr>
            <w:noProof/>
            <w:webHidden/>
          </w:rPr>
          <w:t>- 2 -</w:t>
        </w:r>
        <w:r>
          <w:rPr>
            <w:noProof/>
            <w:webHidden/>
          </w:rPr>
          <w:fldChar w:fldCharType="end"/>
        </w:r>
      </w:hyperlink>
    </w:p>
    <w:p w14:paraId="65581639" w14:textId="692CA2FF" w:rsidR="004F451F" w:rsidRDefault="004F451F">
      <w:pPr>
        <w:pStyle w:val="TM2"/>
        <w:tabs>
          <w:tab w:val="right" w:leader="dot" w:pos="9062"/>
        </w:tabs>
        <w:rPr>
          <w:rFonts w:asciiTheme="minorHAnsi" w:eastAsiaTheme="minorEastAsia" w:hAnsiTheme="minorHAnsi"/>
          <w:noProof/>
          <w:szCs w:val="24"/>
          <w:lang w:eastAsia="fr-FR"/>
        </w:rPr>
      </w:pPr>
      <w:hyperlink w:anchor="_Toc240908100"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_Toc240908100 \h </w:instrText>
        </w:r>
        <w:r>
          <w:rPr>
            <w:noProof/>
            <w:webHidden/>
          </w:rPr>
        </w:r>
        <w:r>
          <w:rPr>
            <w:noProof/>
            <w:webHidden/>
          </w:rPr>
          <w:fldChar w:fldCharType="separate"/>
        </w:r>
        <w:r>
          <w:rPr>
            <w:noProof/>
            <w:webHidden/>
          </w:rPr>
          <w:t>- 3 -</w:t>
        </w:r>
        <w:r>
          <w:rPr>
            <w:noProof/>
            <w:webHidden/>
          </w:rPr>
          <w:fldChar w:fldCharType="end"/>
        </w:r>
      </w:hyperlink>
    </w:p>
    <w:p w14:paraId="7F596F35" w14:textId="7BE4001C" w:rsidR="004F451F" w:rsidRDefault="004F451F">
      <w:pPr>
        <w:pStyle w:val="TM2"/>
        <w:tabs>
          <w:tab w:val="left" w:pos="720"/>
          <w:tab w:val="right" w:leader="dot" w:pos="9062"/>
        </w:tabs>
        <w:rPr>
          <w:rFonts w:asciiTheme="minorHAnsi" w:eastAsiaTheme="minorEastAsia" w:hAnsiTheme="minorHAnsi"/>
          <w:noProof/>
          <w:szCs w:val="24"/>
          <w:lang w:eastAsia="fr-FR"/>
        </w:rPr>
      </w:pPr>
      <w:hyperlink w:anchor="_Toc240908101"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ACCUEIL ET INTÉGRATION</w:t>
        </w:r>
        <w:r>
          <w:rPr>
            <w:noProof/>
            <w:webHidden/>
          </w:rPr>
          <w:tab/>
        </w:r>
        <w:r>
          <w:rPr>
            <w:noProof/>
            <w:webHidden/>
          </w:rPr>
          <w:fldChar w:fldCharType="begin"/>
        </w:r>
        <w:r>
          <w:rPr>
            <w:noProof/>
            <w:webHidden/>
          </w:rPr>
          <w:instrText xml:space="preserve"> PAGEREF _Toc240908101 \h </w:instrText>
        </w:r>
        <w:r>
          <w:rPr>
            <w:noProof/>
            <w:webHidden/>
          </w:rPr>
        </w:r>
        <w:r>
          <w:rPr>
            <w:noProof/>
            <w:webHidden/>
          </w:rPr>
          <w:fldChar w:fldCharType="separate"/>
        </w:r>
        <w:r>
          <w:rPr>
            <w:noProof/>
            <w:webHidden/>
          </w:rPr>
          <w:t>- 4 -</w:t>
        </w:r>
        <w:r>
          <w:rPr>
            <w:noProof/>
            <w:webHidden/>
          </w:rPr>
          <w:fldChar w:fldCharType="end"/>
        </w:r>
      </w:hyperlink>
    </w:p>
    <w:p w14:paraId="250C30AD" w14:textId="19400DD0"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02"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Accueil</w:t>
        </w:r>
        <w:r>
          <w:rPr>
            <w:noProof/>
            <w:webHidden/>
          </w:rPr>
          <w:tab/>
        </w:r>
        <w:r>
          <w:rPr>
            <w:noProof/>
            <w:webHidden/>
          </w:rPr>
          <w:fldChar w:fldCharType="begin"/>
        </w:r>
        <w:r>
          <w:rPr>
            <w:noProof/>
            <w:webHidden/>
          </w:rPr>
          <w:instrText xml:space="preserve"> PAGEREF _Toc240908102 \h </w:instrText>
        </w:r>
        <w:r>
          <w:rPr>
            <w:noProof/>
            <w:webHidden/>
          </w:rPr>
        </w:r>
        <w:r>
          <w:rPr>
            <w:noProof/>
            <w:webHidden/>
          </w:rPr>
          <w:fldChar w:fldCharType="separate"/>
        </w:r>
        <w:r>
          <w:rPr>
            <w:noProof/>
            <w:webHidden/>
          </w:rPr>
          <w:t>- 4 -</w:t>
        </w:r>
        <w:r>
          <w:rPr>
            <w:noProof/>
            <w:webHidden/>
          </w:rPr>
          <w:fldChar w:fldCharType="end"/>
        </w:r>
      </w:hyperlink>
    </w:p>
    <w:p w14:paraId="5FB43064" w14:textId="4E2C3B98"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03"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Intégration</w:t>
        </w:r>
        <w:r>
          <w:rPr>
            <w:noProof/>
            <w:webHidden/>
          </w:rPr>
          <w:tab/>
        </w:r>
        <w:r>
          <w:rPr>
            <w:noProof/>
            <w:webHidden/>
          </w:rPr>
          <w:fldChar w:fldCharType="begin"/>
        </w:r>
        <w:r>
          <w:rPr>
            <w:noProof/>
            <w:webHidden/>
          </w:rPr>
          <w:instrText xml:space="preserve"> PAGEREF _Toc240908103 \h </w:instrText>
        </w:r>
        <w:r>
          <w:rPr>
            <w:noProof/>
            <w:webHidden/>
          </w:rPr>
        </w:r>
        <w:r>
          <w:rPr>
            <w:noProof/>
            <w:webHidden/>
          </w:rPr>
          <w:fldChar w:fldCharType="separate"/>
        </w:r>
        <w:r>
          <w:rPr>
            <w:noProof/>
            <w:webHidden/>
          </w:rPr>
          <w:t>- 4 -</w:t>
        </w:r>
        <w:r>
          <w:rPr>
            <w:noProof/>
            <w:webHidden/>
          </w:rPr>
          <w:fldChar w:fldCharType="end"/>
        </w:r>
      </w:hyperlink>
    </w:p>
    <w:p w14:paraId="1EB15A7A" w14:textId="51A5394A" w:rsidR="004F451F" w:rsidRDefault="004F451F">
      <w:pPr>
        <w:pStyle w:val="TM2"/>
        <w:tabs>
          <w:tab w:val="left" w:pos="720"/>
          <w:tab w:val="right" w:leader="dot" w:pos="9062"/>
        </w:tabs>
        <w:rPr>
          <w:rFonts w:asciiTheme="minorHAnsi" w:eastAsiaTheme="minorEastAsia" w:hAnsiTheme="minorHAnsi"/>
          <w:noProof/>
          <w:szCs w:val="24"/>
          <w:lang w:eastAsia="fr-FR"/>
        </w:rPr>
      </w:pPr>
      <w:hyperlink w:anchor="_Toc240908104" w:history="1">
        <w:r w:rsidRPr="00C87E28">
          <w:rPr>
            <w:rStyle w:val="Lienhypertexte"/>
            <w:noProof/>
          </w:rPr>
          <w:t>II.</w:t>
        </w:r>
        <w:r>
          <w:rPr>
            <w:rFonts w:asciiTheme="minorHAnsi" w:eastAsiaTheme="minorEastAsia" w:hAnsiTheme="minorHAnsi"/>
            <w:noProof/>
            <w:szCs w:val="24"/>
            <w:lang w:eastAsia="fr-FR"/>
          </w:rPr>
          <w:tab/>
        </w:r>
        <w:r w:rsidRPr="00C87E28">
          <w:rPr>
            <w:rStyle w:val="Lienhypertexte"/>
            <w:noProof/>
          </w:rPr>
          <w:t>PRÉSENTATION DE L’ENTREPRISE</w:t>
        </w:r>
        <w:r>
          <w:rPr>
            <w:noProof/>
            <w:webHidden/>
          </w:rPr>
          <w:tab/>
        </w:r>
        <w:r>
          <w:rPr>
            <w:noProof/>
            <w:webHidden/>
          </w:rPr>
          <w:fldChar w:fldCharType="begin"/>
        </w:r>
        <w:r>
          <w:rPr>
            <w:noProof/>
            <w:webHidden/>
          </w:rPr>
          <w:instrText xml:space="preserve"> PAGEREF _Toc240908104 \h </w:instrText>
        </w:r>
        <w:r>
          <w:rPr>
            <w:noProof/>
            <w:webHidden/>
          </w:rPr>
        </w:r>
        <w:r>
          <w:rPr>
            <w:noProof/>
            <w:webHidden/>
          </w:rPr>
          <w:fldChar w:fldCharType="separate"/>
        </w:r>
        <w:r>
          <w:rPr>
            <w:noProof/>
            <w:webHidden/>
          </w:rPr>
          <w:t>- 5 -</w:t>
        </w:r>
        <w:r>
          <w:rPr>
            <w:noProof/>
            <w:webHidden/>
          </w:rPr>
          <w:fldChar w:fldCharType="end"/>
        </w:r>
      </w:hyperlink>
    </w:p>
    <w:p w14:paraId="14E8AE40" w14:textId="1CB9C259"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05" w:history="1">
        <w:r w:rsidRPr="00C87E28">
          <w:rPr>
            <w:rStyle w:val="Lienhypertexte"/>
            <w:rFonts w:eastAsia="Times New Roman"/>
            <w:noProof/>
          </w:rPr>
          <w:t>1.</w:t>
        </w:r>
        <w:r>
          <w:rPr>
            <w:rFonts w:asciiTheme="minorHAnsi" w:eastAsiaTheme="minorEastAsia" w:hAnsiTheme="minorHAnsi"/>
            <w:noProof/>
            <w:szCs w:val="24"/>
            <w:lang w:eastAsia="fr-FR"/>
          </w:rPr>
          <w:tab/>
        </w:r>
        <w:r w:rsidRPr="00C87E28">
          <w:rPr>
            <w:rStyle w:val="Lienhypertexte"/>
            <w:rFonts w:eastAsia="Times New Roman"/>
            <w:noProof/>
          </w:rPr>
          <w:t>Historique et missions</w:t>
        </w:r>
        <w:r>
          <w:rPr>
            <w:noProof/>
            <w:webHidden/>
          </w:rPr>
          <w:tab/>
        </w:r>
        <w:r>
          <w:rPr>
            <w:noProof/>
            <w:webHidden/>
          </w:rPr>
          <w:fldChar w:fldCharType="begin"/>
        </w:r>
        <w:r>
          <w:rPr>
            <w:noProof/>
            <w:webHidden/>
          </w:rPr>
          <w:instrText xml:space="preserve"> PAGEREF _Toc240908105 \h </w:instrText>
        </w:r>
        <w:r>
          <w:rPr>
            <w:noProof/>
            <w:webHidden/>
          </w:rPr>
        </w:r>
        <w:r>
          <w:rPr>
            <w:noProof/>
            <w:webHidden/>
          </w:rPr>
          <w:fldChar w:fldCharType="separate"/>
        </w:r>
        <w:r>
          <w:rPr>
            <w:noProof/>
            <w:webHidden/>
          </w:rPr>
          <w:t>- 5 -</w:t>
        </w:r>
        <w:r>
          <w:rPr>
            <w:noProof/>
            <w:webHidden/>
          </w:rPr>
          <w:fldChar w:fldCharType="end"/>
        </w:r>
      </w:hyperlink>
    </w:p>
    <w:p w14:paraId="3D717C01" w14:textId="431B5613" w:rsidR="004F451F" w:rsidRDefault="004F451F">
      <w:pPr>
        <w:pStyle w:val="TM4"/>
        <w:tabs>
          <w:tab w:val="right" w:leader="dot" w:pos="9062"/>
        </w:tabs>
        <w:rPr>
          <w:rFonts w:asciiTheme="minorHAnsi" w:eastAsiaTheme="minorEastAsia" w:hAnsiTheme="minorHAnsi"/>
          <w:noProof/>
          <w:szCs w:val="24"/>
          <w:lang w:eastAsia="fr-FR"/>
        </w:rPr>
      </w:pPr>
      <w:hyperlink w:anchor="_Toc240908106" w:history="1">
        <w:r w:rsidRPr="00C87E28">
          <w:rPr>
            <w:rStyle w:val="Lienhypertexte"/>
            <w:rFonts w:cs="Times New Roman"/>
            <w:noProof/>
          </w:rPr>
          <w:t>1.1 Historique</w:t>
        </w:r>
        <w:r>
          <w:rPr>
            <w:noProof/>
            <w:webHidden/>
          </w:rPr>
          <w:tab/>
        </w:r>
        <w:r>
          <w:rPr>
            <w:noProof/>
            <w:webHidden/>
          </w:rPr>
          <w:fldChar w:fldCharType="begin"/>
        </w:r>
        <w:r>
          <w:rPr>
            <w:noProof/>
            <w:webHidden/>
          </w:rPr>
          <w:instrText xml:space="preserve"> PAGEREF _Toc240908106 \h </w:instrText>
        </w:r>
        <w:r>
          <w:rPr>
            <w:noProof/>
            <w:webHidden/>
          </w:rPr>
        </w:r>
        <w:r>
          <w:rPr>
            <w:noProof/>
            <w:webHidden/>
          </w:rPr>
          <w:fldChar w:fldCharType="separate"/>
        </w:r>
        <w:r>
          <w:rPr>
            <w:noProof/>
            <w:webHidden/>
          </w:rPr>
          <w:t>- 5 -</w:t>
        </w:r>
        <w:r>
          <w:rPr>
            <w:noProof/>
            <w:webHidden/>
          </w:rPr>
          <w:fldChar w:fldCharType="end"/>
        </w:r>
      </w:hyperlink>
    </w:p>
    <w:p w14:paraId="45AF1964" w14:textId="4E852BF4" w:rsidR="004F451F" w:rsidRDefault="004F451F">
      <w:pPr>
        <w:pStyle w:val="TM4"/>
        <w:tabs>
          <w:tab w:val="right" w:leader="dot" w:pos="9062"/>
        </w:tabs>
        <w:rPr>
          <w:rFonts w:asciiTheme="minorHAnsi" w:eastAsiaTheme="minorEastAsia" w:hAnsiTheme="minorHAnsi"/>
          <w:noProof/>
          <w:szCs w:val="24"/>
          <w:lang w:eastAsia="fr-FR"/>
        </w:rPr>
      </w:pPr>
      <w:hyperlink w:anchor="_Toc240908107" w:history="1">
        <w:r w:rsidRPr="00C87E28">
          <w:rPr>
            <w:rStyle w:val="Lienhypertexte"/>
            <w:rFonts w:cs="Times New Roman"/>
            <w:noProof/>
          </w:rPr>
          <w:t>1.2 Missions</w:t>
        </w:r>
        <w:r>
          <w:rPr>
            <w:noProof/>
            <w:webHidden/>
          </w:rPr>
          <w:tab/>
        </w:r>
        <w:r>
          <w:rPr>
            <w:noProof/>
            <w:webHidden/>
          </w:rPr>
          <w:fldChar w:fldCharType="begin"/>
        </w:r>
        <w:r>
          <w:rPr>
            <w:noProof/>
            <w:webHidden/>
          </w:rPr>
          <w:instrText xml:space="preserve"> PAGEREF _Toc240908107 \h </w:instrText>
        </w:r>
        <w:r>
          <w:rPr>
            <w:noProof/>
            <w:webHidden/>
          </w:rPr>
        </w:r>
        <w:r>
          <w:rPr>
            <w:noProof/>
            <w:webHidden/>
          </w:rPr>
          <w:fldChar w:fldCharType="separate"/>
        </w:r>
        <w:r>
          <w:rPr>
            <w:noProof/>
            <w:webHidden/>
          </w:rPr>
          <w:t>- 5 -</w:t>
        </w:r>
        <w:r>
          <w:rPr>
            <w:noProof/>
            <w:webHidden/>
          </w:rPr>
          <w:fldChar w:fldCharType="end"/>
        </w:r>
      </w:hyperlink>
    </w:p>
    <w:p w14:paraId="696DE1CD" w14:textId="5CA1166D"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08"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rFonts w:eastAsia="Times New Roman"/>
            <w:noProof/>
          </w:rPr>
          <w:t>Situation géographique</w:t>
        </w:r>
        <w:r>
          <w:rPr>
            <w:noProof/>
            <w:webHidden/>
          </w:rPr>
          <w:tab/>
        </w:r>
        <w:r>
          <w:rPr>
            <w:noProof/>
            <w:webHidden/>
          </w:rPr>
          <w:fldChar w:fldCharType="begin"/>
        </w:r>
        <w:r>
          <w:rPr>
            <w:noProof/>
            <w:webHidden/>
          </w:rPr>
          <w:instrText xml:space="preserve"> PAGEREF _Toc240908108 \h </w:instrText>
        </w:r>
        <w:r>
          <w:rPr>
            <w:noProof/>
            <w:webHidden/>
          </w:rPr>
        </w:r>
        <w:r>
          <w:rPr>
            <w:noProof/>
            <w:webHidden/>
          </w:rPr>
          <w:fldChar w:fldCharType="separate"/>
        </w:r>
        <w:r>
          <w:rPr>
            <w:noProof/>
            <w:webHidden/>
          </w:rPr>
          <w:t>- 6 -</w:t>
        </w:r>
        <w:r>
          <w:rPr>
            <w:noProof/>
            <w:webHidden/>
          </w:rPr>
          <w:fldChar w:fldCharType="end"/>
        </w:r>
      </w:hyperlink>
    </w:p>
    <w:p w14:paraId="377C5276" w14:textId="5C61283C"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09" w:history="1">
        <w:r w:rsidRPr="00C87E28">
          <w:rPr>
            <w:rStyle w:val="Lienhypertexte"/>
            <w:noProof/>
          </w:rPr>
          <w:t>3.</w:t>
        </w:r>
        <w:r>
          <w:rPr>
            <w:rFonts w:asciiTheme="minorHAnsi" w:eastAsiaTheme="minorEastAsia" w:hAnsiTheme="minorHAnsi"/>
            <w:noProof/>
            <w:szCs w:val="24"/>
            <w:lang w:eastAsia="fr-FR"/>
          </w:rPr>
          <w:tab/>
        </w:r>
        <w:r w:rsidRPr="00C87E28">
          <w:rPr>
            <w:rStyle w:val="Lienhypertexte"/>
            <w:noProof/>
          </w:rPr>
          <w:t>Organisation interne de la structure</w:t>
        </w:r>
        <w:r>
          <w:rPr>
            <w:noProof/>
            <w:webHidden/>
          </w:rPr>
          <w:tab/>
        </w:r>
        <w:r>
          <w:rPr>
            <w:noProof/>
            <w:webHidden/>
          </w:rPr>
          <w:fldChar w:fldCharType="begin"/>
        </w:r>
        <w:r>
          <w:rPr>
            <w:noProof/>
            <w:webHidden/>
          </w:rPr>
          <w:instrText xml:space="preserve"> PAGEREF _Toc240908109 \h </w:instrText>
        </w:r>
        <w:r>
          <w:rPr>
            <w:noProof/>
            <w:webHidden/>
          </w:rPr>
        </w:r>
        <w:r>
          <w:rPr>
            <w:noProof/>
            <w:webHidden/>
          </w:rPr>
          <w:fldChar w:fldCharType="separate"/>
        </w:r>
        <w:r>
          <w:rPr>
            <w:noProof/>
            <w:webHidden/>
          </w:rPr>
          <w:t>- 6 -</w:t>
        </w:r>
        <w:r>
          <w:rPr>
            <w:noProof/>
            <w:webHidden/>
          </w:rPr>
          <w:fldChar w:fldCharType="end"/>
        </w:r>
      </w:hyperlink>
    </w:p>
    <w:p w14:paraId="37743C4E" w14:textId="4F1E903A"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10" w:history="1">
        <w:r w:rsidRPr="00C87E28">
          <w:rPr>
            <w:rStyle w:val="Lienhypertexte"/>
            <w:noProof/>
          </w:rPr>
          <w:t>4.</w:t>
        </w:r>
        <w:r>
          <w:rPr>
            <w:rFonts w:asciiTheme="minorHAnsi" w:eastAsiaTheme="minorEastAsia" w:hAnsiTheme="minorHAnsi"/>
            <w:noProof/>
            <w:szCs w:val="24"/>
            <w:lang w:eastAsia="fr-FR"/>
          </w:rPr>
          <w:tab/>
        </w:r>
        <w:r w:rsidRPr="00C87E28">
          <w:rPr>
            <w:rStyle w:val="Lienhypertexte"/>
            <w:noProof/>
          </w:rPr>
          <w:t>Activités et partenaires</w:t>
        </w:r>
        <w:r>
          <w:rPr>
            <w:noProof/>
            <w:webHidden/>
          </w:rPr>
          <w:tab/>
        </w:r>
        <w:r>
          <w:rPr>
            <w:noProof/>
            <w:webHidden/>
          </w:rPr>
          <w:fldChar w:fldCharType="begin"/>
        </w:r>
        <w:r>
          <w:rPr>
            <w:noProof/>
            <w:webHidden/>
          </w:rPr>
          <w:instrText xml:space="preserve"> PAGEREF _Toc240908110 \h </w:instrText>
        </w:r>
        <w:r>
          <w:rPr>
            <w:noProof/>
            <w:webHidden/>
          </w:rPr>
        </w:r>
        <w:r>
          <w:rPr>
            <w:noProof/>
            <w:webHidden/>
          </w:rPr>
          <w:fldChar w:fldCharType="separate"/>
        </w:r>
        <w:r>
          <w:rPr>
            <w:noProof/>
            <w:webHidden/>
          </w:rPr>
          <w:t>- 8 -</w:t>
        </w:r>
        <w:r>
          <w:rPr>
            <w:noProof/>
            <w:webHidden/>
          </w:rPr>
          <w:fldChar w:fldCharType="end"/>
        </w:r>
      </w:hyperlink>
    </w:p>
    <w:p w14:paraId="013A4219" w14:textId="424CBFA5" w:rsidR="004F451F" w:rsidRDefault="004F451F">
      <w:pPr>
        <w:pStyle w:val="TM4"/>
        <w:tabs>
          <w:tab w:val="right" w:leader="dot" w:pos="9062"/>
        </w:tabs>
        <w:rPr>
          <w:rFonts w:asciiTheme="minorHAnsi" w:eastAsiaTheme="minorEastAsia" w:hAnsiTheme="minorHAnsi"/>
          <w:noProof/>
          <w:szCs w:val="24"/>
          <w:lang w:eastAsia="fr-FR"/>
        </w:rPr>
      </w:pPr>
      <w:hyperlink w:anchor="_Toc240908111" w:history="1">
        <w:r w:rsidRPr="00C87E28">
          <w:rPr>
            <w:rStyle w:val="Lienhypertexte"/>
            <w:rFonts w:eastAsia="Times New Roman"/>
            <w:noProof/>
          </w:rPr>
          <w:t>4.1.  Activités</w:t>
        </w:r>
        <w:r>
          <w:rPr>
            <w:noProof/>
            <w:webHidden/>
          </w:rPr>
          <w:tab/>
        </w:r>
        <w:r>
          <w:rPr>
            <w:noProof/>
            <w:webHidden/>
          </w:rPr>
          <w:fldChar w:fldCharType="begin"/>
        </w:r>
        <w:r>
          <w:rPr>
            <w:noProof/>
            <w:webHidden/>
          </w:rPr>
          <w:instrText xml:space="preserve"> PAGEREF _Toc240908111 \h </w:instrText>
        </w:r>
        <w:r>
          <w:rPr>
            <w:noProof/>
            <w:webHidden/>
          </w:rPr>
        </w:r>
        <w:r>
          <w:rPr>
            <w:noProof/>
            <w:webHidden/>
          </w:rPr>
          <w:fldChar w:fldCharType="separate"/>
        </w:r>
        <w:r>
          <w:rPr>
            <w:noProof/>
            <w:webHidden/>
          </w:rPr>
          <w:t>- 8 -</w:t>
        </w:r>
        <w:r>
          <w:rPr>
            <w:noProof/>
            <w:webHidden/>
          </w:rPr>
          <w:fldChar w:fldCharType="end"/>
        </w:r>
      </w:hyperlink>
    </w:p>
    <w:p w14:paraId="330670AE" w14:textId="461B8EFB" w:rsidR="004F451F" w:rsidRDefault="004F451F">
      <w:pPr>
        <w:pStyle w:val="TM4"/>
        <w:tabs>
          <w:tab w:val="right" w:leader="dot" w:pos="9062"/>
        </w:tabs>
        <w:rPr>
          <w:rFonts w:asciiTheme="minorHAnsi" w:eastAsiaTheme="minorEastAsia" w:hAnsiTheme="minorHAnsi"/>
          <w:noProof/>
          <w:szCs w:val="24"/>
          <w:lang w:eastAsia="fr-FR"/>
        </w:rPr>
      </w:pPr>
      <w:hyperlink w:anchor="_Toc240908112" w:history="1">
        <w:r w:rsidRPr="00C87E28">
          <w:rPr>
            <w:rStyle w:val="Lienhypertexte"/>
            <w:rFonts w:eastAsia="Times New Roman"/>
            <w:noProof/>
          </w:rPr>
          <w:t>4.2.  Partenaires</w:t>
        </w:r>
        <w:r>
          <w:rPr>
            <w:noProof/>
            <w:webHidden/>
          </w:rPr>
          <w:tab/>
        </w:r>
        <w:r>
          <w:rPr>
            <w:noProof/>
            <w:webHidden/>
          </w:rPr>
          <w:fldChar w:fldCharType="begin"/>
        </w:r>
        <w:r>
          <w:rPr>
            <w:noProof/>
            <w:webHidden/>
          </w:rPr>
          <w:instrText xml:space="preserve"> PAGEREF _Toc240908112 \h </w:instrText>
        </w:r>
        <w:r>
          <w:rPr>
            <w:noProof/>
            <w:webHidden/>
          </w:rPr>
        </w:r>
        <w:r>
          <w:rPr>
            <w:noProof/>
            <w:webHidden/>
          </w:rPr>
          <w:fldChar w:fldCharType="separate"/>
        </w:r>
        <w:r>
          <w:rPr>
            <w:noProof/>
            <w:webHidden/>
          </w:rPr>
          <w:t>- 9 -</w:t>
        </w:r>
        <w:r>
          <w:rPr>
            <w:noProof/>
            <w:webHidden/>
          </w:rPr>
          <w:fldChar w:fldCharType="end"/>
        </w:r>
      </w:hyperlink>
    </w:p>
    <w:p w14:paraId="191D9483" w14:textId="4F23B53F"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13" w:history="1">
        <w:r w:rsidRPr="00C87E28">
          <w:rPr>
            <w:rStyle w:val="Lienhypertexte"/>
            <w:noProof/>
          </w:rPr>
          <w:t>5.</w:t>
        </w:r>
        <w:r>
          <w:rPr>
            <w:rFonts w:asciiTheme="minorHAnsi" w:eastAsiaTheme="minorEastAsia" w:hAnsiTheme="minorHAnsi"/>
            <w:noProof/>
            <w:szCs w:val="24"/>
            <w:lang w:eastAsia="fr-FR"/>
          </w:rPr>
          <w:tab/>
        </w:r>
        <w:r w:rsidRPr="00C87E28">
          <w:rPr>
            <w:rStyle w:val="Lienhypertexte"/>
            <w:noProof/>
          </w:rPr>
          <w:t>Ressources de l’entreprise</w:t>
        </w:r>
        <w:r>
          <w:rPr>
            <w:noProof/>
            <w:webHidden/>
          </w:rPr>
          <w:tab/>
        </w:r>
        <w:r>
          <w:rPr>
            <w:noProof/>
            <w:webHidden/>
          </w:rPr>
          <w:fldChar w:fldCharType="begin"/>
        </w:r>
        <w:r>
          <w:rPr>
            <w:noProof/>
            <w:webHidden/>
          </w:rPr>
          <w:instrText xml:space="preserve"> PAGEREF _Toc240908113 \h </w:instrText>
        </w:r>
        <w:r>
          <w:rPr>
            <w:noProof/>
            <w:webHidden/>
          </w:rPr>
        </w:r>
        <w:r>
          <w:rPr>
            <w:noProof/>
            <w:webHidden/>
          </w:rPr>
          <w:fldChar w:fldCharType="separate"/>
        </w:r>
        <w:r>
          <w:rPr>
            <w:noProof/>
            <w:webHidden/>
          </w:rPr>
          <w:t>- 10 -</w:t>
        </w:r>
        <w:r>
          <w:rPr>
            <w:noProof/>
            <w:webHidden/>
          </w:rPr>
          <w:fldChar w:fldCharType="end"/>
        </w:r>
      </w:hyperlink>
    </w:p>
    <w:p w14:paraId="1ED727A4" w14:textId="4F9685D3" w:rsidR="004F451F" w:rsidRDefault="004F451F">
      <w:pPr>
        <w:pStyle w:val="TM4"/>
        <w:tabs>
          <w:tab w:val="right" w:leader="dot" w:pos="9062"/>
        </w:tabs>
        <w:rPr>
          <w:rFonts w:asciiTheme="minorHAnsi" w:eastAsiaTheme="minorEastAsia" w:hAnsiTheme="minorHAnsi"/>
          <w:noProof/>
          <w:szCs w:val="24"/>
          <w:lang w:eastAsia="fr-FR"/>
        </w:rPr>
      </w:pPr>
      <w:hyperlink w:anchor="_Toc240908114" w:history="1">
        <w:r w:rsidRPr="00C87E28">
          <w:rPr>
            <w:rStyle w:val="Lienhypertexte"/>
            <w:rFonts w:eastAsia="Times New Roman"/>
            <w:noProof/>
          </w:rPr>
          <w:t>5.1. Ressources matérielles</w:t>
        </w:r>
        <w:r>
          <w:rPr>
            <w:noProof/>
            <w:webHidden/>
          </w:rPr>
          <w:tab/>
        </w:r>
        <w:r>
          <w:rPr>
            <w:noProof/>
            <w:webHidden/>
          </w:rPr>
          <w:fldChar w:fldCharType="begin"/>
        </w:r>
        <w:r>
          <w:rPr>
            <w:noProof/>
            <w:webHidden/>
          </w:rPr>
          <w:instrText xml:space="preserve"> PAGEREF _Toc240908114 \h </w:instrText>
        </w:r>
        <w:r>
          <w:rPr>
            <w:noProof/>
            <w:webHidden/>
          </w:rPr>
        </w:r>
        <w:r>
          <w:rPr>
            <w:noProof/>
            <w:webHidden/>
          </w:rPr>
          <w:fldChar w:fldCharType="separate"/>
        </w:r>
        <w:r>
          <w:rPr>
            <w:noProof/>
            <w:webHidden/>
          </w:rPr>
          <w:t>- 10 -</w:t>
        </w:r>
        <w:r>
          <w:rPr>
            <w:noProof/>
            <w:webHidden/>
          </w:rPr>
          <w:fldChar w:fldCharType="end"/>
        </w:r>
      </w:hyperlink>
    </w:p>
    <w:p w14:paraId="3F1889B2" w14:textId="6B0C88BD" w:rsidR="004F451F" w:rsidRDefault="004F451F">
      <w:pPr>
        <w:pStyle w:val="TM4"/>
        <w:tabs>
          <w:tab w:val="right" w:leader="dot" w:pos="9062"/>
        </w:tabs>
        <w:rPr>
          <w:rFonts w:asciiTheme="minorHAnsi" w:eastAsiaTheme="minorEastAsia" w:hAnsiTheme="minorHAnsi"/>
          <w:noProof/>
          <w:szCs w:val="24"/>
          <w:lang w:eastAsia="fr-FR"/>
        </w:rPr>
      </w:pPr>
      <w:hyperlink w:anchor="_Toc240908115" w:history="1">
        <w:r w:rsidRPr="00C87E28">
          <w:rPr>
            <w:rStyle w:val="Lienhypertexte"/>
            <w:rFonts w:eastAsia="Times New Roman"/>
            <w:noProof/>
          </w:rPr>
          <w:t>5.2. Ressources logicielles</w:t>
        </w:r>
        <w:r>
          <w:rPr>
            <w:noProof/>
            <w:webHidden/>
          </w:rPr>
          <w:tab/>
        </w:r>
        <w:r>
          <w:rPr>
            <w:noProof/>
            <w:webHidden/>
          </w:rPr>
          <w:fldChar w:fldCharType="begin"/>
        </w:r>
        <w:r>
          <w:rPr>
            <w:noProof/>
            <w:webHidden/>
          </w:rPr>
          <w:instrText xml:space="preserve"> PAGEREF _Toc240908115 \h </w:instrText>
        </w:r>
        <w:r>
          <w:rPr>
            <w:noProof/>
            <w:webHidden/>
          </w:rPr>
        </w:r>
        <w:r>
          <w:rPr>
            <w:noProof/>
            <w:webHidden/>
          </w:rPr>
          <w:fldChar w:fldCharType="separate"/>
        </w:r>
        <w:r>
          <w:rPr>
            <w:noProof/>
            <w:webHidden/>
          </w:rPr>
          <w:t>- 10 -</w:t>
        </w:r>
        <w:r>
          <w:rPr>
            <w:noProof/>
            <w:webHidden/>
          </w:rPr>
          <w:fldChar w:fldCharType="end"/>
        </w:r>
      </w:hyperlink>
    </w:p>
    <w:p w14:paraId="2B673BF5" w14:textId="5DDE2196" w:rsidR="004F451F" w:rsidRDefault="004F451F">
      <w:pPr>
        <w:pStyle w:val="TM2"/>
        <w:tabs>
          <w:tab w:val="right" w:leader="dot" w:pos="9062"/>
        </w:tabs>
        <w:rPr>
          <w:rFonts w:asciiTheme="minorHAnsi" w:eastAsiaTheme="minorEastAsia" w:hAnsiTheme="minorHAnsi"/>
          <w:noProof/>
          <w:szCs w:val="24"/>
          <w:lang w:eastAsia="fr-FR"/>
        </w:rPr>
      </w:pPr>
      <w:hyperlink w:anchor="_Toc240908116" w:history="1">
        <w:r w:rsidRPr="00C87E28">
          <w:rPr>
            <w:rStyle w:val="Lienhypertexte"/>
            <w:noProof/>
          </w:rPr>
          <w:t>CONCLUSION</w:t>
        </w:r>
        <w:r>
          <w:rPr>
            <w:noProof/>
            <w:webHidden/>
          </w:rPr>
          <w:tab/>
        </w:r>
        <w:r>
          <w:rPr>
            <w:noProof/>
            <w:webHidden/>
          </w:rPr>
          <w:fldChar w:fldCharType="begin"/>
        </w:r>
        <w:r>
          <w:rPr>
            <w:noProof/>
            <w:webHidden/>
          </w:rPr>
          <w:instrText xml:space="preserve"> PAGEREF _Toc240908116 \h </w:instrText>
        </w:r>
        <w:r>
          <w:rPr>
            <w:noProof/>
            <w:webHidden/>
          </w:rPr>
        </w:r>
        <w:r>
          <w:rPr>
            <w:noProof/>
            <w:webHidden/>
          </w:rPr>
          <w:fldChar w:fldCharType="separate"/>
        </w:r>
        <w:r>
          <w:rPr>
            <w:noProof/>
            <w:webHidden/>
          </w:rPr>
          <w:t>- 12 -</w:t>
        </w:r>
        <w:r>
          <w:rPr>
            <w:noProof/>
            <w:webHidden/>
          </w:rPr>
          <w:fldChar w:fldCharType="end"/>
        </w:r>
      </w:hyperlink>
    </w:p>
    <w:p w14:paraId="3273F055" w14:textId="085C8256" w:rsidR="004F451F" w:rsidRDefault="004F451F">
      <w:pPr>
        <w:pStyle w:val="TM1"/>
        <w:tabs>
          <w:tab w:val="right" w:leader="dot" w:pos="9062"/>
        </w:tabs>
        <w:rPr>
          <w:rFonts w:asciiTheme="minorHAnsi" w:eastAsiaTheme="minorEastAsia" w:hAnsiTheme="minorHAnsi"/>
          <w:noProof/>
          <w:szCs w:val="24"/>
          <w:lang w:eastAsia="fr-FR"/>
        </w:rPr>
      </w:pPr>
      <w:hyperlink w:anchor="_Toc240908117" w:history="1">
        <w:r w:rsidRPr="00C87E28">
          <w:rPr>
            <w:rStyle w:val="Lienhypertexte"/>
            <w:noProof/>
          </w:rPr>
          <w:t>PARTIE 2 : PHASE TECHNIQUE</w:t>
        </w:r>
        <w:r>
          <w:rPr>
            <w:noProof/>
            <w:webHidden/>
          </w:rPr>
          <w:tab/>
        </w:r>
        <w:r>
          <w:rPr>
            <w:noProof/>
            <w:webHidden/>
          </w:rPr>
          <w:fldChar w:fldCharType="begin"/>
        </w:r>
        <w:r>
          <w:rPr>
            <w:noProof/>
            <w:webHidden/>
          </w:rPr>
          <w:instrText xml:space="preserve"> PAGEREF _Toc240908117 \h </w:instrText>
        </w:r>
        <w:r>
          <w:rPr>
            <w:noProof/>
            <w:webHidden/>
          </w:rPr>
        </w:r>
        <w:r>
          <w:rPr>
            <w:noProof/>
            <w:webHidden/>
          </w:rPr>
          <w:fldChar w:fldCharType="separate"/>
        </w:r>
        <w:r>
          <w:rPr>
            <w:noProof/>
            <w:webHidden/>
          </w:rPr>
          <w:t>- 13 -</w:t>
        </w:r>
        <w:r>
          <w:rPr>
            <w:noProof/>
            <w:webHidden/>
          </w:rPr>
          <w:fldChar w:fldCharType="end"/>
        </w:r>
      </w:hyperlink>
    </w:p>
    <w:p w14:paraId="24D7CDEA" w14:textId="1A9051CD" w:rsidR="004F451F" w:rsidRDefault="004F451F">
      <w:pPr>
        <w:pStyle w:val="TM2"/>
        <w:tabs>
          <w:tab w:val="right" w:leader="dot" w:pos="9062"/>
        </w:tabs>
        <w:rPr>
          <w:rFonts w:asciiTheme="minorHAnsi" w:eastAsiaTheme="minorEastAsia" w:hAnsiTheme="minorHAnsi"/>
          <w:noProof/>
          <w:szCs w:val="24"/>
          <w:lang w:eastAsia="fr-FR"/>
        </w:rPr>
      </w:pPr>
      <w:hyperlink w:anchor="_Toc240908118" w:history="1">
        <w:r w:rsidRPr="00C87E28">
          <w:rPr>
            <w:rStyle w:val="Lienhypertexte"/>
            <w:noProof/>
          </w:rPr>
          <w:t>INTRODUCTION DE LA PHASE TECHNIQUE</w:t>
        </w:r>
        <w:r>
          <w:rPr>
            <w:noProof/>
            <w:webHidden/>
          </w:rPr>
          <w:tab/>
        </w:r>
        <w:r>
          <w:rPr>
            <w:noProof/>
            <w:webHidden/>
          </w:rPr>
          <w:fldChar w:fldCharType="begin"/>
        </w:r>
        <w:r>
          <w:rPr>
            <w:noProof/>
            <w:webHidden/>
          </w:rPr>
          <w:instrText xml:space="preserve"> PAGEREF _Toc240908118 \h </w:instrText>
        </w:r>
        <w:r>
          <w:rPr>
            <w:noProof/>
            <w:webHidden/>
          </w:rPr>
        </w:r>
        <w:r>
          <w:rPr>
            <w:noProof/>
            <w:webHidden/>
          </w:rPr>
          <w:fldChar w:fldCharType="separate"/>
        </w:r>
        <w:r>
          <w:rPr>
            <w:noProof/>
            <w:webHidden/>
          </w:rPr>
          <w:t>- 14 -</w:t>
        </w:r>
        <w:r>
          <w:rPr>
            <w:noProof/>
            <w:webHidden/>
          </w:rPr>
          <w:fldChar w:fldCharType="end"/>
        </w:r>
      </w:hyperlink>
    </w:p>
    <w:p w14:paraId="0603461B" w14:textId="462BA374" w:rsidR="004F451F" w:rsidRDefault="004F451F">
      <w:pPr>
        <w:pStyle w:val="TM2"/>
        <w:tabs>
          <w:tab w:val="right" w:leader="dot" w:pos="9062"/>
        </w:tabs>
        <w:rPr>
          <w:rFonts w:asciiTheme="minorHAnsi" w:eastAsiaTheme="minorEastAsia" w:hAnsiTheme="minorHAnsi"/>
          <w:noProof/>
          <w:szCs w:val="24"/>
          <w:lang w:eastAsia="fr-FR"/>
        </w:rPr>
      </w:pPr>
      <w:hyperlink w:anchor="_Toc240908119" w:history="1">
        <w:r w:rsidRPr="00C87E28">
          <w:rPr>
            <w:rStyle w:val="Lienhypertexte"/>
            <w:noProof/>
          </w:rPr>
          <w:t>DOSSIER 1 : ÉTUDE DE L’EXISTANT</w:t>
        </w:r>
        <w:r>
          <w:rPr>
            <w:noProof/>
            <w:webHidden/>
          </w:rPr>
          <w:tab/>
        </w:r>
        <w:r>
          <w:rPr>
            <w:noProof/>
            <w:webHidden/>
          </w:rPr>
          <w:fldChar w:fldCharType="begin"/>
        </w:r>
        <w:r>
          <w:rPr>
            <w:noProof/>
            <w:webHidden/>
          </w:rPr>
          <w:instrText xml:space="preserve"> PAGEREF _Toc240908119 \h </w:instrText>
        </w:r>
        <w:r>
          <w:rPr>
            <w:noProof/>
            <w:webHidden/>
          </w:rPr>
        </w:r>
        <w:r>
          <w:rPr>
            <w:noProof/>
            <w:webHidden/>
          </w:rPr>
          <w:fldChar w:fldCharType="separate"/>
        </w:r>
        <w:r>
          <w:rPr>
            <w:noProof/>
            <w:webHidden/>
          </w:rPr>
          <w:t>- 15 -</w:t>
        </w:r>
        <w:r>
          <w:rPr>
            <w:noProof/>
            <w:webHidden/>
          </w:rPr>
          <w:fldChar w:fldCharType="end"/>
        </w:r>
      </w:hyperlink>
    </w:p>
    <w:p w14:paraId="46A520D9" w14:textId="5CD7CC62" w:rsidR="004F451F" w:rsidRDefault="004F451F">
      <w:pPr>
        <w:pStyle w:val="TM3"/>
        <w:tabs>
          <w:tab w:val="right" w:leader="dot" w:pos="9062"/>
        </w:tabs>
        <w:rPr>
          <w:rFonts w:asciiTheme="minorHAnsi" w:eastAsiaTheme="minorEastAsia" w:hAnsiTheme="minorHAnsi"/>
          <w:noProof/>
          <w:szCs w:val="24"/>
          <w:lang w:eastAsia="fr-FR"/>
        </w:rPr>
      </w:pPr>
      <w:hyperlink w:anchor="_Toc240908120"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_Toc240908120 \h </w:instrText>
        </w:r>
        <w:r>
          <w:rPr>
            <w:noProof/>
            <w:webHidden/>
          </w:rPr>
        </w:r>
        <w:r>
          <w:rPr>
            <w:noProof/>
            <w:webHidden/>
          </w:rPr>
          <w:fldChar w:fldCharType="separate"/>
        </w:r>
        <w:r>
          <w:rPr>
            <w:noProof/>
            <w:webHidden/>
          </w:rPr>
          <w:t>- 16 -</w:t>
        </w:r>
        <w:r>
          <w:rPr>
            <w:noProof/>
            <w:webHidden/>
          </w:rPr>
          <w:fldChar w:fldCharType="end"/>
        </w:r>
      </w:hyperlink>
    </w:p>
    <w:p w14:paraId="47E9F0A9" w14:textId="76B343E2"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21"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Présentation du thème</w:t>
        </w:r>
        <w:r>
          <w:rPr>
            <w:noProof/>
            <w:webHidden/>
          </w:rPr>
          <w:tab/>
        </w:r>
        <w:r>
          <w:rPr>
            <w:noProof/>
            <w:webHidden/>
          </w:rPr>
          <w:fldChar w:fldCharType="begin"/>
        </w:r>
        <w:r>
          <w:rPr>
            <w:noProof/>
            <w:webHidden/>
          </w:rPr>
          <w:instrText xml:space="preserve"> PAGEREF _Toc240908121 \h </w:instrText>
        </w:r>
        <w:r>
          <w:rPr>
            <w:noProof/>
            <w:webHidden/>
          </w:rPr>
        </w:r>
        <w:r>
          <w:rPr>
            <w:noProof/>
            <w:webHidden/>
          </w:rPr>
          <w:fldChar w:fldCharType="separate"/>
        </w:r>
        <w:r>
          <w:rPr>
            <w:noProof/>
            <w:webHidden/>
          </w:rPr>
          <w:t>- 17 -</w:t>
        </w:r>
        <w:r>
          <w:rPr>
            <w:noProof/>
            <w:webHidden/>
          </w:rPr>
          <w:fldChar w:fldCharType="end"/>
        </w:r>
      </w:hyperlink>
    </w:p>
    <w:p w14:paraId="74C25656" w14:textId="75614480"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22" w:history="1">
        <w:r w:rsidRPr="00C87E28">
          <w:rPr>
            <w:rStyle w:val="Lienhypertexte"/>
            <w:noProof/>
          </w:rPr>
          <w:t>II.</w:t>
        </w:r>
        <w:r>
          <w:rPr>
            <w:rFonts w:asciiTheme="minorHAnsi" w:eastAsiaTheme="minorEastAsia" w:hAnsiTheme="minorHAnsi"/>
            <w:noProof/>
            <w:szCs w:val="24"/>
            <w:lang w:eastAsia="fr-FR"/>
          </w:rPr>
          <w:tab/>
        </w:r>
        <w:r w:rsidRPr="00C87E28">
          <w:rPr>
            <w:rStyle w:val="Lienhypertexte"/>
            <w:noProof/>
          </w:rPr>
          <w:t>Etude de l’existant</w:t>
        </w:r>
        <w:r>
          <w:rPr>
            <w:noProof/>
            <w:webHidden/>
          </w:rPr>
          <w:tab/>
        </w:r>
        <w:r>
          <w:rPr>
            <w:noProof/>
            <w:webHidden/>
          </w:rPr>
          <w:fldChar w:fldCharType="begin"/>
        </w:r>
        <w:r>
          <w:rPr>
            <w:noProof/>
            <w:webHidden/>
          </w:rPr>
          <w:instrText xml:space="preserve"> PAGEREF _Toc240908122 \h </w:instrText>
        </w:r>
        <w:r>
          <w:rPr>
            <w:noProof/>
            <w:webHidden/>
          </w:rPr>
        </w:r>
        <w:r>
          <w:rPr>
            <w:noProof/>
            <w:webHidden/>
          </w:rPr>
          <w:fldChar w:fldCharType="separate"/>
        </w:r>
        <w:r>
          <w:rPr>
            <w:noProof/>
            <w:webHidden/>
          </w:rPr>
          <w:t>- 18 -</w:t>
        </w:r>
        <w:r>
          <w:rPr>
            <w:noProof/>
            <w:webHidden/>
          </w:rPr>
          <w:fldChar w:fldCharType="end"/>
        </w:r>
      </w:hyperlink>
    </w:p>
    <w:p w14:paraId="5E77245D" w14:textId="702811C1"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23" w:history="1">
        <w:r w:rsidRPr="00C87E28">
          <w:rPr>
            <w:rStyle w:val="Lienhypertexte"/>
            <w:noProof/>
          </w:rPr>
          <w:t>III.</w:t>
        </w:r>
        <w:r>
          <w:rPr>
            <w:rFonts w:asciiTheme="minorHAnsi" w:eastAsiaTheme="minorEastAsia" w:hAnsiTheme="minorHAnsi"/>
            <w:noProof/>
            <w:szCs w:val="24"/>
            <w:lang w:eastAsia="fr-FR"/>
          </w:rPr>
          <w:tab/>
        </w:r>
        <w:r w:rsidRPr="00C87E28">
          <w:rPr>
            <w:rStyle w:val="Lienhypertexte"/>
            <w:noProof/>
          </w:rPr>
          <w:t>Critique de l’existant</w:t>
        </w:r>
        <w:r>
          <w:rPr>
            <w:noProof/>
            <w:webHidden/>
          </w:rPr>
          <w:tab/>
        </w:r>
        <w:r>
          <w:rPr>
            <w:noProof/>
            <w:webHidden/>
          </w:rPr>
          <w:fldChar w:fldCharType="begin"/>
        </w:r>
        <w:r>
          <w:rPr>
            <w:noProof/>
            <w:webHidden/>
          </w:rPr>
          <w:instrText xml:space="preserve"> PAGEREF _Toc240908123 \h </w:instrText>
        </w:r>
        <w:r>
          <w:rPr>
            <w:noProof/>
            <w:webHidden/>
          </w:rPr>
        </w:r>
        <w:r>
          <w:rPr>
            <w:noProof/>
            <w:webHidden/>
          </w:rPr>
          <w:fldChar w:fldCharType="separate"/>
        </w:r>
        <w:r>
          <w:rPr>
            <w:noProof/>
            <w:webHidden/>
          </w:rPr>
          <w:t>- 19 -</w:t>
        </w:r>
        <w:r>
          <w:rPr>
            <w:noProof/>
            <w:webHidden/>
          </w:rPr>
          <w:fldChar w:fldCharType="end"/>
        </w:r>
      </w:hyperlink>
    </w:p>
    <w:p w14:paraId="1BBAFF32" w14:textId="040DB962"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24" w:history="1">
        <w:r w:rsidRPr="00C87E28">
          <w:rPr>
            <w:rStyle w:val="Lienhypertexte"/>
            <w:noProof/>
          </w:rPr>
          <w:t>IV.</w:t>
        </w:r>
        <w:r>
          <w:rPr>
            <w:rFonts w:asciiTheme="minorHAnsi" w:eastAsiaTheme="minorEastAsia" w:hAnsiTheme="minorHAnsi"/>
            <w:noProof/>
            <w:szCs w:val="24"/>
            <w:lang w:eastAsia="fr-FR"/>
          </w:rPr>
          <w:tab/>
        </w:r>
        <w:r w:rsidRPr="00C87E28">
          <w:rPr>
            <w:rStyle w:val="Lienhypertexte"/>
            <w:noProof/>
          </w:rPr>
          <w:t>Problématique</w:t>
        </w:r>
        <w:r>
          <w:rPr>
            <w:noProof/>
            <w:webHidden/>
          </w:rPr>
          <w:tab/>
        </w:r>
        <w:r>
          <w:rPr>
            <w:noProof/>
            <w:webHidden/>
          </w:rPr>
          <w:fldChar w:fldCharType="begin"/>
        </w:r>
        <w:r>
          <w:rPr>
            <w:noProof/>
            <w:webHidden/>
          </w:rPr>
          <w:instrText xml:space="preserve"> PAGEREF _Toc240908124 \h </w:instrText>
        </w:r>
        <w:r>
          <w:rPr>
            <w:noProof/>
            <w:webHidden/>
          </w:rPr>
        </w:r>
        <w:r>
          <w:rPr>
            <w:noProof/>
            <w:webHidden/>
          </w:rPr>
          <w:fldChar w:fldCharType="separate"/>
        </w:r>
        <w:r>
          <w:rPr>
            <w:noProof/>
            <w:webHidden/>
          </w:rPr>
          <w:t>- 20 -</w:t>
        </w:r>
        <w:r>
          <w:rPr>
            <w:noProof/>
            <w:webHidden/>
          </w:rPr>
          <w:fldChar w:fldCharType="end"/>
        </w:r>
      </w:hyperlink>
    </w:p>
    <w:p w14:paraId="6FDCDADB" w14:textId="5B9A2E3D"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25" w:history="1">
        <w:r w:rsidRPr="00C87E28">
          <w:rPr>
            <w:rStyle w:val="Lienhypertexte"/>
            <w:noProof/>
          </w:rPr>
          <w:t>V.</w:t>
        </w:r>
        <w:r>
          <w:rPr>
            <w:rFonts w:asciiTheme="minorHAnsi" w:eastAsiaTheme="minorEastAsia" w:hAnsiTheme="minorHAnsi"/>
            <w:noProof/>
            <w:szCs w:val="24"/>
            <w:lang w:eastAsia="fr-FR"/>
          </w:rPr>
          <w:tab/>
        </w:r>
        <w:r w:rsidRPr="00C87E28">
          <w:rPr>
            <w:rStyle w:val="Lienhypertexte"/>
            <w:noProof/>
          </w:rPr>
          <w:t>Proposition de solution</w:t>
        </w:r>
        <w:r>
          <w:rPr>
            <w:noProof/>
            <w:webHidden/>
          </w:rPr>
          <w:tab/>
        </w:r>
        <w:r>
          <w:rPr>
            <w:noProof/>
            <w:webHidden/>
          </w:rPr>
          <w:fldChar w:fldCharType="begin"/>
        </w:r>
        <w:r>
          <w:rPr>
            <w:noProof/>
            <w:webHidden/>
          </w:rPr>
          <w:instrText xml:space="preserve"> PAGEREF _Toc240908125 \h </w:instrText>
        </w:r>
        <w:r>
          <w:rPr>
            <w:noProof/>
            <w:webHidden/>
          </w:rPr>
        </w:r>
        <w:r>
          <w:rPr>
            <w:noProof/>
            <w:webHidden/>
          </w:rPr>
          <w:fldChar w:fldCharType="separate"/>
        </w:r>
        <w:r>
          <w:rPr>
            <w:noProof/>
            <w:webHidden/>
          </w:rPr>
          <w:t>- 21 -</w:t>
        </w:r>
        <w:r>
          <w:rPr>
            <w:noProof/>
            <w:webHidden/>
          </w:rPr>
          <w:fldChar w:fldCharType="end"/>
        </w:r>
      </w:hyperlink>
    </w:p>
    <w:p w14:paraId="06C4FE85" w14:textId="4A03FBAD" w:rsidR="004F451F" w:rsidRDefault="004F451F">
      <w:pPr>
        <w:pStyle w:val="TM3"/>
        <w:tabs>
          <w:tab w:val="right" w:leader="dot" w:pos="9062"/>
        </w:tabs>
        <w:rPr>
          <w:rFonts w:asciiTheme="minorHAnsi" w:eastAsiaTheme="minorEastAsia" w:hAnsiTheme="minorHAnsi"/>
          <w:noProof/>
          <w:szCs w:val="24"/>
          <w:lang w:eastAsia="fr-FR"/>
        </w:rPr>
      </w:pPr>
      <w:hyperlink w:anchor="_Toc240908126" w:history="1">
        <w:r w:rsidRPr="00C87E28">
          <w:rPr>
            <w:rStyle w:val="Lienhypertexte"/>
            <w:noProof/>
          </w:rPr>
          <w:t>CONCLUSION</w:t>
        </w:r>
        <w:r>
          <w:rPr>
            <w:noProof/>
            <w:webHidden/>
          </w:rPr>
          <w:tab/>
        </w:r>
        <w:r>
          <w:rPr>
            <w:noProof/>
            <w:webHidden/>
          </w:rPr>
          <w:fldChar w:fldCharType="begin"/>
        </w:r>
        <w:r>
          <w:rPr>
            <w:noProof/>
            <w:webHidden/>
          </w:rPr>
          <w:instrText xml:space="preserve"> PAGEREF _Toc240908126 \h </w:instrText>
        </w:r>
        <w:r>
          <w:rPr>
            <w:noProof/>
            <w:webHidden/>
          </w:rPr>
        </w:r>
        <w:r>
          <w:rPr>
            <w:noProof/>
            <w:webHidden/>
          </w:rPr>
          <w:fldChar w:fldCharType="separate"/>
        </w:r>
        <w:r>
          <w:rPr>
            <w:noProof/>
            <w:webHidden/>
          </w:rPr>
          <w:t>- 22 -</w:t>
        </w:r>
        <w:r>
          <w:rPr>
            <w:noProof/>
            <w:webHidden/>
          </w:rPr>
          <w:fldChar w:fldCharType="end"/>
        </w:r>
      </w:hyperlink>
    </w:p>
    <w:p w14:paraId="4E64EAA4" w14:textId="0E57B85C" w:rsidR="004F451F" w:rsidRDefault="004F451F">
      <w:pPr>
        <w:pStyle w:val="TM2"/>
        <w:tabs>
          <w:tab w:val="right" w:leader="dot" w:pos="9062"/>
        </w:tabs>
        <w:rPr>
          <w:rFonts w:asciiTheme="minorHAnsi" w:eastAsiaTheme="minorEastAsia" w:hAnsiTheme="minorHAnsi"/>
          <w:noProof/>
          <w:szCs w:val="24"/>
          <w:lang w:eastAsia="fr-FR"/>
        </w:rPr>
      </w:pPr>
      <w:hyperlink w:anchor="_Toc240908127" w:history="1">
        <w:r w:rsidRPr="00C87E28">
          <w:rPr>
            <w:rStyle w:val="Lienhypertexte"/>
            <w:noProof/>
          </w:rPr>
          <w:t>DOSSIER 2 : Cahier des charges</w:t>
        </w:r>
        <w:r>
          <w:rPr>
            <w:noProof/>
            <w:webHidden/>
          </w:rPr>
          <w:tab/>
        </w:r>
        <w:r>
          <w:rPr>
            <w:noProof/>
            <w:webHidden/>
          </w:rPr>
          <w:fldChar w:fldCharType="begin"/>
        </w:r>
        <w:r>
          <w:rPr>
            <w:noProof/>
            <w:webHidden/>
          </w:rPr>
          <w:instrText xml:space="preserve"> PAGEREF _Toc240908127 \h </w:instrText>
        </w:r>
        <w:r>
          <w:rPr>
            <w:noProof/>
            <w:webHidden/>
          </w:rPr>
        </w:r>
        <w:r>
          <w:rPr>
            <w:noProof/>
            <w:webHidden/>
          </w:rPr>
          <w:fldChar w:fldCharType="separate"/>
        </w:r>
        <w:r>
          <w:rPr>
            <w:noProof/>
            <w:webHidden/>
          </w:rPr>
          <w:t>- 23 -</w:t>
        </w:r>
        <w:r>
          <w:rPr>
            <w:noProof/>
            <w:webHidden/>
          </w:rPr>
          <w:fldChar w:fldCharType="end"/>
        </w:r>
      </w:hyperlink>
    </w:p>
    <w:p w14:paraId="108A6382" w14:textId="30F92133" w:rsidR="004F451F" w:rsidRDefault="004F451F">
      <w:pPr>
        <w:pStyle w:val="TM3"/>
        <w:tabs>
          <w:tab w:val="right" w:leader="dot" w:pos="9062"/>
        </w:tabs>
        <w:rPr>
          <w:rFonts w:asciiTheme="minorHAnsi" w:eastAsiaTheme="minorEastAsia" w:hAnsiTheme="minorHAnsi"/>
          <w:noProof/>
          <w:szCs w:val="24"/>
          <w:lang w:eastAsia="fr-FR"/>
        </w:rPr>
      </w:pPr>
      <w:hyperlink w:anchor="_Toc240908128"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_Toc240908128 \h </w:instrText>
        </w:r>
        <w:r>
          <w:rPr>
            <w:noProof/>
            <w:webHidden/>
          </w:rPr>
        </w:r>
        <w:r>
          <w:rPr>
            <w:noProof/>
            <w:webHidden/>
          </w:rPr>
          <w:fldChar w:fldCharType="separate"/>
        </w:r>
        <w:r>
          <w:rPr>
            <w:noProof/>
            <w:webHidden/>
          </w:rPr>
          <w:t>- 24 -</w:t>
        </w:r>
        <w:r>
          <w:rPr>
            <w:noProof/>
            <w:webHidden/>
          </w:rPr>
          <w:fldChar w:fldCharType="end"/>
        </w:r>
      </w:hyperlink>
    </w:p>
    <w:p w14:paraId="2818221C" w14:textId="7C35B6F2"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29"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CONTEXTE ET JUSTIFICATION</w:t>
        </w:r>
        <w:r>
          <w:rPr>
            <w:noProof/>
            <w:webHidden/>
          </w:rPr>
          <w:tab/>
        </w:r>
        <w:r>
          <w:rPr>
            <w:noProof/>
            <w:webHidden/>
          </w:rPr>
          <w:fldChar w:fldCharType="begin"/>
        </w:r>
        <w:r>
          <w:rPr>
            <w:noProof/>
            <w:webHidden/>
          </w:rPr>
          <w:instrText xml:space="preserve"> PAGEREF _Toc240908129 \h </w:instrText>
        </w:r>
        <w:r>
          <w:rPr>
            <w:noProof/>
            <w:webHidden/>
          </w:rPr>
        </w:r>
        <w:r>
          <w:rPr>
            <w:noProof/>
            <w:webHidden/>
          </w:rPr>
          <w:fldChar w:fldCharType="separate"/>
        </w:r>
        <w:r>
          <w:rPr>
            <w:noProof/>
            <w:webHidden/>
          </w:rPr>
          <w:t>- 25 -</w:t>
        </w:r>
        <w:r>
          <w:rPr>
            <w:noProof/>
            <w:webHidden/>
          </w:rPr>
          <w:fldChar w:fldCharType="end"/>
        </w:r>
      </w:hyperlink>
    </w:p>
    <w:p w14:paraId="40E14245" w14:textId="4425C43C"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0"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Contexte</w:t>
        </w:r>
        <w:r>
          <w:rPr>
            <w:noProof/>
            <w:webHidden/>
          </w:rPr>
          <w:tab/>
        </w:r>
        <w:r>
          <w:rPr>
            <w:noProof/>
            <w:webHidden/>
          </w:rPr>
          <w:fldChar w:fldCharType="begin"/>
        </w:r>
        <w:r>
          <w:rPr>
            <w:noProof/>
            <w:webHidden/>
          </w:rPr>
          <w:instrText xml:space="preserve"> PAGEREF _Toc240908130 \h </w:instrText>
        </w:r>
        <w:r>
          <w:rPr>
            <w:noProof/>
            <w:webHidden/>
          </w:rPr>
        </w:r>
        <w:r>
          <w:rPr>
            <w:noProof/>
            <w:webHidden/>
          </w:rPr>
          <w:fldChar w:fldCharType="separate"/>
        </w:r>
        <w:r>
          <w:rPr>
            <w:noProof/>
            <w:webHidden/>
          </w:rPr>
          <w:t>- 25 -</w:t>
        </w:r>
        <w:r>
          <w:rPr>
            <w:noProof/>
            <w:webHidden/>
          </w:rPr>
          <w:fldChar w:fldCharType="end"/>
        </w:r>
      </w:hyperlink>
    </w:p>
    <w:p w14:paraId="1CB83074" w14:textId="4DC3F01F"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1"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Justification</w:t>
        </w:r>
        <w:r>
          <w:rPr>
            <w:noProof/>
            <w:webHidden/>
          </w:rPr>
          <w:tab/>
        </w:r>
        <w:r>
          <w:rPr>
            <w:noProof/>
            <w:webHidden/>
          </w:rPr>
          <w:fldChar w:fldCharType="begin"/>
        </w:r>
        <w:r>
          <w:rPr>
            <w:noProof/>
            <w:webHidden/>
          </w:rPr>
          <w:instrText xml:space="preserve"> PAGEREF _Toc240908131 \h </w:instrText>
        </w:r>
        <w:r>
          <w:rPr>
            <w:noProof/>
            <w:webHidden/>
          </w:rPr>
        </w:r>
        <w:r>
          <w:rPr>
            <w:noProof/>
            <w:webHidden/>
          </w:rPr>
          <w:fldChar w:fldCharType="separate"/>
        </w:r>
        <w:r>
          <w:rPr>
            <w:noProof/>
            <w:webHidden/>
          </w:rPr>
          <w:t>- 25 -</w:t>
        </w:r>
        <w:r>
          <w:rPr>
            <w:noProof/>
            <w:webHidden/>
          </w:rPr>
          <w:fldChar w:fldCharType="end"/>
        </w:r>
      </w:hyperlink>
    </w:p>
    <w:p w14:paraId="61278E62" w14:textId="51168110"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32" w:history="1">
        <w:r w:rsidRPr="00C87E28">
          <w:rPr>
            <w:rStyle w:val="Lienhypertexte"/>
            <w:rFonts w:eastAsia="Times New Roman"/>
            <w:noProof/>
          </w:rPr>
          <w:t>II.</w:t>
        </w:r>
        <w:r>
          <w:rPr>
            <w:rFonts w:asciiTheme="minorHAnsi" w:eastAsiaTheme="minorEastAsia" w:hAnsiTheme="minorHAnsi"/>
            <w:noProof/>
            <w:szCs w:val="24"/>
            <w:lang w:eastAsia="fr-FR"/>
          </w:rPr>
          <w:tab/>
        </w:r>
        <w:r w:rsidRPr="00C87E28">
          <w:rPr>
            <w:rStyle w:val="Lienhypertexte"/>
            <w:rFonts w:eastAsia="Times New Roman"/>
            <w:noProof/>
          </w:rPr>
          <w:t>Bénéficiaires et cibles</w:t>
        </w:r>
        <w:r>
          <w:rPr>
            <w:noProof/>
            <w:webHidden/>
          </w:rPr>
          <w:tab/>
        </w:r>
        <w:r>
          <w:rPr>
            <w:noProof/>
            <w:webHidden/>
          </w:rPr>
          <w:fldChar w:fldCharType="begin"/>
        </w:r>
        <w:r>
          <w:rPr>
            <w:noProof/>
            <w:webHidden/>
          </w:rPr>
          <w:instrText xml:space="preserve"> PAGEREF _Toc240908132 \h </w:instrText>
        </w:r>
        <w:r>
          <w:rPr>
            <w:noProof/>
            <w:webHidden/>
          </w:rPr>
        </w:r>
        <w:r>
          <w:rPr>
            <w:noProof/>
            <w:webHidden/>
          </w:rPr>
          <w:fldChar w:fldCharType="separate"/>
        </w:r>
        <w:r>
          <w:rPr>
            <w:noProof/>
            <w:webHidden/>
          </w:rPr>
          <w:t>- 26 -</w:t>
        </w:r>
        <w:r>
          <w:rPr>
            <w:noProof/>
            <w:webHidden/>
          </w:rPr>
          <w:fldChar w:fldCharType="end"/>
        </w:r>
      </w:hyperlink>
    </w:p>
    <w:p w14:paraId="458E20F0" w14:textId="3CA3E54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3" w:history="1">
        <w:r w:rsidRPr="00C87E28">
          <w:rPr>
            <w:rStyle w:val="Lienhypertexte"/>
            <w:rFonts w:eastAsia="Times New Roman"/>
            <w:noProof/>
          </w:rPr>
          <w:t>1.</w:t>
        </w:r>
        <w:r>
          <w:rPr>
            <w:rFonts w:asciiTheme="minorHAnsi" w:eastAsiaTheme="minorEastAsia" w:hAnsiTheme="minorHAnsi"/>
            <w:noProof/>
            <w:szCs w:val="24"/>
            <w:lang w:eastAsia="fr-FR"/>
          </w:rPr>
          <w:tab/>
        </w:r>
        <w:r w:rsidRPr="00C87E28">
          <w:rPr>
            <w:rStyle w:val="Lienhypertexte"/>
            <w:rFonts w:eastAsia="Times New Roman"/>
            <w:noProof/>
          </w:rPr>
          <w:t>Bénéficiaires</w:t>
        </w:r>
        <w:r>
          <w:rPr>
            <w:noProof/>
            <w:webHidden/>
          </w:rPr>
          <w:tab/>
        </w:r>
        <w:r>
          <w:rPr>
            <w:noProof/>
            <w:webHidden/>
          </w:rPr>
          <w:fldChar w:fldCharType="begin"/>
        </w:r>
        <w:r>
          <w:rPr>
            <w:noProof/>
            <w:webHidden/>
          </w:rPr>
          <w:instrText xml:space="preserve"> PAGEREF _Toc240908133 \h </w:instrText>
        </w:r>
        <w:r>
          <w:rPr>
            <w:noProof/>
            <w:webHidden/>
          </w:rPr>
        </w:r>
        <w:r>
          <w:rPr>
            <w:noProof/>
            <w:webHidden/>
          </w:rPr>
          <w:fldChar w:fldCharType="separate"/>
        </w:r>
        <w:r>
          <w:rPr>
            <w:noProof/>
            <w:webHidden/>
          </w:rPr>
          <w:t>- 26 -</w:t>
        </w:r>
        <w:r>
          <w:rPr>
            <w:noProof/>
            <w:webHidden/>
          </w:rPr>
          <w:fldChar w:fldCharType="end"/>
        </w:r>
      </w:hyperlink>
    </w:p>
    <w:p w14:paraId="78928122" w14:textId="0AAA738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4" w:history="1">
        <w:r w:rsidRPr="00C87E28">
          <w:rPr>
            <w:rStyle w:val="Lienhypertexte"/>
            <w:rFonts w:eastAsia="Times New Roman"/>
            <w:noProof/>
          </w:rPr>
          <w:t>2.</w:t>
        </w:r>
        <w:r>
          <w:rPr>
            <w:rFonts w:asciiTheme="minorHAnsi" w:eastAsiaTheme="minorEastAsia" w:hAnsiTheme="minorHAnsi"/>
            <w:noProof/>
            <w:szCs w:val="24"/>
            <w:lang w:eastAsia="fr-FR"/>
          </w:rPr>
          <w:tab/>
        </w:r>
        <w:r w:rsidRPr="00C87E28">
          <w:rPr>
            <w:rStyle w:val="Lienhypertexte"/>
            <w:rFonts w:eastAsia="Times New Roman"/>
            <w:noProof/>
          </w:rPr>
          <w:t>Cibles</w:t>
        </w:r>
        <w:r>
          <w:rPr>
            <w:noProof/>
            <w:webHidden/>
          </w:rPr>
          <w:tab/>
        </w:r>
        <w:r>
          <w:rPr>
            <w:noProof/>
            <w:webHidden/>
          </w:rPr>
          <w:fldChar w:fldCharType="begin"/>
        </w:r>
        <w:r>
          <w:rPr>
            <w:noProof/>
            <w:webHidden/>
          </w:rPr>
          <w:instrText xml:space="preserve"> PAGEREF _Toc240908134 \h </w:instrText>
        </w:r>
        <w:r>
          <w:rPr>
            <w:noProof/>
            <w:webHidden/>
          </w:rPr>
        </w:r>
        <w:r>
          <w:rPr>
            <w:noProof/>
            <w:webHidden/>
          </w:rPr>
          <w:fldChar w:fldCharType="separate"/>
        </w:r>
        <w:r>
          <w:rPr>
            <w:noProof/>
            <w:webHidden/>
          </w:rPr>
          <w:t>- 26 -</w:t>
        </w:r>
        <w:r>
          <w:rPr>
            <w:noProof/>
            <w:webHidden/>
          </w:rPr>
          <w:fldChar w:fldCharType="end"/>
        </w:r>
      </w:hyperlink>
    </w:p>
    <w:p w14:paraId="2770EF69" w14:textId="609BD927"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35" w:history="1">
        <w:r w:rsidRPr="00C87E28">
          <w:rPr>
            <w:rStyle w:val="Lienhypertexte"/>
            <w:noProof/>
          </w:rPr>
          <w:t>III.</w:t>
        </w:r>
        <w:r>
          <w:rPr>
            <w:rFonts w:asciiTheme="minorHAnsi" w:eastAsiaTheme="minorEastAsia" w:hAnsiTheme="minorHAnsi"/>
            <w:noProof/>
            <w:szCs w:val="24"/>
            <w:lang w:eastAsia="fr-FR"/>
          </w:rPr>
          <w:tab/>
        </w:r>
        <w:r w:rsidRPr="00C87E28">
          <w:rPr>
            <w:rStyle w:val="Lienhypertexte"/>
            <w:noProof/>
          </w:rPr>
          <w:t>Les objectifs de l’étude</w:t>
        </w:r>
        <w:r>
          <w:rPr>
            <w:noProof/>
            <w:webHidden/>
          </w:rPr>
          <w:tab/>
        </w:r>
        <w:r>
          <w:rPr>
            <w:noProof/>
            <w:webHidden/>
          </w:rPr>
          <w:fldChar w:fldCharType="begin"/>
        </w:r>
        <w:r>
          <w:rPr>
            <w:noProof/>
            <w:webHidden/>
          </w:rPr>
          <w:instrText xml:space="preserve"> PAGEREF _Toc240908135 \h </w:instrText>
        </w:r>
        <w:r>
          <w:rPr>
            <w:noProof/>
            <w:webHidden/>
          </w:rPr>
        </w:r>
        <w:r>
          <w:rPr>
            <w:noProof/>
            <w:webHidden/>
          </w:rPr>
          <w:fldChar w:fldCharType="separate"/>
        </w:r>
        <w:r>
          <w:rPr>
            <w:noProof/>
            <w:webHidden/>
          </w:rPr>
          <w:t>- 27 -</w:t>
        </w:r>
        <w:r>
          <w:rPr>
            <w:noProof/>
            <w:webHidden/>
          </w:rPr>
          <w:fldChar w:fldCharType="end"/>
        </w:r>
      </w:hyperlink>
    </w:p>
    <w:p w14:paraId="329D64F0" w14:textId="0D062DA7"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6"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Objectif général</w:t>
        </w:r>
        <w:r>
          <w:rPr>
            <w:noProof/>
            <w:webHidden/>
          </w:rPr>
          <w:tab/>
        </w:r>
        <w:r>
          <w:rPr>
            <w:noProof/>
            <w:webHidden/>
          </w:rPr>
          <w:fldChar w:fldCharType="begin"/>
        </w:r>
        <w:r>
          <w:rPr>
            <w:noProof/>
            <w:webHidden/>
          </w:rPr>
          <w:instrText xml:space="preserve"> PAGEREF _Toc240908136 \h </w:instrText>
        </w:r>
        <w:r>
          <w:rPr>
            <w:noProof/>
            <w:webHidden/>
          </w:rPr>
        </w:r>
        <w:r>
          <w:rPr>
            <w:noProof/>
            <w:webHidden/>
          </w:rPr>
          <w:fldChar w:fldCharType="separate"/>
        </w:r>
        <w:r>
          <w:rPr>
            <w:noProof/>
            <w:webHidden/>
          </w:rPr>
          <w:t>- 27 -</w:t>
        </w:r>
        <w:r>
          <w:rPr>
            <w:noProof/>
            <w:webHidden/>
          </w:rPr>
          <w:fldChar w:fldCharType="end"/>
        </w:r>
      </w:hyperlink>
    </w:p>
    <w:p w14:paraId="5B362433" w14:textId="6F862C51"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7"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Objectifs spécifiques</w:t>
        </w:r>
        <w:r>
          <w:rPr>
            <w:noProof/>
            <w:webHidden/>
          </w:rPr>
          <w:tab/>
        </w:r>
        <w:r>
          <w:rPr>
            <w:noProof/>
            <w:webHidden/>
          </w:rPr>
          <w:fldChar w:fldCharType="begin"/>
        </w:r>
        <w:r>
          <w:rPr>
            <w:noProof/>
            <w:webHidden/>
          </w:rPr>
          <w:instrText xml:space="preserve"> PAGEREF _Toc240908137 \h </w:instrText>
        </w:r>
        <w:r>
          <w:rPr>
            <w:noProof/>
            <w:webHidden/>
          </w:rPr>
        </w:r>
        <w:r>
          <w:rPr>
            <w:noProof/>
            <w:webHidden/>
          </w:rPr>
          <w:fldChar w:fldCharType="separate"/>
        </w:r>
        <w:r>
          <w:rPr>
            <w:noProof/>
            <w:webHidden/>
          </w:rPr>
          <w:t>- 27 -</w:t>
        </w:r>
        <w:r>
          <w:rPr>
            <w:noProof/>
            <w:webHidden/>
          </w:rPr>
          <w:fldChar w:fldCharType="end"/>
        </w:r>
      </w:hyperlink>
    </w:p>
    <w:p w14:paraId="4717B0A3" w14:textId="1CD528B6"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38" w:history="1">
        <w:r w:rsidRPr="00C87E28">
          <w:rPr>
            <w:rStyle w:val="Lienhypertexte"/>
            <w:noProof/>
          </w:rPr>
          <w:t>IV.</w:t>
        </w:r>
        <w:r>
          <w:rPr>
            <w:rFonts w:asciiTheme="minorHAnsi" w:eastAsiaTheme="minorEastAsia" w:hAnsiTheme="minorHAnsi"/>
            <w:noProof/>
            <w:szCs w:val="24"/>
            <w:lang w:eastAsia="fr-FR"/>
          </w:rPr>
          <w:tab/>
        </w:r>
        <w:r w:rsidRPr="00C87E28">
          <w:rPr>
            <w:rStyle w:val="Lienhypertexte"/>
            <w:noProof/>
          </w:rPr>
          <w:t>Expression des besoins de l’utilisateur</w:t>
        </w:r>
        <w:r>
          <w:rPr>
            <w:noProof/>
            <w:webHidden/>
          </w:rPr>
          <w:tab/>
        </w:r>
        <w:r>
          <w:rPr>
            <w:noProof/>
            <w:webHidden/>
          </w:rPr>
          <w:fldChar w:fldCharType="begin"/>
        </w:r>
        <w:r>
          <w:rPr>
            <w:noProof/>
            <w:webHidden/>
          </w:rPr>
          <w:instrText xml:space="preserve"> PAGEREF _Toc240908138 \h </w:instrText>
        </w:r>
        <w:r>
          <w:rPr>
            <w:noProof/>
            <w:webHidden/>
          </w:rPr>
        </w:r>
        <w:r>
          <w:rPr>
            <w:noProof/>
            <w:webHidden/>
          </w:rPr>
          <w:fldChar w:fldCharType="separate"/>
        </w:r>
        <w:r>
          <w:rPr>
            <w:noProof/>
            <w:webHidden/>
          </w:rPr>
          <w:t>- 28 -</w:t>
        </w:r>
        <w:r>
          <w:rPr>
            <w:noProof/>
            <w:webHidden/>
          </w:rPr>
          <w:fldChar w:fldCharType="end"/>
        </w:r>
      </w:hyperlink>
    </w:p>
    <w:p w14:paraId="72E03D92" w14:textId="41135AEF"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39"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Besoins fonctionnels</w:t>
        </w:r>
        <w:r>
          <w:rPr>
            <w:noProof/>
            <w:webHidden/>
          </w:rPr>
          <w:tab/>
        </w:r>
        <w:r>
          <w:rPr>
            <w:noProof/>
            <w:webHidden/>
          </w:rPr>
          <w:fldChar w:fldCharType="begin"/>
        </w:r>
        <w:r>
          <w:rPr>
            <w:noProof/>
            <w:webHidden/>
          </w:rPr>
          <w:instrText xml:space="preserve"> PAGEREF _Toc240908139 \h </w:instrText>
        </w:r>
        <w:r>
          <w:rPr>
            <w:noProof/>
            <w:webHidden/>
          </w:rPr>
        </w:r>
        <w:r>
          <w:rPr>
            <w:noProof/>
            <w:webHidden/>
          </w:rPr>
          <w:fldChar w:fldCharType="separate"/>
        </w:r>
        <w:r>
          <w:rPr>
            <w:noProof/>
            <w:webHidden/>
          </w:rPr>
          <w:t>- 28 -</w:t>
        </w:r>
        <w:r>
          <w:rPr>
            <w:noProof/>
            <w:webHidden/>
          </w:rPr>
          <w:fldChar w:fldCharType="end"/>
        </w:r>
      </w:hyperlink>
    </w:p>
    <w:p w14:paraId="1FA6FA82" w14:textId="3DB94BA9"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0"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Besoins non fonctionnels</w:t>
        </w:r>
        <w:r>
          <w:rPr>
            <w:noProof/>
            <w:webHidden/>
          </w:rPr>
          <w:tab/>
        </w:r>
        <w:r>
          <w:rPr>
            <w:noProof/>
            <w:webHidden/>
          </w:rPr>
          <w:fldChar w:fldCharType="begin"/>
        </w:r>
        <w:r>
          <w:rPr>
            <w:noProof/>
            <w:webHidden/>
          </w:rPr>
          <w:instrText xml:space="preserve"> PAGEREF _Toc240908140 \h </w:instrText>
        </w:r>
        <w:r>
          <w:rPr>
            <w:noProof/>
            <w:webHidden/>
          </w:rPr>
        </w:r>
        <w:r>
          <w:rPr>
            <w:noProof/>
            <w:webHidden/>
          </w:rPr>
          <w:fldChar w:fldCharType="separate"/>
        </w:r>
        <w:r>
          <w:rPr>
            <w:noProof/>
            <w:webHidden/>
          </w:rPr>
          <w:t>- 29 -</w:t>
        </w:r>
        <w:r>
          <w:rPr>
            <w:noProof/>
            <w:webHidden/>
          </w:rPr>
          <w:fldChar w:fldCharType="end"/>
        </w:r>
      </w:hyperlink>
    </w:p>
    <w:p w14:paraId="63E5196D" w14:textId="5BB65D5F"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41" w:history="1">
        <w:r w:rsidRPr="00C87E28">
          <w:rPr>
            <w:rStyle w:val="Lienhypertexte"/>
            <w:noProof/>
          </w:rPr>
          <w:t>V.</w:t>
        </w:r>
        <w:r>
          <w:rPr>
            <w:rFonts w:asciiTheme="minorHAnsi" w:eastAsiaTheme="minorEastAsia" w:hAnsiTheme="minorHAnsi"/>
            <w:noProof/>
            <w:szCs w:val="24"/>
            <w:lang w:eastAsia="fr-FR"/>
          </w:rPr>
          <w:tab/>
        </w:r>
        <w:r w:rsidRPr="00C87E28">
          <w:rPr>
            <w:rStyle w:val="Lienhypertexte"/>
            <w:noProof/>
          </w:rPr>
          <w:t>Charte graphique</w:t>
        </w:r>
        <w:r>
          <w:rPr>
            <w:noProof/>
            <w:webHidden/>
          </w:rPr>
          <w:tab/>
        </w:r>
        <w:r>
          <w:rPr>
            <w:noProof/>
            <w:webHidden/>
          </w:rPr>
          <w:fldChar w:fldCharType="begin"/>
        </w:r>
        <w:r>
          <w:rPr>
            <w:noProof/>
            <w:webHidden/>
          </w:rPr>
          <w:instrText xml:space="preserve"> PAGEREF _Toc240908141 \h </w:instrText>
        </w:r>
        <w:r>
          <w:rPr>
            <w:noProof/>
            <w:webHidden/>
          </w:rPr>
        </w:r>
        <w:r>
          <w:rPr>
            <w:noProof/>
            <w:webHidden/>
          </w:rPr>
          <w:fldChar w:fldCharType="separate"/>
        </w:r>
        <w:r>
          <w:rPr>
            <w:noProof/>
            <w:webHidden/>
          </w:rPr>
          <w:t>- 30 -</w:t>
        </w:r>
        <w:r>
          <w:rPr>
            <w:noProof/>
            <w:webHidden/>
          </w:rPr>
          <w:fldChar w:fldCharType="end"/>
        </w:r>
      </w:hyperlink>
    </w:p>
    <w:p w14:paraId="670D6062" w14:textId="02A85EE1"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2"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Logo</w:t>
        </w:r>
        <w:r>
          <w:rPr>
            <w:noProof/>
            <w:webHidden/>
          </w:rPr>
          <w:tab/>
        </w:r>
        <w:r>
          <w:rPr>
            <w:noProof/>
            <w:webHidden/>
          </w:rPr>
          <w:fldChar w:fldCharType="begin"/>
        </w:r>
        <w:r>
          <w:rPr>
            <w:noProof/>
            <w:webHidden/>
          </w:rPr>
          <w:instrText xml:space="preserve"> PAGEREF _Toc240908142 \h </w:instrText>
        </w:r>
        <w:r>
          <w:rPr>
            <w:noProof/>
            <w:webHidden/>
          </w:rPr>
        </w:r>
        <w:r>
          <w:rPr>
            <w:noProof/>
            <w:webHidden/>
          </w:rPr>
          <w:fldChar w:fldCharType="separate"/>
        </w:r>
        <w:r>
          <w:rPr>
            <w:noProof/>
            <w:webHidden/>
          </w:rPr>
          <w:t>- 30 -</w:t>
        </w:r>
        <w:r>
          <w:rPr>
            <w:noProof/>
            <w:webHidden/>
          </w:rPr>
          <w:fldChar w:fldCharType="end"/>
        </w:r>
      </w:hyperlink>
    </w:p>
    <w:p w14:paraId="07377E20" w14:textId="6249953A"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3"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Typographie</w:t>
        </w:r>
        <w:r>
          <w:rPr>
            <w:noProof/>
            <w:webHidden/>
          </w:rPr>
          <w:tab/>
        </w:r>
        <w:r>
          <w:rPr>
            <w:noProof/>
            <w:webHidden/>
          </w:rPr>
          <w:fldChar w:fldCharType="begin"/>
        </w:r>
        <w:r>
          <w:rPr>
            <w:noProof/>
            <w:webHidden/>
          </w:rPr>
          <w:instrText xml:space="preserve"> PAGEREF _Toc240908143 \h </w:instrText>
        </w:r>
        <w:r>
          <w:rPr>
            <w:noProof/>
            <w:webHidden/>
          </w:rPr>
        </w:r>
        <w:r>
          <w:rPr>
            <w:noProof/>
            <w:webHidden/>
          </w:rPr>
          <w:fldChar w:fldCharType="separate"/>
        </w:r>
        <w:r>
          <w:rPr>
            <w:noProof/>
            <w:webHidden/>
          </w:rPr>
          <w:t>- 30 -</w:t>
        </w:r>
        <w:r>
          <w:rPr>
            <w:noProof/>
            <w:webHidden/>
          </w:rPr>
          <w:fldChar w:fldCharType="end"/>
        </w:r>
      </w:hyperlink>
    </w:p>
    <w:p w14:paraId="76EE4207" w14:textId="4E42FB7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4" w:history="1">
        <w:r w:rsidRPr="00C87E28">
          <w:rPr>
            <w:rStyle w:val="Lienhypertexte"/>
            <w:noProof/>
          </w:rPr>
          <w:t>3.</w:t>
        </w:r>
        <w:r>
          <w:rPr>
            <w:rFonts w:asciiTheme="minorHAnsi" w:eastAsiaTheme="minorEastAsia" w:hAnsiTheme="minorHAnsi"/>
            <w:noProof/>
            <w:szCs w:val="24"/>
            <w:lang w:eastAsia="fr-FR"/>
          </w:rPr>
          <w:tab/>
        </w:r>
        <w:r w:rsidRPr="00C87E28">
          <w:rPr>
            <w:rStyle w:val="Lienhypertexte"/>
            <w:noProof/>
          </w:rPr>
          <w:t>Palette de couleurs</w:t>
        </w:r>
        <w:r>
          <w:rPr>
            <w:noProof/>
            <w:webHidden/>
          </w:rPr>
          <w:tab/>
        </w:r>
        <w:r>
          <w:rPr>
            <w:noProof/>
            <w:webHidden/>
          </w:rPr>
          <w:fldChar w:fldCharType="begin"/>
        </w:r>
        <w:r>
          <w:rPr>
            <w:noProof/>
            <w:webHidden/>
          </w:rPr>
          <w:instrText xml:space="preserve"> PAGEREF _Toc240908144 \h </w:instrText>
        </w:r>
        <w:r>
          <w:rPr>
            <w:noProof/>
            <w:webHidden/>
          </w:rPr>
        </w:r>
        <w:r>
          <w:rPr>
            <w:noProof/>
            <w:webHidden/>
          </w:rPr>
          <w:fldChar w:fldCharType="separate"/>
        </w:r>
        <w:r>
          <w:rPr>
            <w:noProof/>
            <w:webHidden/>
          </w:rPr>
          <w:t>- 31 -</w:t>
        </w:r>
        <w:r>
          <w:rPr>
            <w:noProof/>
            <w:webHidden/>
          </w:rPr>
          <w:fldChar w:fldCharType="end"/>
        </w:r>
      </w:hyperlink>
    </w:p>
    <w:p w14:paraId="2D67ED6C" w14:textId="11E34EF4"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45" w:history="1">
        <w:r w:rsidRPr="00C87E28">
          <w:rPr>
            <w:rStyle w:val="Lienhypertexte"/>
            <w:noProof/>
          </w:rPr>
          <w:t>VI.</w:t>
        </w:r>
        <w:r>
          <w:rPr>
            <w:rFonts w:asciiTheme="minorHAnsi" w:eastAsiaTheme="minorEastAsia" w:hAnsiTheme="minorHAnsi"/>
            <w:noProof/>
            <w:szCs w:val="24"/>
            <w:lang w:eastAsia="fr-FR"/>
          </w:rPr>
          <w:tab/>
        </w:r>
        <w:r w:rsidRPr="00C87E28">
          <w:rPr>
            <w:rStyle w:val="Lienhypertexte"/>
            <w:noProof/>
          </w:rPr>
          <w:t>PLANIFICATION DU PROJET</w:t>
        </w:r>
        <w:r>
          <w:rPr>
            <w:noProof/>
            <w:webHidden/>
          </w:rPr>
          <w:tab/>
        </w:r>
        <w:r>
          <w:rPr>
            <w:noProof/>
            <w:webHidden/>
          </w:rPr>
          <w:fldChar w:fldCharType="begin"/>
        </w:r>
        <w:r>
          <w:rPr>
            <w:noProof/>
            <w:webHidden/>
          </w:rPr>
          <w:instrText xml:space="preserve"> PAGEREF _Toc240908145 \h </w:instrText>
        </w:r>
        <w:r>
          <w:rPr>
            <w:noProof/>
            <w:webHidden/>
          </w:rPr>
        </w:r>
        <w:r>
          <w:rPr>
            <w:noProof/>
            <w:webHidden/>
          </w:rPr>
          <w:fldChar w:fldCharType="separate"/>
        </w:r>
        <w:r>
          <w:rPr>
            <w:noProof/>
            <w:webHidden/>
          </w:rPr>
          <w:t>- 32 -</w:t>
        </w:r>
        <w:r>
          <w:rPr>
            <w:noProof/>
            <w:webHidden/>
          </w:rPr>
          <w:fldChar w:fldCharType="end"/>
        </w:r>
      </w:hyperlink>
    </w:p>
    <w:p w14:paraId="070C0AD9" w14:textId="588AD4A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6"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Les intervenants du projet</w:t>
        </w:r>
        <w:r>
          <w:rPr>
            <w:noProof/>
            <w:webHidden/>
          </w:rPr>
          <w:tab/>
        </w:r>
        <w:r>
          <w:rPr>
            <w:noProof/>
            <w:webHidden/>
          </w:rPr>
          <w:fldChar w:fldCharType="begin"/>
        </w:r>
        <w:r>
          <w:rPr>
            <w:noProof/>
            <w:webHidden/>
          </w:rPr>
          <w:instrText xml:space="preserve"> PAGEREF _Toc240908146 \h </w:instrText>
        </w:r>
        <w:r>
          <w:rPr>
            <w:noProof/>
            <w:webHidden/>
          </w:rPr>
        </w:r>
        <w:r>
          <w:rPr>
            <w:noProof/>
            <w:webHidden/>
          </w:rPr>
          <w:fldChar w:fldCharType="separate"/>
        </w:r>
        <w:r>
          <w:rPr>
            <w:noProof/>
            <w:webHidden/>
          </w:rPr>
          <w:t>- 32 -</w:t>
        </w:r>
        <w:r>
          <w:rPr>
            <w:noProof/>
            <w:webHidden/>
          </w:rPr>
          <w:fldChar w:fldCharType="end"/>
        </w:r>
      </w:hyperlink>
    </w:p>
    <w:p w14:paraId="7408ECAA" w14:textId="694DD1CC"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7"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Diagramme de Gantt</w:t>
        </w:r>
        <w:r>
          <w:rPr>
            <w:noProof/>
            <w:webHidden/>
          </w:rPr>
          <w:tab/>
        </w:r>
        <w:r>
          <w:rPr>
            <w:noProof/>
            <w:webHidden/>
          </w:rPr>
          <w:fldChar w:fldCharType="begin"/>
        </w:r>
        <w:r>
          <w:rPr>
            <w:noProof/>
            <w:webHidden/>
          </w:rPr>
          <w:instrText xml:space="preserve"> PAGEREF _Toc240908147 \h </w:instrText>
        </w:r>
        <w:r>
          <w:rPr>
            <w:noProof/>
            <w:webHidden/>
          </w:rPr>
        </w:r>
        <w:r>
          <w:rPr>
            <w:noProof/>
            <w:webHidden/>
          </w:rPr>
          <w:fldChar w:fldCharType="separate"/>
        </w:r>
        <w:r>
          <w:rPr>
            <w:noProof/>
            <w:webHidden/>
          </w:rPr>
          <w:t>- 33 -</w:t>
        </w:r>
        <w:r>
          <w:rPr>
            <w:noProof/>
            <w:webHidden/>
          </w:rPr>
          <w:fldChar w:fldCharType="end"/>
        </w:r>
      </w:hyperlink>
    </w:p>
    <w:p w14:paraId="156C1AB0" w14:textId="7F0813DF"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48" w:history="1">
        <w:r w:rsidRPr="00C87E28">
          <w:rPr>
            <w:rStyle w:val="Lienhypertexte"/>
            <w:noProof/>
          </w:rPr>
          <w:t>VII.</w:t>
        </w:r>
        <w:r>
          <w:rPr>
            <w:rFonts w:asciiTheme="minorHAnsi" w:eastAsiaTheme="minorEastAsia" w:hAnsiTheme="minorHAnsi"/>
            <w:noProof/>
            <w:szCs w:val="24"/>
            <w:lang w:eastAsia="fr-FR"/>
          </w:rPr>
          <w:tab/>
        </w:r>
        <w:r w:rsidRPr="00C87E28">
          <w:rPr>
            <w:rStyle w:val="Lienhypertexte"/>
            <w:noProof/>
          </w:rPr>
          <w:t>ESTIMATION DU COÛT DU PROJET</w:t>
        </w:r>
        <w:r>
          <w:rPr>
            <w:noProof/>
            <w:webHidden/>
          </w:rPr>
          <w:tab/>
        </w:r>
        <w:r>
          <w:rPr>
            <w:noProof/>
            <w:webHidden/>
          </w:rPr>
          <w:fldChar w:fldCharType="begin"/>
        </w:r>
        <w:r>
          <w:rPr>
            <w:noProof/>
            <w:webHidden/>
          </w:rPr>
          <w:instrText xml:space="preserve"> PAGEREF _Toc240908148 \h </w:instrText>
        </w:r>
        <w:r>
          <w:rPr>
            <w:noProof/>
            <w:webHidden/>
          </w:rPr>
        </w:r>
        <w:r>
          <w:rPr>
            <w:noProof/>
            <w:webHidden/>
          </w:rPr>
          <w:fldChar w:fldCharType="separate"/>
        </w:r>
        <w:r>
          <w:rPr>
            <w:noProof/>
            <w:webHidden/>
          </w:rPr>
          <w:t>- 34 -</w:t>
        </w:r>
        <w:r>
          <w:rPr>
            <w:noProof/>
            <w:webHidden/>
          </w:rPr>
          <w:fldChar w:fldCharType="end"/>
        </w:r>
      </w:hyperlink>
    </w:p>
    <w:p w14:paraId="6F489F30" w14:textId="413182B5"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49" w:history="1">
        <w:r w:rsidRPr="00C87E28">
          <w:rPr>
            <w:rStyle w:val="Lienhypertexte"/>
            <w:rFonts w:eastAsia="Times New Roman"/>
            <w:noProof/>
          </w:rPr>
          <w:t>1.</w:t>
        </w:r>
        <w:r>
          <w:rPr>
            <w:rFonts w:asciiTheme="minorHAnsi" w:eastAsiaTheme="minorEastAsia" w:hAnsiTheme="minorHAnsi"/>
            <w:noProof/>
            <w:szCs w:val="24"/>
            <w:lang w:eastAsia="fr-FR"/>
          </w:rPr>
          <w:tab/>
        </w:r>
        <w:r w:rsidRPr="00C87E28">
          <w:rPr>
            <w:rStyle w:val="Lienhypertexte"/>
            <w:rFonts w:eastAsia="Times New Roman"/>
            <w:noProof/>
          </w:rPr>
          <w:t>Ressources logicielles</w:t>
        </w:r>
        <w:r>
          <w:rPr>
            <w:noProof/>
            <w:webHidden/>
          </w:rPr>
          <w:tab/>
        </w:r>
        <w:r>
          <w:rPr>
            <w:noProof/>
            <w:webHidden/>
          </w:rPr>
          <w:fldChar w:fldCharType="begin"/>
        </w:r>
        <w:r>
          <w:rPr>
            <w:noProof/>
            <w:webHidden/>
          </w:rPr>
          <w:instrText xml:space="preserve"> PAGEREF _Toc240908149 \h </w:instrText>
        </w:r>
        <w:r>
          <w:rPr>
            <w:noProof/>
            <w:webHidden/>
          </w:rPr>
        </w:r>
        <w:r>
          <w:rPr>
            <w:noProof/>
            <w:webHidden/>
          </w:rPr>
          <w:fldChar w:fldCharType="separate"/>
        </w:r>
        <w:r>
          <w:rPr>
            <w:noProof/>
            <w:webHidden/>
          </w:rPr>
          <w:t>- 34 -</w:t>
        </w:r>
        <w:r>
          <w:rPr>
            <w:noProof/>
            <w:webHidden/>
          </w:rPr>
          <w:fldChar w:fldCharType="end"/>
        </w:r>
      </w:hyperlink>
    </w:p>
    <w:p w14:paraId="500FD8B1" w14:textId="22C2DC8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0" w:history="1">
        <w:r w:rsidRPr="00C87E28">
          <w:rPr>
            <w:rStyle w:val="Lienhypertexte"/>
            <w:rFonts w:eastAsia="Times New Roman"/>
            <w:noProof/>
          </w:rPr>
          <w:t>2.</w:t>
        </w:r>
        <w:r>
          <w:rPr>
            <w:rFonts w:asciiTheme="minorHAnsi" w:eastAsiaTheme="minorEastAsia" w:hAnsiTheme="minorHAnsi"/>
            <w:noProof/>
            <w:szCs w:val="24"/>
            <w:lang w:eastAsia="fr-FR"/>
          </w:rPr>
          <w:tab/>
        </w:r>
        <w:r w:rsidRPr="00C87E28">
          <w:rPr>
            <w:rStyle w:val="Lienhypertexte"/>
            <w:rFonts w:eastAsia="Times New Roman"/>
            <w:noProof/>
          </w:rPr>
          <w:t>Ressources matérielles</w:t>
        </w:r>
        <w:r>
          <w:rPr>
            <w:noProof/>
            <w:webHidden/>
          </w:rPr>
          <w:tab/>
        </w:r>
        <w:r>
          <w:rPr>
            <w:noProof/>
            <w:webHidden/>
          </w:rPr>
          <w:fldChar w:fldCharType="begin"/>
        </w:r>
        <w:r>
          <w:rPr>
            <w:noProof/>
            <w:webHidden/>
          </w:rPr>
          <w:instrText xml:space="preserve"> PAGEREF _Toc240908150 \h </w:instrText>
        </w:r>
        <w:r>
          <w:rPr>
            <w:noProof/>
            <w:webHidden/>
          </w:rPr>
        </w:r>
        <w:r>
          <w:rPr>
            <w:noProof/>
            <w:webHidden/>
          </w:rPr>
          <w:fldChar w:fldCharType="separate"/>
        </w:r>
        <w:r>
          <w:rPr>
            <w:noProof/>
            <w:webHidden/>
          </w:rPr>
          <w:t>- 34 -</w:t>
        </w:r>
        <w:r>
          <w:rPr>
            <w:noProof/>
            <w:webHidden/>
          </w:rPr>
          <w:fldChar w:fldCharType="end"/>
        </w:r>
      </w:hyperlink>
    </w:p>
    <w:p w14:paraId="0AF8D9A4" w14:textId="2BB522D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1" w:history="1">
        <w:r w:rsidRPr="00C87E28">
          <w:rPr>
            <w:rStyle w:val="Lienhypertexte"/>
            <w:rFonts w:eastAsia="Times New Roman"/>
            <w:noProof/>
          </w:rPr>
          <w:t>3.</w:t>
        </w:r>
        <w:r>
          <w:rPr>
            <w:rFonts w:asciiTheme="minorHAnsi" w:eastAsiaTheme="minorEastAsia" w:hAnsiTheme="minorHAnsi"/>
            <w:noProof/>
            <w:szCs w:val="24"/>
            <w:lang w:eastAsia="fr-FR"/>
          </w:rPr>
          <w:tab/>
        </w:r>
        <w:r w:rsidRPr="00C87E28">
          <w:rPr>
            <w:rStyle w:val="Lienhypertexte"/>
            <w:rFonts w:eastAsia="Times New Roman"/>
            <w:noProof/>
          </w:rPr>
          <w:t>Ressources humaines</w:t>
        </w:r>
        <w:r>
          <w:rPr>
            <w:noProof/>
            <w:webHidden/>
          </w:rPr>
          <w:tab/>
        </w:r>
        <w:r>
          <w:rPr>
            <w:noProof/>
            <w:webHidden/>
          </w:rPr>
          <w:fldChar w:fldCharType="begin"/>
        </w:r>
        <w:r>
          <w:rPr>
            <w:noProof/>
            <w:webHidden/>
          </w:rPr>
          <w:instrText xml:space="preserve"> PAGEREF _Toc240908151 \h </w:instrText>
        </w:r>
        <w:r>
          <w:rPr>
            <w:noProof/>
            <w:webHidden/>
          </w:rPr>
        </w:r>
        <w:r>
          <w:rPr>
            <w:noProof/>
            <w:webHidden/>
          </w:rPr>
          <w:fldChar w:fldCharType="separate"/>
        </w:r>
        <w:r>
          <w:rPr>
            <w:noProof/>
            <w:webHidden/>
          </w:rPr>
          <w:t>- 35 -</w:t>
        </w:r>
        <w:r>
          <w:rPr>
            <w:noProof/>
            <w:webHidden/>
          </w:rPr>
          <w:fldChar w:fldCharType="end"/>
        </w:r>
      </w:hyperlink>
    </w:p>
    <w:p w14:paraId="07C22C2B" w14:textId="15D2244B"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2" w:history="1">
        <w:r w:rsidRPr="00C87E28">
          <w:rPr>
            <w:rStyle w:val="Lienhypertexte"/>
            <w:rFonts w:eastAsia="Times New Roman"/>
            <w:noProof/>
          </w:rPr>
          <w:t>4.</w:t>
        </w:r>
        <w:r>
          <w:rPr>
            <w:rFonts w:asciiTheme="minorHAnsi" w:eastAsiaTheme="minorEastAsia" w:hAnsiTheme="minorHAnsi"/>
            <w:noProof/>
            <w:szCs w:val="24"/>
            <w:lang w:eastAsia="fr-FR"/>
          </w:rPr>
          <w:tab/>
        </w:r>
        <w:r w:rsidRPr="00C87E28">
          <w:rPr>
            <w:rStyle w:val="Lienhypertexte"/>
            <w:rFonts w:eastAsia="Times New Roman"/>
            <w:noProof/>
          </w:rPr>
          <w:t>Estimation globale du projet</w:t>
        </w:r>
        <w:r>
          <w:rPr>
            <w:noProof/>
            <w:webHidden/>
          </w:rPr>
          <w:tab/>
        </w:r>
        <w:r>
          <w:rPr>
            <w:noProof/>
            <w:webHidden/>
          </w:rPr>
          <w:fldChar w:fldCharType="begin"/>
        </w:r>
        <w:r>
          <w:rPr>
            <w:noProof/>
            <w:webHidden/>
          </w:rPr>
          <w:instrText xml:space="preserve"> PAGEREF _Toc240908152 \h </w:instrText>
        </w:r>
        <w:r>
          <w:rPr>
            <w:noProof/>
            <w:webHidden/>
          </w:rPr>
        </w:r>
        <w:r>
          <w:rPr>
            <w:noProof/>
            <w:webHidden/>
          </w:rPr>
          <w:fldChar w:fldCharType="separate"/>
        </w:r>
        <w:r>
          <w:rPr>
            <w:noProof/>
            <w:webHidden/>
          </w:rPr>
          <w:t>- 35 -</w:t>
        </w:r>
        <w:r>
          <w:rPr>
            <w:noProof/>
            <w:webHidden/>
          </w:rPr>
          <w:fldChar w:fldCharType="end"/>
        </w:r>
      </w:hyperlink>
    </w:p>
    <w:p w14:paraId="3F251AF4" w14:textId="25A7E0E1"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53" w:history="1">
        <w:r w:rsidRPr="00C87E28">
          <w:rPr>
            <w:rStyle w:val="Lienhypertexte"/>
            <w:rFonts w:eastAsia="Times New Roman"/>
            <w:noProof/>
          </w:rPr>
          <w:t>VIII.</w:t>
        </w:r>
        <w:r>
          <w:rPr>
            <w:rFonts w:asciiTheme="minorHAnsi" w:eastAsiaTheme="minorEastAsia" w:hAnsiTheme="minorHAnsi"/>
            <w:noProof/>
            <w:szCs w:val="24"/>
            <w:lang w:eastAsia="fr-FR"/>
          </w:rPr>
          <w:tab/>
        </w:r>
        <w:r w:rsidRPr="00C87E28">
          <w:rPr>
            <w:rStyle w:val="Lienhypertexte"/>
            <w:rFonts w:eastAsia="Times New Roman"/>
            <w:noProof/>
          </w:rPr>
          <w:t>LES CONTRAINTES DU PROJET</w:t>
        </w:r>
        <w:r>
          <w:rPr>
            <w:noProof/>
            <w:webHidden/>
          </w:rPr>
          <w:tab/>
        </w:r>
        <w:r>
          <w:rPr>
            <w:noProof/>
            <w:webHidden/>
          </w:rPr>
          <w:fldChar w:fldCharType="begin"/>
        </w:r>
        <w:r>
          <w:rPr>
            <w:noProof/>
            <w:webHidden/>
          </w:rPr>
          <w:instrText xml:space="preserve"> PAGEREF _Toc240908153 \h </w:instrText>
        </w:r>
        <w:r>
          <w:rPr>
            <w:noProof/>
            <w:webHidden/>
          </w:rPr>
        </w:r>
        <w:r>
          <w:rPr>
            <w:noProof/>
            <w:webHidden/>
          </w:rPr>
          <w:fldChar w:fldCharType="separate"/>
        </w:r>
        <w:r>
          <w:rPr>
            <w:noProof/>
            <w:webHidden/>
          </w:rPr>
          <w:t>- 36 -</w:t>
        </w:r>
        <w:r>
          <w:rPr>
            <w:noProof/>
            <w:webHidden/>
          </w:rPr>
          <w:fldChar w:fldCharType="end"/>
        </w:r>
      </w:hyperlink>
    </w:p>
    <w:p w14:paraId="0D87D85D" w14:textId="00648A4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4" w:history="1">
        <w:r w:rsidRPr="00C87E28">
          <w:rPr>
            <w:rStyle w:val="Lienhypertexte"/>
            <w:rFonts w:eastAsia="Times New Roman"/>
            <w:noProof/>
          </w:rPr>
          <w:t>1.</w:t>
        </w:r>
        <w:r>
          <w:rPr>
            <w:rFonts w:asciiTheme="minorHAnsi" w:eastAsiaTheme="minorEastAsia" w:hAnsiTheme="minorHAnsi"/>
            <w:noProof/>
            <w:szCs w:val="24"/>
            <w:lang w:eastAsia="fr-FR"/>
          </w:rPr>
          <w:tab/>
        </w:r>
        <w:r w:rsidRPr="00C87E28">
          <w:rPr>
            <w:rStyle w:val="Lienhypertexte"/>
            <w:rFonts w:eastAsia="Times New Roman"/>
            <w:noProof/>
          </w:rPr>
          <w:t>Qualité</w:t>
        </w:r>
        <w:r>
          <w:rPr>
            <w:noProof/>
            <w:webHidden/>
          </w:rPr>
          <w:tab/>
        </w:r>
        <w:r>
          <w:rPr>
            <w:noProof/>
            <w:webHidden/>
          </w:rPr>
          <w:fldChar w:fldCharType="begin"/>
        </w:r>
        <w:r>
          <w:rPr>
            <w:noProof/>
            <w:webHidden/>
          </w:rPr>
          <w:instrText xml:space="preserve"> PAGEREF _Toc240908154 \h </w:instrText>
        </w:r>
        <w:r>
          <w:rPr>
            <w:noProof/>
            <w:webHidden/>
          </w:rPr>
        </w:r>
        <w:r>
          <w:rPr>
            <w:noProof/>
            <w:webHidden/>
          </w:rPr>
          <w:fldChar w:fldCharType="separate"/>
        </w:r>
        <w:r>
          <w:rPr>
            <w:noProof/>
            <w:webHidden/>
          </w:rPr>
          <w:t>- 36 -</w:t>
        </w:r>
        <w:r>
          <w:rPr>
            <w:noProof/>
            <w:webHidden/>
          </w:rPr>
          <w:fldChar w:fldCharType="end"/>
        </w:r>
      </w:hyperlink>
    </w:p>
    <w:p w14:paraId="2F841378" w14:textId="4D7DD29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5" w:history="1">
        <w:r w:rsidRPr="00C87E28">
          <w:rPr>
            <w:rStyle w:val="Lienhypertexte"/>
            <w:rFonts w:eastAsia="Times New Roman"/>
            <w:noProof/>
          </w:rPr>
          <w:t>2.</w:t>
        </w:r>
        <w:r>
          <w:rPr>
            <w:rFonts w:asciiTheme="minorHAnsi" w:eastAsiaTheme="minorEastAsia" w:hAnsiTheme="minorHAnsi"/>
            <w:noProof/>
            <w:szCs w:val="24"/>
            <w:lang w:eastAsia="fr-FR"/>
          </w:rPr>
          <w:tab/>
        </w:r>
        <w:r w:rsidRPr="00C87E28">
          <w:rPr>
            <w:rStyle w:val="Lienhypertexte"/>
            <w:rFonts w:eastAsia="Times New Roman"/>
            <w:noProof/>
          </w:rPr>
          <w:t>Délai</w:t>
        </w:r>
        <w:r>
          <w:rPr>
            <w:noProof/>
            <w:webHidden/>
          </w:rPr>
          <w:tab/>
        </w:r>
        <w:r>
          <w:rPr>
            <w:noProof/>
            <w:webHidden/>
          </w:rPr>
          <w:fldChar w:fldCharType="begin"/>
        </w:r>
        <w:r>
          <w:rPr>
            <w:noProof/>
            <w:webHidden/>
          </w:rPr>
          <w:instrText xml:space="preserve"> PAGEREF _Toc240908155 \h </w:instrText>
        </w:r>
        <w:r>
          <w:rPr>
            <w:noProof/>
            <w:webHidden/>
          </w:rPr>
        </w:r>
        <w:r>
          <w:rPr>
            <w:noProof/>
            <w:webHidden/>
          </w:rPr>
          <w:fldChar w:fldCharType="separate"/>
        </w:r>
        <w:r>
          <w:rPr>
            <w:noProof/>
            <w:webHidden/>
          </w:rPr>
          <w:t>- 36 -</w:t>
        </w:r>
        <w:r>
          <w:rPr>
            <w:noProof/>
            <w:webHidden/>
          </w:rPr>
          <w:fldChar w:fldCharType="end"/>
        </w:r>
      </w:hyperlink>
    </w:p>
    <w:p w14:paraId="78EBB875" w14:textId="079544EA"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56" w:history="1">
        <w:r w:rsidRPr="00C87E28">
          <w:rPr>
            <w:rStyle w:val="Lienhypertexte"/>
            <w:noProof/>
          </w:rPr>
          <w:t>3.</w:t>
        </w:r>
        <w:r>
          <w:rPr>
            <w:rFonts w:asciiTheme="minorHAnsi" w:eastAsiaTheme="minorEastAsia" w:hAnsiTheme="minorHAnsi"/>
            <w:noProof/>
            <w:szCs w:val="24"/>
            <w:lang w:eastAsia="fr-FR"/>
          </w:rPr>
          <w:tab/>
        </w:r>
        <w:r w:rsidRPr="00C87E28">
          <w:rPr>
            <w:rStyle w:val="Lienhypertexte"/>
            <w:noProof/>
          </w:rPr>
          <w:t>Coût</w:t>
        </w:r>
        <w:r>
          <w:rPr>
            <w:noProof/>
            <w:webHidden/>
          </w:rPr>
          <w:tab/>
        </w:r>
        <w:r>
          <w:rPr>
            <w:noProof/>
            <w:webHidden/>
          </w:rPr>
          <w:fldChar w:fldCharType="begin"/>
        </w:r>
        <w:r>
          <w:rPr>
            <w:noProof/>
            <w:webHidden/>
          </w:rPr>
          <w:instrText xml:space="preserve"> PAGEREF _Toc240908156 \h </w:instrText>
        </w:r>
        <w:r>
          <w:rPr>
            <w:noProof/>
            <w:webHidden/>
          </w:rPr>
        </w:r>
        <w:r>
          <w:rPr>
            <w:noProof/>
            <w:webHidden/>
          </w:rPr>
          <w:fldChar w:fldCharType="separate"/>
        </w:r>
        <w:r>
          <w:rPr>
            <w:noProof/>
            <w:webHidden/>
          </w:rPr>
          <w:t>- 36 -</w:t>
        </w:r>
        <w:r>
          <w:rPr>
            <w:noProof/>
            <w:webHidden/>
          </w:rPr>
          <w:fldChar w:fldCharType="end"/>
        </w:r>
      </w:hyperlink>
    </w:p>
    <w:p w14:paraId="061066DB" w14:textId="7739F03B"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157" w:history="1">
        <w:r w:rsidRPr="00C87E28">
          <w:rPr>
            <w:rStyle w:val="Lienhypertexte"/>
            <w:noProof/>
          </w:rPr>
          <w:t>IX.</w:t>
        </w:r>
        <w:r>
          <w:rPr>
            <w:rFonts w:asciiTheme="minorHAnsi" w:eastAsiaTheme="minorEastAsia" w:hAnsiTheme="minorHAnsi"/>
            <w:noProof/>
            <w:szCs w:val="24"/>
            <w:lang w:eastAsia="fr-FR"/>
          </w:rPr>
          <w:tab/>
        </w:r>
        <w:r w:rsidRPr="00C87E28">
          <w:rPr>
            <w:rStyle w:val="Lienhypertexte"/>
            <w:noProof/>
          </w:rPr>
          <w:t>LES LIVRABLES</w:t>
        </w:r>
        <w:r>
          <w:rPr>
            <w:noProof/>
            <w:webHidden/>
          </w:rPr>
          <w:tab/>
        </w:r>
        <w:r>
          <w:rPr>
            <w:noProof/>
            <w:webHidden/>
          </w:rPr>
          <w:fldChar w:fldCharType="begin"/>
        </w:r>
        <w:r>
          <w:rPr>
            <w:noProof/>
            <w:webHidden/>
          </w:rPr>
          <w:instrText xml:space="preserve"> PAGEREF _Toc240908157 \h </w:instrText>
        </w:r>
        <w:r>
          <w:rPr>
            <w:noProof/>
            <w:webHidden/>
          </w:rPr>
        </w:r>
        <w:r>
          <w:rPr>
            <w:noProof/>
            <w:webHidden/>
          </w:rPr>
          <w:fldChar w:fldCharType="separate"/>
        </w:r>
        <w:r>
          <w:rPr>
            <w:noProof/>
            <w:webHidden/>
          </w:rPr>
          <w:t>- 37 -</w:t>
        </w:r>
        <w:r>
          <w:rPr>
            <w:noProof/>
            <w:webHidden/>
          </w:rPr>
          <w:fldChar w:fldCharType="end"/>
        </w:r>
      </w:hyperlink>
    </w:p>
    <w:p w14:paraId="3E4686E5" w14:textId="226C8CCF"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58" w:history="1">
        <w:r w:rsidRPr="00C87E28">
          <w:rPr>
            <w:rStyle w:val="Lienhypertexte"/>
            <w:noProof/>
          </w:rPr>
          <w:t>X.</w:t>
        </w:r>
        <w:r>
          <w:rPr>
            <w:rFonts w:asciiTheme="minorHAnsi" w:eastAsiaTheme="minorEastAsia" w:hAnsiTheme="minorHAnsi"/>
            <w:noProof/>
            <w:szCs w:val="24"/>
            <w:lang w:eastAsia="fr-FR"/>
          </w:rPr>
          <w:tab/>
        </w:r>
        <w:r w:rsidRPr="00C87E28">
          <w:rPr>
            <w:rStyle w:val="Lienhypertexte"/>
            <w:noProof/>
          </w:rPr>
          <w:t>LA MAQUETTE</w:t>
        </w:r>
        <w:r>
          <w:rPr>
            <w:noProof/>
            <w:webHidden/>
          </w:rPr>
          <w:tab/>
        </w:r>
        <w:r>
          <w:rPr>
            <w:noProof/>
            <w:webHidden/>
          </w:rPr>
          <w:fldChar w:fldCharType="begin"/>
        </w:r>
        <w:r>
          <w:rPr>
            <w:noProof/>
            <w:webHidden/>
          </w:rPr>
          <w:instrText xml:space="preserve"> PAGEREF _Toc240908158 \h </w:instrText>
        </w:r>
        <w:r>
          <w:rPr>
            <w:noProof/>
            <w:webHidden/>
          </w:rPr>
        </w:r>
        <w:r>
          <w:rPr>
            <w:noProof/>
            <w:webHidden/>
          </w:rPr>
          <w:fldChar w:fldCharType="separate"/>
        </w:r>
        <w:r>
          <w:rPr>
            <w:noProof/>
            <w:webHidden/>
          </w:rPr>
          <w:t>- 38 -</w:t>
        </w:r>
        <w:r>
          <w:rPr>
            <w:noProof/>
            <w:webHidden/>
          </w:rPr>
          <w:fldChar w:fldCharType="end"/>
        </w:r>
      </w:hyperlink>
    </w:p>
    <w:p w14:paraId="32B1E6E5" w14:textId="18FF3F37" w:rsidR="004F451F" w:rsidRDefault="004F451F">
      <w:pPr>
        <w:pStyle w:val="TM2"/>
        <w:tabs>
          <w:tab w:val="right" w:leader="dot" w:pos="9062"/>
        </w:tabs>
        <w:rPr>
          <w:rFonts w:asciiTheme="minorHAnsi" w:eastAsiaTheme="minorEastAsia" w:hAnsiTheme="minorHAnsi"/>
          <w:noProof/>
          <w:szCs w:val="24"/>
          <w:lang w:eastAsia="fr-FR"/>
        </w:rPr>
      </w:pPr>
      <w:hyperlink w:anchor="_Toc240908159" w:history="1">
        <w:r w:rsidRPr="00C87E28">
          <w:rPr>
            <w:rStyle w:val="Lienhypertexte"/>
            <w:noProof/>
          </w:rPr>
          <w:t>CONCLUSION</w:t>
        </w:r>
        <w:r>
          <w:rPr>
            <w:noProof/>
            <w:webHidden/>
          </w:rPr>
          <w:tab/>
        </w:r>
        <w:r>
          <w:rPr>
            <w:noProof/>
            <w:webHidden/>
          </w:rPr>
          <w:fldChar w:fldCharType="begin"/>
        </w:r>
        <w:r>
          <w:rPr>
            <w:noProof/>
            <w:webHidden/>
          </w:rPr>
          <w:instrText xml:space="preserve"> PAGEREF _Toc240908159 \h </w:instrText>
        </w:r>
        <w:r>
          <w:rPr>
            <w:noProof/>
            <w:webHidden/>
          </w:rPr>
        </w:r>
        <w:r>
          <w:rPr>
            <w:noProof/>
            <w:webHidden/>
          </w:rPr>
          <w:fldChar w:fldCharType="separate"/>
        </w:r>
        <w:r>
          <w:rPr>
            <w:noProof/>
            <w:webHidden/>
          </w:rPr>
          <w:t>- 39 -</w:t>
        </w:r>
        <w:r>
          <w:rPr>
            <w:noProof/>
            <w:webHidden/>
          </w:rPr>
          <w:fldChar w:fldCharType="end"/>
        </w:r>
      </w:hyperlink>
    </w:p>
    <w:p w14:paraId="6DF3A1A6" w14:textId="2439D256" w:rsidR="004F451F" w:rsidRDefault="004F451F">
      <w:pPr>
        <w:pStyle w:val="TM2"/>
        <w:tabs>
          <w:tab w:val="right" w:leader="dot" w:pos="9062"/>
        </w:tabs>
        <w:rPr>
          <w:rFonts w:asciiTheme="minorHAnsi" w:eastAsiaTheme="minorEastAsia" w:hAnsiTheme="minorHAnsi"/>
          <w:noProof/>
          <w:szCs w:val="24"/>
          <w:lang w:eastAsia="fr-FR"/>
        </w:rPr>
      </w:pPr>
      <w:hyperlink w:anchor="_Toc240908160" w:history="1">
        <w:r w:rsidRPr="00C87E28">
          <w:rPr>
            <w:rStyle w:val="Lienhypertexte"/>
            <w:noProof/>
          </w:rPr>
          <w:t>DOSSIER 3 : Dossier d’analyse</w:t>
        </w:r>
        <w:r>
          <w:rPr>
            <w:noProof/>
            <w:webHidden/>
          </w:rPr>
          <w:tab/>
        </w:r>
        <w:r>
          <w:rPr>
            <w:noProof/>
            <w:webHidden/>
          </w:rPr>
          <w:fldChar w:fldCharType="begin"/>
        </w:r>
        <w:r>
          <w:rPr>
            <w:noProof/>
            <w:webHidden/>
          </w:rPr>
          <w:instrText xml:space="preserve"> PAGEREF _Toc240908160 \h </w:instrText>
        </w:r>
        <w:r>
          <w:rPr>
            <w:noProof/>
            <w:webHidden/>
          </w:rPr>
        </w:r>
        <w:r>
          <w:rPr>
            <w:noProof/>
            <w:webHidden/>
          </w:rPr>
          <w:fldChar w:fldCharType="separate"/>
        </w:r>
        <w:r>
          <w:rPr>
            <w:noProof/>
            <w:webHidden/>
          </w:rPr>
          <w:t>- 40 -</w:t>
        </w:r>
        <w:r>
          <w:rPr>
            <w:noProof/>
            <w:webHidden/>
          </w:rPr>
          <w:fldChar w:fldCharType="end"/>
        </w:r>
      </w:hyperlink>
    </w:p>
    <w:p w14:paraId="368D61EE" w14:textId="1271FEA0" w:rsidR="004F451F" w:rsidRDefault="004F451F">
      <w:pPr>
        <w:pStyle w:val="TM3"/>
        <w:tabs>
          <w:tab w:val="right" w:leader="dot" w:pos="9062"/>
        </w:tabs>
        <w:rPr>
          <w:rFonts w:asciiTheme="minorHAnsi" w:eastAsiaTheme="minorEastAsia" w:hAnsiTheme="minorHAnsi"/>
          <w:noProof/>
          <w:szCs w:val="24"/>
          <w:lang w:eastAsia="fr-FR"/>
        </w:rPr>
      </w:pPr>
      <w:hyperlink w:anchor="_Toc240908161"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_Toc240908161 \h </w:instrText>
        </w:r>
        <w:r>
          <w:rPr>
            <w:noProof/>
            <w:webHidden/>
          </w:rPr>
        </w:r>
        <w:r>
          <w:rPr>
            <w:noProof/>
            <w:webHidden/>
          </w:rPr>
          <w:fldChar w:fldCharType="separate"/>
        </w:r>
        <w:r>
          <w:rPr>
            <w:noProof/>
            <w:webHidden/>
          </w:rPr>
          <w:t>- 41 -</w:t>
        </w:r>
        <w:r>
          <w:rPr>
            <w:noProof/>
            <w:webHidden/>
          </w:rPr>
          <w:fldChar w:fldCharType="end"/>
        </w:r>
      </w:hyperlink>
    </w:p>
    <w:p w14:paraId="68F2AE6A" w14:textId="121F2A9C"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62"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MÉTHODOLOGIE</w:t>
        </w:r>
        <w:r>
          <w:rPr>
            <w:noProof/>
            <w:webHidden/>
          </w:rPr>
          <w:tab/>
        </w:r>
        <w:r>
          <w:rPr>
            <w:noProof/>
            <w:webHidden/>
          </w:rPr>
          <w:fldChar w:fldCharType="begin"/>
        </w:r>
        <w:r>
          <w:rPr>
            <w:noProof/>
            <w:webHidden/>
          </w:rPr>
          <w:instrText xml:space="preserve"> PAGEREF _Toc240908162 \h </w:instrText>
        </w:r>
        <w:r>
          <w:rPr>
            <w:noProof/>
            <w:webHidden/>
          </w:rPr>
        </w:r>
        <w:r>
          <w:rPr>
            <w:noProof/>
            <w:webHidden/>
          </w:rPr>
          <w:fldChar w:fldCharType="separate"/>
        </w:r>
        <w:r>
          <w:rPr>
            <w:noProof/>
            <w:webHidden/>
          </w:rPr>
          <w:t>- 42 -</w:t>
        </w:r>
        <w:r>
          <w:rPr>
            <w:noProof/>
            <w:webHidden/>
          </w:rPr>
          <w:fldChar w:fldCharType="end"/>
        </w:r>
      </w:hyperlink>
    </w:p>
    <w:p w14:paraId="411A193C" w14:textId="631BB2EF"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63"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rFonts w:cs="Times New Roman"/>
            <w:noProof/>
          </w:rPr>
          <w:t>É</w:t>
        </w:r>
        <w:r w:rsidRPr="00C87E28">
          <w:rPr>
            <w:rStyle w:val="Lienhypertexte"/>
            <w:noProof/>
          </w:rPr>
          <w:t>tude comparative UML et MERISE</w:t>
        </w:r>
        <w:r>
          <w:rPr>
            <w:noProof/>
            <w:webHidden/>
          </w:rPr>
          <w:tab/>
        </w:r>
        <w:r>
          <w:rPr>
            <w:noProof/>
            <w:webHidden/>
          </w:rPr>
          <w:fldChar w:fldCharType="begin"/>
        </w:r>
        <w:r>
          <w:rPr>
            <w:noProof/>
            <w:webHidden/>
          </w:rPr>
          <w:instrText xml:space="preserve"> PAGEREF _Toc240908163 \h </w:instrText>
        </w:r>
        <w:r>
          <w:rPr>
            <w:noProof/>
            <w:webHidden/>
          </w:rPr>
        </w:r>
        <w:r>
          <w:rPr>
            <w:noProof/>
            <w:webHidden/>
          </w:rPr>
          <w:fldChar w:fldCharType="separate"/>
        </w:r>
        <w:r>
          <w:rPr>
            <w:noProof/>
            <w:webHidden/>
          </w:rPr>
          <w:t>- 42 -</w:t>
        </w:r>
        <w:r>
          <w:rPr>
            <w:noProof/>
            <w:webHidden/>
          </w:rPr>
          <w:fldChar w:fldCharType="end"/>
        </w:r>
      </w:hyperlink>
    </w:p>
    <w:p w14:paraId="2146EEE3" w14:textId="490A4EF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64"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Choix et présentation de la démarche du projet</w:t>
        </w:r>
        <w:r>
          <w:rPr>
            <w:noProof/>
            <w:webHidden/>
          </w:rPr>
          <w:tab/>
        </w:r>
        <w:r>
          <w:rPr>
            <w:noProof/>
            <w:webHidden/>
          </w:rPr>
          <w:fldChar w:fldCharType="begin"/>
        </w:r>
        <w:r>
          <w:rPr>
            <w:noProof/>
            <w:webHidden/>
          </w:rPr>
          <w:instrText xml:space="preserve"> PAGEREF _Toc240908164 \h </w:instrText>
        </w:r>
        <w:r>
          <w:rPr>
            <w:noProof/>
            <w:webHidden/>
          </w:rPr>
        </w:r>
        <w:r>
          <w:rPr>
            <w:noProof/>
            <w:webHidden/>
          </w:rPr>
          <w:fldChar w:fldCharType="separate"/>
        </w:r>
        <w:r>
          <w:rPr>
            <w:noProof/>
            <w:webHidden/>
          </w:rPr>
          <w:t>- 43 -</w:t>
        </w:r>
        <w:r>
          <w:rPr>
            <w:noProof/>
            <w:webHidden/>
          </w:rPr>
          <w:fldChar w:fldCharType="end"/>
        </w:r>
      </w:hyperlink>
    </w:p>
    <w:p w14:paraId="39473702" w14:textId="0FA055D1"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65"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rFonts w:cs="Times New Roman"/>
            <w:noProof/>
            <w:lang w:val="fr"/>
          </w:rPr>
          <w:t>É</w:t>
        </w:r>
        <w:r w:rsidRPr="00C87E28">
          <w:rPr>
            <w:rStyle w:val="Lienhypertexte"/>
            <w:noProof/>
            <w:lang w:val="fr"/>
          </w:rPr>
          <w:t>tude comparative des processus unifiés</w:t>
        </w:r>
        <w:r>
          <w:rPr>
            <w:noProof/>
            <w:webHidden/>
          </w:rPr>
          <w:tab/>
        </w:r>
        <w:r>
          <w:rPr>
            <w:noProof/>
            <w:webHidden/>
          </w:rPr>
          <w:fldChar w:fldCharType="begin"/>
        </w:r>
        <w:r>
          <w:rPr>
            <w:noProof/>
            <w:webHidden/>
          </w:rPr>
          <w:instrText xml:space="preserve"> PAGEREF _Toc240908165 \h </w:instrText>
        </w:r>
        <w:r>
          <w:rPr>
            <w:noProof/>
            <w:webHidden/>
          </w:rPr>
        </w:r>
        <w:r>
          <w:rPr>
            <w:noProof/>
            <w:webHidden/>
          </w:rPr>
          <w:fldChar w:fldCharType="separate"/>
        </w:r>
        <w:r>
          <w:rPr>
            <w:noProof/>
            <w:webHidden/>
          </w:rPr>
          <w:t>- 45 -</w:t>
        </w:r>
        <w:r>
          <w:rPr>
            <w:noProof/>
            <w:webHidden/>
          </w:rPr>
          <w:fldChar w:fldCharType="end"/>
        </w:r>
      </w:hyperlink>
    </w:p>
    <w:p w14:paraId="7C161892" w14:textId="14E2C7E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66"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Choix et présentation du processus unifié du projet</w:t>
        </w:r>
        <w:r>
          <w:rPr>
            <w:noProof/>
            <w:webHidden/>
          </w:rPr>
          <w:tab/>
        </w:r>
        <w:r>
          <w:rPr>
            <w:noProof/>
            <w:webHidden/>
          </w:rPr>
          <w:fldChar w:fldCharType="begin"/>
        </w:r>
        <w:r>
          <w:rPr>
            <w:noProof/>
            <w:webHidden/>
          </w:rPr>
          <w:instrText xml:space="preserve"> PAGEREF _Toc240908166 \h </w:instrText>
        </w:r>
        <w:r>
          <w:rPr>
            <w:noProof/>
            <w:webHidden/>
          </w:rPr>
        </w:r>
        <w:r>
          <w:rPr>
            <w:noProof/>
            <w:webHidden/>
          </w:rPr>
          <w:fldChar w:fldCharType="separate"/>
        </w:r>
        <w:r>
          <w:rPr>
            <w:noProof/>
            <w:webHidden/>
          </w:rPr>
          <w:t>- 46 -</w:t>
        </w:r>
        <w:r>
          <w:rPr>
            <w:noProof/>
            <w:webHidden/>
          </w:rPr>
          <w:fldChar w:fldCharType="end"/>
        </w:r>
      </w:hyperlink>
    </w:p>
    <w:p w14:paraId="76B998DD" w14:textId="5592210D"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167"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MODÉLISATION</w:t>
        </w:r>
        <w:r>
          <w:rPr>
            <w:noProof/>
            <w:webHidden/>
          </w:rPr>
          <w:tab/>
        </w:r>
        <w:r>
          <w:rPr>
            <w:noProof/>
            <w:webHidden/>
          </w:rPr>
          <w:fldChar w:fldCharType="begin"/>
        </w:r>
        <w:r>
          <w:rPr>
            <w:noProof/>
            <w:webHidden/>
          </w:rPr>
          <w:instrText xml:space="preserve"> PAGEREF _Toc240908167 \h </w:instrText>
        </w:r>
        <w:r>
          <w:rPr>
            <w:noProof/>
            <w:webHidden/>
          </w:rPr>
        </w:r>
        <w:r>
          <w:rPr>
            <w:noProof/>
            <w:webHidden/>
          </w:rPr>
          <w:fldChar w:fldCharType="separate"/>
        </w:r>
        <w:r>
          <w:rPr>
            <w:noProof/>
            <w:webHidden/>
          </w:rPr>
          <w:t>- 47 -</w:t>
        </w:r>
        <w:r>
          <w:rPr>
            <w:noProof/>
            <w:webHidden/>
          </w:rPr>
          <w:fldChar w:fldCharType="end"/>
        </w:r>
      </w:hyperlink>
    </w:p>
    <w:p w14:paraId="492A51FE" w14:textId="51D81703"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68"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Diagrammes de cas d’utilisation</w:t>
        </w:r>
        <w:r>
          <w:rPr>
            <w:noProof/>
            <w:webHidden/>
          </w:rPr>
          <w:tab/>
        </w:r>
        <w:r>
          <w:rPr>
            <w:noProof/>
            <w:webHidden/>
          </w:rPr>
          <w:fldChar w:fldCharType="begin"/>
        </w:r>
        <w:r>
          <w:rPr>
            <w:noProof/>
            <w:webHidden/>
          </w:rPr>
          <w:instrText xml:space="preserve"> PAGEREF _Toc240908168 \h </w:instrText>
        </w:r>
        <w:r>
          <w:rPr>
            <w:noProof/>
            <w:webHidden/>
          </w:rPr>
        </w:r>
        <w:r>
          <w:rPr>
            <w:noProof/>
            <w:webHidden/>
          </w:rPr>
          <w:fldChar w:fldCharType="separate"/>
        </w:r>
        <w:r>
          <w:rPr>
            <w:noProof/>
            <w:webHidden/>
          </w:rPr>
          <w:t>- 47 -</w:t>
        </w:r>
        <w:r>
          <w:rPr>
            <w:noProof/>
            <w:webHidden/>
          </w:rPr>
          <w:fldChar w:fldCharType="end"/>
        </w:r>
      </w:hyperlink>
    </w:p>
    <w:p w14:paraId="779852EA" w14:textId="5CD2888E"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69" w:history="1">
        <w:r w:rsidRPr="00C87E28">
          <w:rPr>
            <w:rStyle w:val="Lienhypertexte"/>
            <w:noProof/>
          </w:rPr>
          <w:t>1.1.</w:t>
        </w:r>
        <w:r>
          <w:rPr>
            <w:rFonts w:asciiTheme="minorHAnsi" w:eastAsiaTheme="minorEastAsia" w:hAnsiTheme="minorHAnsi"/>
            <w:noProof/>
            <w:szCs w:val="24"/>
            <w:lang w:eastAsia="fr-FR"/>
          </w:rPr>
          <w:tab/>
        </w:r>
        <w:r w:rsidRPr="00C87E28">
          <w:rPr>
            <w:rStyle w:val="Lienhypertexte"/>
            <w:noProof/>
          </w:rPr>
          <w:t>Présentation</w:t>
        </w:r>
        <w:r>
          <w:rPr>
            <w:noProof/>
            <w:webHidden/>
          </w:rPr>
          <w:tab/>
        </w:r>
        <w:r>
          <w:rPr>
            <w:noProof/>
            <w:webHidden/>
          </w:rPr>
          <w:fldChar w:fldCharType="begin"/>
        </w:r>
        <w:r>
          <w:rPr>
            <w:noProof/>
            <w:webHidden/>
          </w:rPr>
          <w:instrText xml:space="preserve"> PAGEREF _Toc240908169 \h </w:instrText>
        </w:r>
        <w:r>
          <w:rPr>
            <w:noProof/>
            <w:webHidden/>
          </w:rPr>
        </w:r>
        <w:r>
          <w:rPr>
            <w:noProof/>
            <w:webHidden/>
          </w:rPr>
          <w:fldChar w:fldCharType="separate"/>
        </w:r>
        <w:r>
          <w:rPr>
            <w:noProof/>
            <w:webHidden/>
          </w:rPr>
          <w:t>- 47 -</w:t>
        </w:r>
        <w:r>
          <w:rPr>
            <w:noProof/>
            <w:webHidden/>
          </w:rPr>
          <w:fldChar w:fldCharType="end"/>
        </w:r>
      </w:hyperlink>
    </w:p>
    <w:p w14:paraId="29B1CC73" w14:textId="50180104"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0" w:history="1">
        <w:r w:rsidRPr="00C87E28">
          <w:rPr>
            <w:rStyle w:val="Lienhypertexte"/>
            <w:noProof/>
          </w:rPr>
          <w:t>1.2.</w:t>
        </w:r>
        <w:r>
          <w:rPr>
            <w:rFonts w:asciiTheme="minorHAnsi" w:eastAsiaTheme="minorEastAsia" w:hAnsiTheme="minorHAnsi"/>
            <w:noProof/>
            <w:szCs w:val="24"/>
            <w:lang w:eastAsia="fr-FR"/>
          </w:rPr>
          <w:tab/>
        </w:r>
        <w:r w:rsidRPr="00C87E28">
          <w:rPr>
            <w:rStyle w:val="Lienhypertexte"/>
            <w:noProof/>
          </w:rPr>
          <w:t>Formalisme</w:t>
        </w:r>
        <w:r>
          <w:rPr>
            <w:noProof/>
            <w:webHidden/>
          </w:rPr>
          <w:tab/>
        </w:r>
        <w:r>
          <w:rPr>
            <w:noProof/>
            <w:webHidden/>
          </w:rPr>
          <w:fldChar w:fldCharType="begin"/>
        </w:r>
        <w:r>
          <w:rPr>
            <w:noProof/>
            <w:webHidden/>
          </w:rPr>
          <w:instrText xml:space="preserve"> PAGEREF _Toc240908170 \h </w:instrText>
        </w:r>
        <w:r>
          <w:rPr>
            <w:noProof/>
            <w:webHidden/>
          </w:rPr>
        </w:r>
        <w:r>
          <w:rPr>
            <w:noProof/>
            <w:webHidden/>
          </w:rPr>
          <w:fldChar w:fldCharType="separate"/>
        </w:r>
        <w:r>
          <w:rPr>
            <w:noProof/>
            <w:webHidden/>
          </w:rPr>
          <w:t>- 47 -</w:t>
        </w:r>
        <w:r>
          <w:rPr>
            <w:noProof/>
            <w:webHidden/>
          </w:rPr>
          <w:fldChar w:fldCharType="end"/>
        </w:r>
      </w:hyperlink>
    </w:p>
    <w:p w14:paraId="24FD31EB" w14:textId="4C54545F"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1" w:history="1">
        <w:r w:rsidRPr="00C87E28">
          <w:rPr>
            <w:rStyle w:val="Lienhypertexte"/>
            <w:noProof/>
          </w:rPr>
          <w:t>1.3.</w:t>
        </w:r>
        <w:r>
          <w:rPr>
            <w:rFonts w:asciiTheme="minorHAnsi" w:eastAsiaTheme="minorEastAsia" w:hAnsiTheme="minorHAnsi"/>
            <w:noProof/>
            <w:szCs w:val="24"/>
            <w:lang w:eastAsia="fr-FR"/>
          </w:rPr>
          <w:tab/>
        </w:r>
        <w:r w:rsidRPr="00C87E28">
          <w:rPr>
            <w:rStyle w:val="Lienhypertexte"/>
            <w:noProof/>
          </w:rPr>
          <w:t>Exemple de digramme de cas d’utilisation</w:t>
        </w:r>
        <w:r>
          <w:rPr>
            <w:noProof/>
            <w:webHidden/>
          </w:rPr>
          <w:tab/>
        </w:r>
        <w:r>
          <w:rPr>
            <w:noProof/>
            <w:webHidden/>
          </w:rPr>
          <w:fldChar w:fldCharType="begin"/>
        </w:r>
        <w:r>
          <w:rPr>
            <w:noProof/>
            <w:webHidden/>
          </w:rPr>
          <w:instrText xml:space="preserve"> PAGEREF _Toc240908171 \h </w:instrText>
        </w:r>
        <w:r>
          <w:rPr>
            <w:noProof/>
            <w:webHidden/>
          </w:rPr>
        </w:r>
        <w:r>
          <w:rPr>
            <w:noProof/>
            <w:webHidden/>
          </w:rPr>
          <w:fldChar w:fldCharType="separate"/>
        </w:r>
        <w:r>
          <w:rPr>
            <w:noProof/>
            <w:webHidden/>
          </w:rPr>
          <w:t>- 48 -</w:t>
        </w:r>
        <w:r>
          <w:rPr>
            <w:noProof/>
            <w:webHidden/>
          </w:rPr>
          <w:fldChar w:fldCharType="end"/>
        </w:r>
      </w:hyperlink>
    </w:p>
    <w:p w14:paraId="2070CB8E" w14:textId="5366F7C6"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2" w:history="1">
        <w:r w:rsidRPr="00C87E28">
          <w:rPr>
            <w:rStyle w:val="Lienhypertexte"/>
            <w:noProof/>
          </w:rPr>
          <w:t>1.4.</w:t>
        </w:r>
        <w:r>
          <w:rPr>
            <w:rFonts w:asciiTheme="minorHAnsi" w:eastAsiaTheme="minorEastAsia" w:hAnsiTheme="minorHAnsi"/>
            <w:noProof/>
            <w:szCs w:val="24"/>
            <w:lang w:eastAsia="fr-FR"/>
          </w:rPr>
          <w:tab/>
        </w:r>
        <w:r w:rsidRPr="00C87E28">
          <w:rPr>
            <w:rStyle w:val="Lienhypertexte"/>
            <w:noProof/>
          </w:rPr>
          <w:t>Quelques diagrammes de cas d’utilisation du projet</w:t>
        </w:r>
        <w:r>
          <w:rPr>
            <w:noProof/>
            <w:webHidden/>
          </w:rPr>
          <w:tab/>
        </w:r>
        <w:r>
          <w:rPr>
            <w:noProof/>
            <w:webHidden/>
          </w:rPr>
          <w:fldChar w:fldCharType="begin"/>
        </w:r>
        <w:r>
          <w:rPr>
            <w:noProof/>
            <w:webHidden/>
          </w:rPr>
          <w:instrText xml:space="preserve"> PAGEREF _Toc240908172 \h </w:instrText>
        </w:r>
        <w:r>
          <w:rPr>
            <w:noProof/>
            <w:webHidden/>
          </w:rPr>
        </w:r>
        <w:r>
          <w:rPr>
            <w:noProof/>
            <w:webHidden/>
          </w:rPr>
          <w:fldChar w:fldCharType="separate"/>
        </w:r>
        <w:r>
          <w:rPr>
            <w:noProof/>
            <w:webHidden/>
          </w:rPr>
          <w:t>- 49 -</w:t>
        </w:r>
        <w:r>
          <w:rPr>
            <w:noProof/>
            <w:webHidden/>
          </w:rPr>
          <w:fldChar w:fldCharType="end"/>
        </w:r>
      </w:hyperlink>
    </w:p>
    <w:p w14:paraId="223DCF7E" w14:textId="1508DAA9"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73"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Description textuelle des cas d’utilisation</w:t>
        </w:r>
        <w:r>
          <w:rPr>
            <w:noProof/>
            <w:webHidden/>
          </w:rPr>
          <w:tab/>
        </w:r>
        <w:r>
          <w:rPr>
            <w:noProof/>
            <w:webHidden/>
          </w:rPr>
          <w:fldChar w:fldCharType="begin"/>
        </w:r>
        <w:r>
          <w:rPr>
            <w:noProof/>
            <w:webHidden/>
          </w:rPr>
          <w:instrText xml:space="preserve"> PAGEREF _Toc240908173 \h </w:instrText>
        </w:r>
        <w:r>
          <w:rPr>
            <w:noProof/>
            <w:webHidden/>
          </w:rPr>
        </w:r>
        <w:r>
          <w:rPr>
            <w:noProof/>
            <w:webHidden/>
          </w:rPr>
          <w:fldChar w:fldCharType="separate"/>
        </w:r>
        <w:r>
          <w:rPr>
            <w:noProof/>
            <w:webHidden/>
          </w:rPr>
          <w:t>- 51 -</w:t>
        </w:r>
        <w:r>
          <w:rPr>
            <w:noProof/>
            <w:webHidden/>
          </w:rPr>
          <w:fldChar w:fldCharType="end"/>
        </w:r>
      </w:hyperlink>
    </w:p>
    <w:p w14:paraId="384DE47F" w14:textId="5134A442"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4" w:history="1">
        <w:r w:rsidRPr="00C87E28">
          <w:rPr>
            <w:rStyle w:val="Lienhypertexte"/>
            <w:noProof/>
          </w:rPr>
          <w:t>2.1.</w:t>
        </w:r>
        <w:r>
          <w:rPr>
            <w:rFonts w:asciiTheme="minorHAnsi" w:eastAsiaTheme="minorEastAsia" w:hAnsiTheme="minorHAnsi"/>
            <w:noProof/>
            <w:szCs w:val="24"/>
            <w:lang w:eastAsia="fr-FR"/>
          </w:rPr>
          <w:tab/>
        </w:r>
        <w:r w:rsidRPr="00C87E28">
          <w:rPr>
            <w:rStyle w:val="Lienhypertexte"/>
            <w:noProof/>
          </w:rPr>
          <w:t>Description textuelle du cas d’utilisation « S’authentifier »</w:t>
        </w:r>
        <w:r>
          <w:rPr>
            <w:noProof/>
            <w:webHidden/>
          </w:rPr>
          <w:tab/>
        </w:r>
        <w:r>
          <w:rPr>
            <w:noProof/>
            <w:webHidden/>
          </w:rPr>
          <w:fldChar w:fldCharType="begin"/>
        </w:r>
        <w:r>
          <w:rPr>
            <w:noProof/>
            <w:webHidden/>
          </w:rPr>
          <w:instrText xml:space="preserve"> PAGEREF _Toc240908174 \h </w:instrText>
        </w:r>
        <w:r>
          <w:rPr>
            <w:noProof/>
            <w:webHidden/>
          </w:rPr>
        </w:r>
        <w:r>
          <w:rPr>
            <w:noProof/>
            <w:webHidden/>
          </w:rPr>
          <w:fldChar w:fldCharType="separate"/>
        </w:r>
        <w:r>
          <w:rPr>
            <w:noProof/>
            <w:webHidden/>
          </w:rPr>
          <w:t>- 52 -</w:t>
        </w:r>
        <w:r>
          <w:rPr>
            <w:noProof/>
            <w:webHidden/>
          </w:rPr>
          <w:fldChar w:fldCharType="end"/>
        </w:r>
      </w:hyperlink>
    </w:p>
    <w:p w14:paraId="1F43C02B" w14:textId="4FE259B5"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5" w:history="1">
        <w:r w:rsidRPr="00C87E28">
          <w:rPr>
            <w:rStyle w:val="Lienhypertexte"/>
            <w:noProof/>
          </w:rPr>
          <w:t>2.2.</w:t>
        </w:r>
        <w:r>
          <w:rPr>
            <w:rFonts w:asciiTheme="minorHAnsi" w:eastAsiaTheme="minorEastAsia" w:hAnsiTheme="minorHAnsi"/>
            <w:noProof/>
            <w:szCs w:val="24"/>
            <w:lang w:eastAsia="fr-FR"/>
          </w:rPr>
          <w:tab/>
        </w:r>
        <w:r w:rsidRPr="00C87E28">
          <w:rPr>
            <w:rStyle w:val="Lienhypertexte"/>
            <w:noProof/>
          </w:rPr>
          <w:t>Description textuelle du cas d’utilisation « Ajouter exploitation »</w:t>
        </w:r>
        <w:r>
          <w:rPr>
            <w:noProof/>
            <w:webHidden/>
          </w:rPr>
          <w:tab/>
        </w:r>
        <w:r>
          <w:rPr>
            <w:noProof/>
            <w:webHidden/>
          </w:rPr>
          <w:fldChar w:fldCharType="begin"/>
        </w:r>
        <w:r>
          <w:rPr>
            <w:noProof/>
            <w:webHidden/>
          </w:rPr>
          <w:instrText xml:space="preserve"> PAGEREF _Toc240908175 \h </w:instrText>
        </w:r>
        <w:r>
          <w:rPr>
            <w:noProof/>
            <w:webHidden/>
          </w:rPr>
        </w:r>
        <w:r>
          <w:rPr>
            <w:noProof/>
            <w:webHidden/>
          </w:rPr>
          <w:fldChar w:fldCharType="separate"/>
        </w:r>
        <w:r>
          <w:rPr>
            <w:noProof/>
            <w:webHidden/>
          </w:rPr>
          <w:t>- 53 -</w:t>
        </w:r>
        <w:r>
          <w:rPr>
            <w:noProof/>
            <w:webHidden/>
          </w:rPr>
          <w:fldChar w:fldCharType="end"/>
        </w:r>
      </w:hyperlink>
    </w:p>
    <w:p w14:paraId="052FF7E8" w14:textId="22E97072"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6" w:history="1">
        <w:r w:rsidRPr="00C87E28">
          <w:rPr>
            <w:rStyle w:val="Lienhypertexte"/>
            <w:noProof/>
          </w:rPr>
          <w:t>2.3.</w:t>
        </w:r>
        <w:r>
          <w:rPr>
            <w:rFonts w:asciiTheme="minorHAnsi" w:eastAsiaTheme="minorEastAsia" w:hAnsiTheme="minorHAnsi"/>
            <w:noProof/>
            <w:szCs w:val="24"/>
            <w:lang w:eastAsia="fr-FR"/>
          </w:rPr>
          <w:tab/>
        </w:r>
        <w:r w:rsidRPr="00C87E28">
          <w:rPr>
            <w:rStyle w:val="Lienhypertexte"/>
            <w:iCs/>
            <w:noProof/>
          </w:rPr>
          <w:t>Description textuelle du cas d’utilisation « Analyser sol</w:t>
        </w:r>
        <w:r w:rsidRPr="00C87E28">
          <w:rPr>
            <w:rStyle w:val="Lienhypertexte"/>
            <w:noProof/>
          </w:rPr>
          <w:t> »</w:t>
        </w:r>
        <w:r>
          <w:rPr>
            <w:noProof/>
            <w:webHidden/>
          </w:rPr>
          <w:tab/>
        </w:r>
        <w:r>
          <w:rPr>
            <w:noProof/>
            <w:webHidden/>
          </w:rPr>
          <w:fldChar w:fldCharType="begin"/>
        </w:r>
        <w:r>
          <w:rPr>
            <w:noProof/>
            <w:webHidden/>
          </w:rPr>
          <w:instrText xml:space="preserve"> PAGEREF _Toc240908176 \h </w:instrText>
        </w:r>
        <w:r>
          <w:rPr>
            <w:noProof/>
            <w:webHidden/>
          </w:rPr>
        </w:r>
        <w:r>
          <w:rPr>
            <w:noProof/>
            <w:webHidden/>
          </w:rPr>
          <w:fldChar w:fldCharType="separate"/>
        </w:r>
        <w:r>
          <w:rPr>
            <w:noProof/>
            <w:webHidden/>
          </w:rPr>
          <w:t>- 55 -</w:t>
        </w:r>
        <w:r>
          <w:rPr>
            <w:noProof/>
            <w:webHidden/>
          </w:rPr>
          <w:fldChar w:fldCharType="end"/>
        </w:r>
      </w:hyperlink>
    </w:p>
    <w:p w14:paraId="1C46414C" w14:textId="3341C223"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7" w:history="1">
        <w:r w:rsidRPr="00C87E28">
          <w:rPr>
            <w:rStyle w:val="Lienhypertexte"/>
            <w:noProof/>
          </w:rPr>
          <w:t>2.4.</w:t>
        </w:r>
        <w:r>
          <w:rPr>
            <w:rFonts w:asciiTheme="minorHAnsi" w:eastAsiaTheme="minorEastAsia" w:hAnsiTheme="minorHAnsi"/>
            <w:noProof/>
            <w:szCs w:val="24"/>
            <w:lang w:eastAsia="fr-FR"/>
          </w:rPr>
          <w:tab/>
        </w:r>
        <w:r w:rsidRPr="00C87E28">
          <w:rPr>
            <w:rStyle w:val="Lienhypertexte"/>
            <w:noProof/>
          </w:rPr>
          <w:t>Description textuelle du cas d’utilisation « Planifier culture »</w:t>
        </w:r>
        <w:r>
          <w:rPr>
            <w:noProof/>
            <w:webHidden/>
          </w:rPr>
          <w:tab/>
        </w:r>
        <w:r>
          <w:rPr>
            <w:noProof/>
            <w:webHidden/>
          </w:rPr>
          <w:fldChar w:fldCharType="begin"/>
        </w:r>
        <w:r>
          <w:rPr>
            <w:noProof/>
            <w:webHidden/>
          </w:rPr>
          <w:instrText xml:space="preserve"> PAGEREF _Toc240908177 \h </w:instrText>
        </w:r>
        <w:r>
          <w:rPr>
            <w:noProof/>
            <w:webHidden/>
          </w:rPr>
        </w:r>
        <w:r>
          <w:rPr>
            <w:noProof/>
            <w:webHidden/>
          </w:rPr>
          <w:fldChar w:fldCharType="separate"/>
        </w:r>
        <w:r>
          <w:rPr>
            <w:noProof/>
            <w:webHidden/>
          </w:rPr>
          <w:t>- 56 -</w:t>
        </w:r>
        <w:r>
          <w:rPr>
            <w:noProof/>
            <w:webHidden/>
          </w:rPr>
          <w:fldChar w:fldCharType="end"/>
        </w:r>
      </w:hyperlink>
    </w:p>
    <w:p w14:paraId="4E43B50F" w14:textId="279934D9"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78"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noProof/>
            <w:lang w:val="fr"/>
          </w:rPr>
          <w:t>Diagramme de communication</w:t>
        </w:r>
        <w:r>
          <w:rPr>
            <w:noProof/>
            <w:webHidden/>
          </w:rPr>
          <w:tab/>
        </w:r>
        <w:r>
          <w:rPr>
            <w:noProof/>
            <w:webHidden/>
          </w:rPr>
          <w:fldChar w:fldCharType="begin"/>
        </w:r>
        <w:r>
          <w:rPr>
            <w:noProof/>
            <w:webHidden/>
          </w:rPr>
          <w:instrText xml:space="preserve"> PAGEREF _Toc240908178 \h </w:instrText>
        </w:r>
        <w:r>
          <w:rPr>
            <w:noProof/>
            <w:webHidden/>
          </w:rPr>
        </w:r>
        <w:r>
          <w:rPr>
            <w:noProof/>
            <w:webHidden/>
          </w:rPr>
          <w:fldChar w:fldCharType="separate"/>
        </w:r>
        <w:r>
          <w:rPr>
            <w:noProof/>
            <w:webHidden/>
          </w:rPr>
          <w:t>- 58 -</w:t>
        </w:r>
        <w:r>
          <w:rPr>
            <w:noProof/>
            <w:webHidden/>
          </w:rPr>
          <w:fldChar w:fldCharType="end"/>
        </w:r>
      </w:hyperlink>
    </w:p>
    <w:p w14:paraId="1685DFFC" w14:textId="32F92C8A"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79" w:history="1">
        <w:r w:rsidRPr="00C87E28">
          <w:rPr>
            <w:rStyle w:val="Lienhypertexte"/>
            <w:noProof/>
          </w:rPr>
          <w:t>3.1.</w:t>
        </w:r>
        <w:r>
          <w:rPr>
            <w:rFonts w:asciiTheme="minorHAnsi" w:eastAsiaTheme="minorEastAsia" w:hAnsiTheme="minorHAnsi"/>
            <w:noProof/>
            <w:szCs w:val="24"/>
            <w:lang w:eastAsia="fr-FR"/>
          </w:rPr>
          <w:tab/>
        </w:r>
        <w:r w:rsidRPr="00C87E28">
          <w:rPr>
            <w:rStyle w:val="Lienhypertexte"/>
            <w:noProof/>
          </w:rPr>
          <w:t>Présentation</w:t>
        </w:r>
        <w:r>
          <w:rPr>
            <w:noProof/>
            <w:webHidden/>
          </w:rPr>
          <w:tab/>
        </w:r>
        <w:r>
          <w:rPr>
            <w:noProof/>
            <w:webHidden/>
          </w:rPr>
          <w:fldChar w:fldCharType="begin"/>
        </w:r>
        <w:r>
          <w:rPr>
            <w:noProof/>
            <w:webHidden/>
          </w:rPr>
          <w:instrText xml:space="preserve"> PAGEREF _Toc240908179 \h </w:instrText>
        </w:r>
        <w:r>
          <w:rPr>
            <w:noProof/>
            <w:webHidden/>
          </w:rPr>
        </w:r>
        <w:r>
          <w:rPr>
            <w:noProof/>
            <w:webHidden/>
          </w:rPr>
          <w:fldChar w:fldCharType="separate"/>
        </w:r>
        <w:r>
          <w:rPr>
            <w:noProof/>
            <w:webHidden/>
          </w:rPr>
          <w:t>- 58 -</w:t>
        </w:r>
        <w:r>
          <w:rPr>
            <w:noProof/>
            <w:webHidden/>
          </w:rPr>
          <w:fldChar w:fldCharType="end"/>
        </w:r>
      </w:hyperlink>
    </w:p>
    <w:p w14:paraId="28EE90BA" w14:textId="3EF9FF98"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0" w:history="1">
        <w:r w:rsidRPr="00C87E28">
          <w:rPr>
            <w:rStyle w:val="Lienhypertexte"/>
            <w:noProof/>
          </w:rPr>
          <w:t>3.2.</w:t>
        </w:r>
        <w:r>
          <w:rPr>
            <w:rFonts w:asciiTheme="minorHAnsi" w:eastAsiaTheme="minorEastAsia" w:hAnsiTheme="minorHAnsi"/>
            <w:noProof/>
            <w:szCs w:val="24"/>
            <w:lang w:eastAsia="fr-FR"/>
          </w:rPr>
          <w:tab/>
        </w:r>
        <w:r w:rsidRPr="00C87E28">
          <w:rPr>
            <w:rStyle w:val="Lienhypertexte"/>
            <w:noProof/>
          </w:rPr>
          <w:t>Formalisme</w:t>
        </w:r>
        <w:r>
          <w:rPr>
            <w:noProof/>
            <w:webHidden/>
          </w:rPr>
          <w:tab/>
        </w:r>
        <w:r>
          <w:rPr>
            <w:noProof/>
            <w:webHidden/>
          </w:rPr>
          <w:fldChar w:fldCharType="begin"/>
        </w:r>
        <w:r>
          <w:rPr>
            <w:noProof/>
            <w:webHidden/>
          </w:rPr>
          <w:instrText xml:space="preserve"> PAGEREF _Toc240908180 \h </w:instrText>
        </w:r>
        <w:r>
          <w:rPr>
            <w:noProof/>
            <w:webHidden/>
          </w:rPr>
        </w:r>
        <w:r>
          <w:rPr>
            <w:noProof/>
            <w:webHidden/>
          </w:rPr>
          <w:fldChar w:fldCharType="separate"/>
        </w:r>
        <w:r>
          <w:rPr>
            <w:noProof/>
            <w:webHidden/>
          </w:rPr>
          <w:t>- 59 -</w:t>
        </w:r>
        <w:r>
          <w:rPr>
            <w:noProof/>
            <w:webHidden/>
          </w:rPr>
          <w:fldChar w:fldCharType="end"/>
        </w:r>
      </w:hyperlink>
    </w:p>
    <w:p w14:paraId="633302AA" w14:textId="0783AD54"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1" w:history="1">
        <w:r w:rsidRPr="00C87E28">
          <w:rPr>
            <w:rStyle w:val="Lienhypertexte"/>
            <w:noProof/>
          </w:rPr>
          <w:t>3.3.</w:t>
        </w:r>
        <w:r>
          <w:rPr>
            <w:rFonts w:asciiTheme="minorHAnsi" w:eastAsiaTheme="minorEastAsia" w:hAnsiTheme="minorHAnsi"/>
            <w:noProof/>
            <w:szCs w:val="24"/>
            <w:lang w:eastAsia="fr-FR"/>
          </w:rPr>
          <w:tab/>
        </w:r>
        <w:r w:rsidRPr="00C87E28">
          <w:rPr>
            <w:rStyle w:val="Lienhypertexte"/>
            <w:noProof/>
          </w:rPr>
          <w:t>Exemple de diagramme de communication</w:t>
        </w:r>
        <w:r>
          <w:rPr>
            <w:noProof/>
            <w:webHidden/>
          </w:rPr>
          <w:tab/>
        </w:r>
        <w:r>
          <w:rPr>
            <w:noProof/>
            <w:webHidden/>
          </w:rPr>
          <w:fldChar w:fldCharType="begin"/>
        </w:r>
        <w:r>
          <w:rPr>
            <w:noProof/>
            <w:webHidden/>
          </w:rPr>
          <w:instrText xml:space="preserve"> PAGEREF _Toc240908181 \h </w:instrText>
        </w:r>
        <w:r>
          <w:rPr>
            <w:noProof/>
            <w:webHidden/>
          </w:rPr>
        </w:r>
        <w:r>
          <w:rPr>
            <w:noProof/>
            <w:webHidden/>
          </w:rPr>
          <w:fldChar w:fldCharType="separate"/>
        </w:r>
        <w:r>
          <w:rPr>
            <w:noProof/>
            <w:webHidden/>
          </w:rPr>
          <w:t>- 60 -</w:t>
        </w:r>
        <w:r>
          <w:rPr>
            <w:noProof/>
            <w:webHidden/>
          </w:rPr>
          <w:fldChar w:fldCharType="end"/>
        </w:r>
      </w:hyperlink>
    </w:p>
    <w:p w14:paraId="36FA1E75" w14:textId="659BED33"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2" w:history="1">
        <w:r w:rsidRPr="00C87E28">
          <w:rPr>
            <w:rStyle w:val="Lienhypertexte"/>
            <w:noProof/>
          </w:rPr>
          <w:t>3.4.</w:t>
        </w:r>
        <w:r>
          <w:rPr>
            <w:rFonts w:asciiTheme="minorHAnsi" w:eastAsiaTheme="minorEastAsia" w:hAnsiTheme="minorHAnsi"/>
            <w:noProof/>
            <w:szCs w:val="24"/>
            <w:lang w:eastAsia="fr-FR"/>
          </w:rPr>
          <w:tab/>
        </w:r>
        <w:r w:rsidRPr="00C87E28">
          <w:rPr>
            <w:rStyle w:val="Lienhypertexte"/>
            <w:iCs/>
            <w:noProof/>
          </w:rPr>
          <w:t>Quelques diagrammes de communication de notre projet</w:t>
        </w:r>
        <w:r>
          <w:rPr>
            <w:noProof/>
            <w:webHidden/>
          </w:rPr>
          <w:tab/>
        </w:r>
        <w:r>
          <w:rPr>
            <w:noProof/>
            <w:webHidden/>
          </w:rPr>
          <w:fldChar w:fldCharType="begin"/>
        </w:r>
        <w:r>
          <w:rPr>
            <w:noProof/>
            <w:webHidden/>
          </w:rPr>
          <w:instrText xml:space="preserve"> PAGEREF _Toc240908182 \h </w:instrText>
        </w:r>
        <w:r>
          <w:rPr>
            <w:noProof/>
            <w:webHidden/>
          </w:rPr>
        </w:r>
        <w:r>
          <w:rPr>
            <w:noProof/>
            <w:webHidden/>
          </w:rPr>
          <w:fldChar w:fldCharType="separate"/>
        </w:r>
        <w:r>
          <w:rPr>
            <w:noProof/>
            <w:webHidden/>
          </w:rPr>
          <w:t>- 61 -</w:t>
        </w:r>
        <w:r>
          <w:rPr>
            <w:noProof/>
            <w:webHidden/>
          </w:rPr>
          <w:fldChar w:fldCharType="end"/>
        </w:r>
      </w:hyperlink>
    </w:p>
    <w:p w14:paraId="346F3B28" w14:textId="38EB11A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83"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Diagramme de séquence</w:t>
        </w:r>
        <w:r>
          <w:rPr>
            <w:noProof/>
            <w:webHidden/>
          </w:rPr>
          <w:tab/>
        </w:r>
        <w:r>
          <w:rPr>
            <w:noProof/>
            <w:webHidden/>
          </w:rPr>
          <w:fldChar w:fldCharType="begin"/>
        </w:r>
        <w:r>
          <w:rPr>
            <w:noProof/>
            <w:webHidden/>
          </w:rPr>
          <w:instrText xml:space="preserve"> PAGEREF _Toc240908183 \h </w:instrText>
        </w:r>
        <w:r>
          <w:rPr>
            <w:noProof/>
            <w:webHidden/>
          </w:rPr>
        </w:r>
        <w:r>
          <w:rPr>
            <w:noProof/>
            <w:webHidden/>
          </w:rPr>
          <w:fldChar w:fldCharType="separate"/>
        </w:r>
        <w:r>
          <w:rPr>
            <w:noProof/>
            <w:webHidden/>
          </w:rPr>
          <w:t>- 65 -</w:t>
        </w:r>
        <w:r>
          <w:rPr>
            <w:noProof/>
            <w:webHidden/>
          </w:rPr>
          <w:fldChar w:fldCharType="end"/>
        </w:r>
      </w:hyperlink>
    </w:p>
    <w:p w14:paraId="2A3D4067" w14:textId="25B5AD7D"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4" w:history="1">
        <w:r w:rsidRPr="00C87E28">
          <w:rPr>
            <w:rStyle w:val="Lienhypertexte"/>
            <w:noProof/>
          </w:rPr>
          <w:t>4.1.</w:t>
        </w:r>
        <w:r>
          <w:rPr>
            <w:rFonts w:asciiTheme="minorHAnsi" w:eastAsiaTheme="minorEastAsia" w:hAnsiTheme="minorHAnsi"/>
            <w:noProof/>
            <w:szCs w:val="24"/>
            <w:lang w:eastAsia="fr-FR"/>
          </w:rPr>
          <w:tab/>
        </w:r>
        <w:r w:rsidRPr="00C87E28">
          <w:rPr>
            <w:rStyle w:val="Lienhypertexte"/>
            <w:noProof/>
          </w:rPr>
          <w:t>Présentation</w:t>
        </w:r>
        <w:r>
          <w:rPr>
            <w:noProof/>
            <w:webHidden/>
          </w:rPr>
          <w:tab/>
        </w:r>
        <w:r>
          <w:rPr>
            <w:noProof/>
            <w:webHidden/>
          </w:rPr>
          <w:fldChar w:fldCharType="begin"/>
        </w:r>
        <w:r>
          <w:rPr>
            <w:noProof/>
            <w:webHidden/>
          </w:rPr>
          <w:instrText xml:space="preserve"> PAGEREF _Toc240908184 \h </w:instrText>
        </w:r>
        <w:r>
          <w:rPr>
            <w:noProof/>
            <w:webHidden/>
          </w:rPr>
        </w:r>
        <w:r>
          <w:rPr>
            <w:noProof/>
            <w:webHidden/>
          </w:rPr>
          <w:fldChar w:fldCharType="separate"/>
        </w:r>
        <w:r>
          <w:rPr>
            <w:noProof/>
            <w:webHidden/>
          </w:rPr>
          <w:t>- 65 -</w:t>
        </w:r>
        <w:r>
          <w:rPr>
            <w:noProof/>
            <w:webHidden/>
          </w:rPr>
          <w:fldChar w:fldCharType="end"/>
        </w:r>
      </w:hyperlink>
    </w:p>
    <w:p w14:paraId="0ADC8537" w14:textId="739B6F79"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5" w:history="1">
        <w:r w:rsidRPr="00C87E28">
          <w:rPr>
            <w:rStyle w:val="Lienhypertexte"/>
            <w:noProof/>
          </w:rPr>
          <w:t>4.2.</w:t>
        </w:r>
        <w:r>
          <w:rPr>
            <w:rFonts w:asciiTheme="minorHAnsi" w:eastAsiaTheme="minorEastAsia" w:hAnsiTheme="minorHAnsi"/>
            <w:noProof/>
            <w:szCs w:val="24"/>
            <w:lang w:eastAsia="fr-FR"/>
          </w:rPr>
          <w:tab/>
        </w:r>
        <w:r w:rsidRPr="00C87E28">
          <w:rPr>
            <w:rStyle w:val="Lienhypertexte"/>
            <w:noProof/>
          </w:rPr>
          <w:t>Formalisme</w:t>
        </w:r>
        <w:r>
          <w:rPr>
            <w:noProof/>
            <w:webHidden/>
          </w:rPr>
          <w:tab/>
        </w:r>
        <w:r>
          <w:rPr>
            <w:noProof/>
            <w:webHidden/>
          </w:rPr>
          <w:fldChar w:fldCharType="begin"/>
        </w:r>
        <w:r>
          <w:rPr>
            <w:noProof/>
            <w:webHidden/>
          </w:rPr>
          <w:instrText xml:space="preserve"> PAGEREF _Toc240908185 \h </w:instrText>
        </w:r>
        <w:r>
          <w:rPr>
            <w:noProof/>
            <w:webHidden/>
          </w:rPr>
        </w:r>
        <w:r>
          <w:rPr>
            <w:noProof/>
            <w:webHidden/>
          </w:rPr>
          <w:fldChar w:fldCharType="separate"/>
        </w:r>
        <w:r>
          <w:rPr>
            <w:noProof/>
            <w:webHidden/>
          </w:rPr>
          <w:t>- 65 -</w:t>
        </w:r>
        <w:r>
          <w:rPr>
            <w:noProof/>
            <w:webHidden/>
          </w:rPr>
          <w:fldChar w:fldCharType="end"/>
        </w:r>
      </w:hyperlink>
    </w:p>
    <w:p w14:paraId="48EF41A2" w14:textId="69EA48F8"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6" w:history="1">
        <w:r w:rsidRPr="00C87E28">
          <w:rPr>
            <w:rStyle w:val="Lienhypertexte"/>
            <w:noProof/>
          </w:rPr>
          <w:t>4.3.</w:t>
        </w:r>
        <w:r>
          <w:rPr>
            <w:rFonts w:asciiTheme="minorHAnsi" w:eastAsiaTheme="minorEastAsia" w:hAnsiTheme="minorHAnsi"/>
            <w:noProof/>
            <w:szCs w:val="24"/>
            <w:lang w:eastAsia="fr-FR"/>
          </w:rPr>
          <w:tab/>
        </w:r>
        <w:r w:rsidRPr="00C87E28">
          <w:rPr>
            <w:rStyle w:val="Lienhypertexte"/>
            <w:noProof/>
          </w:rPr>
          <w:t>Exemple de diagramme de séquence</w:t>
        </w:r>
        <w:r>
          <w:rPr>
            <w:noProof/>
            <w:webHidden/>
          </w:rPr>
          <w:tab/>
        </w:r>
        <w:r>
          <w:rPr>
            <w:noProof/>
            <w:webHidden/>
          </w:rPr>
          <w:fldChar w:fldCharType="begin"/>
        </w:r>
        <w:r>
          <w:rPr>
            <w:noProof/>
            <w:webHidden/>
          </w:rPr>
          <w:instrText xml:space="preserve"> PAGEREF _Toc240908186 \h </w:instrText>
        </w:r>
        <w:r>
          <w:rPr>
            <w:noProof/>
            <w:webHidden/>
          </w:rPr>
        </w:r>
        <w:r>
          <w:rPr>
            <w:noProof/>
            <w:webHidden/>
          </w:rPr>
          <w:fldChar w:fldCharType="separate"/>
        </w:r>
        <w:r>
          <w:rPr>
            <w:noProof/>
            <w:webHidden/>
          </w:rPr>
          <w:t>- 66 -</w:t>
        </w:r>
        <w:r>
          <w:rPr>
            <w:noProof/>
            <w:webHidden/>
          </w:rPr>
          <w:fldChar w:fldCharType="end"/>
        </w:r>
      </w:hyperlink>
    </w:p>
    <w:p w14:paraId="1DB5B59A" w14:textId="4426FC1F"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7" w:history="1">
        <w:r w:rsidRPr="00C87E28">
          <w:rPr>
            <w:rStyle w:val="Lienhypertexte"/>
            <w:noProof/>
          </w:rPr>
          <w:t>4.4.</w:t>
        </w:r>
        <w:r>
          <w:rPr>
            <w:rFonts w:asciiTheme="minorHAnsi" w:eastAsiaTheme="minorEastAsia" w:hAnsiTheme="minorHAnsi"/>
            <w:noProof/>
            <w:szCs w:val="24"/>
            <w:lang w:eastAsia="fr-FR"/>
          </w:rPr>
          <w:tab/>
        </w:r>
        <w:r w:rsidRPr="00C87E28">
          <w:rPr>
            <w:rStyle w:val="Lienhypertexte"/>
            <w:noProof/>
          </w:rPr>
          <w:t>Quelques diagrammes de séquence de notre projet</w:t>
        </w:r>
        <w:r>
          <w:rPr>
            <w:noProof/>
            <w:webHidden/>
          </w:rPr>
          <w:tab/>
        </w:r>
        <w:r>
          <w:rPr>
            <w:noProof/>
            <w:webHidden/>
          </w:rPr>
          <w:fldChar w:fldCharType="begin"/>
        </w:r>
        <w:r>
          <w:rPr>
            <w:noProof/>
            <w:webHidden/>
          </w:rPr>
          <w:instrText xml:space="preserve"> PAGEREF _Toc240908187 \h </w:instrText>
        </w:r>
        <w:r>
          <w:rPr>
            <w:noProof/>
            <w:webHidden/>
          </w:rPr>
        </w:r>
        <w:r>
          <w:rPr>
            <w:noProof/>
            <w:webHidden/>
          </w:rPr>
          <w:fldChar w:fldCharType="separate"/>
        </w:r>
        <w:r>
          <w:rPr>
            <w:noProof/>
            <w:webHidden/>
          </w:rPr>
          <w:t>- 67 -</w:t>
        </w:r>
        <w:r>
          <w:rPr>
            <w:noProof/>
            <w:webHidden/>
          </w:rPr>
          <w:fldChar w:fldCharType="end"/>
        </w:r>
      </w:hyperlink>
    </w:p>
    <w:p w14:paraId="5F048EF0" w14:textId="579A59DE"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88" w:history="1">
        <w:r w:rsidRPr="00C87E28">
          <w:rPr>
            <w:rStyle w:val="Lienhypertexte"/>
            <w:noProof/>
            <w:lang w:val="fr"/>
          </w:rPr>
          <w:t>5.</w:t>
        </w:r>
        <w:r>
          <w:rPr>
            <w:rFonts w:asciiTheme="minorHAnsi" w:eastAsiaTheme="minorEastAsia" w:hAnsiTheme="minorHAnsi"/>
            <w:noProof/>
            <w:szCs w:val="24"/>
            <w:lang w:eastAsia="fr-FR"/>
          </w:rPr>
          <w:tab/>
        </w:r>
        <w:r w:rsidRPr="00C87E28">
          <w:rPr>
            <w:rStyle w:val="Lienhypertexte"/>
            <w:noProof/>
            <w:lang w:val="fr"/>
          </w:rPr>
          <w:t>Diagramme d’activité</w:t>
        </w:r>
        <w:r>
          <w:rPr>
            <w:noProof/>
            <w:webHidden/>
          </w:rPr>
          <w:tab/>
        </w:r>
        <w:r>
          <w:rPr>
            <w:noProof/>
            <w:webHidden/>
          </w:rPr>
          <w:fldChar w:fldCharType="begin"/>
        </w:r>
        <w:r>
          <w:rPr>
            <w:noProof/>
            <w:webHidden/>
          </w:rPr>
          <w:instrText xml:space="preserve"> PAGEREF _Toc240908188 \h </w:instrText>
        </w:r>
        <w:r>
          <w:rPr>
            <w:noProof/>
            <w:webHidden/>
          </w:rPr>
        </w:r>
        <w:r>
          <w:rPr>
            <w:noProof/>
            <w:webHidden/>
          </w:rPr>
          <w:fldChar w:fldCharType="separate"/>
        </w:r>
        <w:r>
          <w:rPr>
            <w:noProof/>
            <w:webHidden/>
          </w:rPr>
          <w:t>- 71 -</w:t>
        </w:r>
        <w:r>
          <w:rPr>
            <w:noProof/>
            <w:webHidden/>
          </w:rPr>
          <w:fldChar w:fldCharType="end"/>
        </w:r>
      </w:hyperlink>
    </w:p>
    <w:p w14:paraId="4CEC7DA8" w14:textId="76D1AD3A"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89" w:history="1">
        <w:r w:rsidRPr="00C87E28">
          <w:rPr>
            <w:rStyle w:val="Lienhypertexte"/>
            <w:noProof/>
          </w:rPr>
          <w:t>5.1.</w:t>
        </w:r>
        <w:r>
          <w:rPr>
            <w:rFonts w:asciiTheme="minorHAnsi" w:eastAsiaTheme="minorEastAsia" w:hAnsiTheme="minorHAnsi"/>
            <w:noProof/>
            <w:szCs w:val="24"/>
            <w:lang w:eastAsia="fr-FR"/>
          </w:rPr>
          <w:tab/>
        </w:r>
        <w:r w:rsidRPr="00C87E28">
          <w:rPr>
            <w:rStyle w:val="Lienhypertexte"/>
            <w:noProof/>
          </w:rPr>
          <w:t>Présentation</w:t>
        </w:r>
        <w:r>
          <w:rPr>
            <w:noProof/>
            <w:webHidden/>
          </w:rPr>
          <w:tab/>
        </w:r>
        <w:r>
          <w:rPr>
            <w:noProof/>
            <w:webHidden/>
          </w:rPr>
          <w:fldChar w:fldCharType="begin"/>
        </w:r>
        <w:r>
          <w:rPr>
            <w:noProof/>
            <w:webHidden/>
          </w:rPr>
          <w:instrText xml:space="preserve"> PAGEREF _Toc240908189 \h </w:instrText>
        </w:r>
        <w:r>
          <w:rPr>
            <w:noProof/>
            <w:webHidden/>
          </w:rPr>
        </w:r>
        <w:r>
          <w:rPr>
            <w:noProof/>
            <w:webHidden/>
          </w:rPr>
          <w:fldChar w:fldCharType="separate"/>
        </w:r>
        <w:r>
          <w:rPr>
            <w:noProof/>
            <w:webHidden/>
          </w:rPr>
          <w:t>- 71 -</w:t>
        </w:r>
        <w:r>
          <w:rPr>
            <w:noProof/>
            <w:webHidden/>
          </w:rPr>
          <w:fldChar w:fldCharType="end"/>
        </w:r>
      </w:hyperlink>
    </w:p>
    <w:p w14:paraId="279D6229" w14:textId="508ABFF0"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90" w:history="1">
        <w:r w:rsidRPr="00C87E28">
          <w:rPr>
            <w:rStyle w:val="Lienhypertexte"/>
            <w:noProof/>
          </w:rPr>
          <w:t>5.2.</w:t>
        </w:r>
        <w:r>
          <w:rPr>
            <w:rFonts w:asciiTheme="minorHAnsi" w:eastAsiaTheme="minorEastAsia" w:hAnsiTheme="minorHAnsi"/>
            <w:noProof/>
            <w:szCs w:val="24"/>
            <w:lang w:eastAsia="fr-FR"/>
          </w:rPr>
          <w:tab/>
        </w:r>
        <w:r w:rsidRPr="00C87E28">
          <w:rPr>
            <w:rStyle w:val="Lienhypertexte"/>
            <w:noProof/>
          </w:rPr>
          <w:t>Formalisme</w:t>
        </w:r>
        <w:r>
          <w:rPr>
            <w:noProof/>
            <w:webHidden/>
          </w:rPr>
          <w:tab/>
        </w:r>
        <w:r>
          <w:rPr>
            <w:noProof/>
            <w:webHidden/>
          </w:rPr>
          <w:fldChar w:fldCharType="begin"/>
        </w:r>
        <w:r>
          <w:rPr>
            <w:noProof/>
            <w:webHidden/>
          </w:rPr>
          <w:instrText xml:space="preserve"> PAGEREF _Toc240908190 \h </w:instrText>
        </w:r>
        <w:r>
          <w:rPr>
            <w:noProof/>
            <w:webHidden/>
          </w:rPr>
        </w:r>
        <w:r>
          <w:rPr>
            <w:noProof/>
            <w:webHidden/>
          </w:rPr>
          <w:fldChar w:fldCharType="separate"/>
        </w:r>
        <w:r>
          <w:rPr>
            <w:noProof/>
            <w:webHidden/>
          </w:rPr>
          <w:t>- 71 -</w:t>
        </w:r>
        <w:r>
          <w:rPr>
            <w:noProof/>
            <w:webHidden/>
          </w:rPr>
          <w:fldChar w:fldCharType="end"/>
        </w:r>
      </w:hyperlink>
    </w:p>
    <w:p w14:paraId="5BCB8759" w14:textId="6883598C"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91" w:history="1">
        <w:r w:rsidRPr="00C87E28">
          <w:rPr>
            <w:rStyle w:val="Lienhypertexte"/>
            <w:noProof/>
          </w:rPr>
          <w:t>5.3.</w:t>
        </w:r>
        <w:r>
          <w:rPr>
            <w:rFonts w:asciiTheme="minorHAnsi" w:eastAsiaTheme="minorEastAsia" w:hAnsiTheme="minorHAnsi"/>
            <w:noProof/>
            <w:szCs w:val="24"/>
            <w:lang w:eastAsia="fr-FR"/>
          </w:rPr>
          <w:tab/>
        </w:r>
        <w:r w:rsidRPr="00C87E28">
          <w:rPr>
            <w:rStyle w:val="Lienhypertexte"/>
            <w:noProof/>
          </w:rPr>
          <w:t>Exemple de diagramme d’activité</w:t>
        </w:r>
        <w:r>
          <w:rPr>
            <w:noProof/>
            <w:webHidden/>
          </w:rPr>
          <w:tab/>
        </w:r>
        <w:r>
          <w:rPr>
            <w:noProof/>
            <w:webHidden/>
          </w:rPr>
          <w:fldChar w:fldCharType="begin"/>
        </w:r>
        <w:r>
          <w:rPr>
            <w:noProof/>
            <w:webHidden/>
          </w:rPr>
          <w:instrText xml:space="preserve"> PAGEREF _Toc240908191 \h </w:instrText>
        </w:r>
        <w:r>
          <w:rPr>
            <w:noProof/>
            <w:webHidden/>
          </w:rPr>
        </w:r>
        <w:r>
          <w:rPr>
            <w:noProof/>
            <w:webHidden/>
          </w:rPr>
          <w:fldChar w:fldCharType="separate"/>
        </w:r>
        <w:r>
          <w:rPr>
            <w:noProof/>
            <w:webHidden/>
          </w:rPr>
          <w:t>- 73 -</w:t>
        </w:r>
        <w:r>
          <w:rPr>
            <w:noProof/>
            <w:webHidden/>
          </w:rPr>
          <w:fldChar w:fldCharType="end"/>
        </w:r>
      </w:hyperlink>
    </w:p>
    <w:p w14:paraId="2A1453F9" w14:textId="6F4E9531"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192" w:history="1">
        <w:r w:rsidRPr="00C87E28">
          <w:rPr>
            <w:rStyle w:val="Lienhypertexte"/>
            <w:noProof/>
          </w:rPr>
          <w:t>5.4.</w:t>
        </w:r>
        <w:r>
          <w:rPr>
            <w:rFonts w:asciiTheme="minorHAnsi" w:eastAsiaTheme="minorEastAsia" w:hAnsiTheme="minorHAnsi"/>
            <w:noProof/>
            <w:szCs w:val="24"/>
            <w:lang w:eastAsia="fr-FR"/>
          </w:rPr>
          <w:tab/>
        </w:r>
        <w:r w:rsidRPr="00C87E28">
          <w:rPr>
            <w:rStyle w:val="Lienhypertexte"/>
            <w:noProof/>
          </w:rPr>
          <w:t>Quelques diagrammes d’activité de notre projet</w:t>
        </w:r>
        <w:r>
          <w:rPr>
            <w:noProof/>
            <w:webHidden/>
          </w:rPr>
          <w:tab/>
        </w:r>
        <w:r>
          <w:rPr>
            <w:noProof/>
            <w:webHidden/>
          </w:rPr>
          <w:fldChar w:fldCharType="begin"/>
        </w:r>
        <w:r>
          <w:rPr>
            <w:noProof/>
            <w:webHidden/>
          </w:rPr>
          <w:instrText xml:space="preserve"> PAGEREF _Toc240908192 \h </w:instrText>
        </w:r>
        <w:r>
          <w:rPr>
            <w:noProof/>
            <w:webHidden/>
          </w:rPr>
        </w:r>
        <w:r>
          <w:rPr>
            <w:noProof/>
            <w:webHidden/>
          </w:rPr>
          <w:fldChar w:fldCharType="separate"/>
        </w:r>
        <w:r>
          <w:rPr>
            <w:noProof/>
            <w:webHidden/>
          </w:rPr>
          <w:t>- 74 -</w:t>
        </w:r>
        <w:r>
          <w:rPr>
            <w:noProof/>
            <w:webHidden/>
          </w:rPr>
          <w:fldChar w:fldCharType="end"/>
        </w:r>
      </w:hyperlink>
    </w:p>
    <w:p w14:paraId="68E64DD9" w14:textId="069D1680" w:rsidR="004F451F" w:rsidRDefault="004F451F">
      <w:pPr>
        <w:pStyle w:val="TM2"/>
        <w:tabs>
          <w:tab w:val="right" w:leader="dot" w:pos="9062"/>
        </w:tabs>
        <w:rPr>
          <w:rFonts w:asciiTheme="minorHAnsi" w:eastAsiaTheme="minorEastAsia" w:hAnsiTheme="minorHAnsi"/>
          <w:noProof/>
          <w:szCs w:val="24"/>
          <w:lang w:eastAsia="fr-FR"/>
        </w:rPr>
      </w:pPr>
      <w:hyperlink w:anchor="_Toc240908193" w:history="1">
        <w:r w:rsidRPr="00C87E28">
          <w:rPr>
            <w:rStyle w:val="Lienhypertexte"/>
            <w:noProof/>
          </w:rPr>
          <w:t>CONCLUSION</w:t>
        </w:r>
        <w:r>
          <w:rPr>
            <w:noProof/>
            <w:webHidden/>
          </w:rPr>
          <w:tab/>
        </w:r>
        <w:r>
          <w:rPr>
            <w:noProof/>
            <w:webHidden/>
          </w:rPr>
          <w:fldChar w:fldCharType="begin"/>
        </w:r>
        <w:r>
          <w:rPr>
            <w:noProof/>
            <w:webHidden/>
          </w:rPr>
          <w:instrText xml:space="preserve"> PAGEREF _Toc240908193 \h </w:instrText>
        </w:r>
        <w:r>
          <w:rPr>
            <w:noProof/>
            <w:webHidden/>
          </w:rPr>
        </w:r>
        <w:r>
          <w:rPr>
            <w:noProof/>
            <w:webHidden/>
          </w:rPr>
          <w:fldChar w:fldCharType="separate"/>
        </w:r>
        <w:r>
          <w:rPr>
            <w:noProof/>
            <w:webHidden/>
          </w:rPr>
          <w:t>- 78 -</w:t>
        </w:r>
        <w:r>
          <w:rPr>
            <w:noProof/>
            <w:webHidden/>
          </w:rPr>
          <w:fldChar w:fldCharType="end"/>
        </w:r>
      </w:hyperlink>
    </w:p>
    <w:p w14:paraId="6645683A" w14:textId="432389A0" w:rsidR="004F451F" w:rsidRDefault="004F451F">
      <w:pPr>
        <w:pStyle w:val="TM2"/>
        <w:tabs>
          <w:tab w:val="right" w:leader="dot" w:pos="9062"/>
        </w:tabs>
        <w:rPr>
          <w:rFonts w:asciiTheme="minorHAnsi" w:eastAsiaTheme="minorEastAsia" w:hAnsiTheme="minorHAnsi"/>
          <w:noProof/>
          <w:szCs w:val="24"/>
          <w:lang w:eastAsia="fr-FR"/>
        </w:rPr>
      </w:pPr>
      <w:hyperlink w:anchor="_Toc240908194" w:history="1">
        <w:r w:rsidRPr="00C87E28">
          <w:rPr>
            <w:rStyle w:val="Lienhypertexte"/>
            <w:noProof/>
          </w:rPr>
          <w:t>DOSSIER 4 : Dossier de conception</w:t>
        </w:r>
        <w:r>
          <w:rPr>
            <w:noProof/>
            <w:webHidden/>
          </w:rPr>
          <w:tab/>
        </w:r>
        <w:r>
          <w:rPr>
            <w:noProof/>
            <w:webHidden/>
          </w:rPr>
          <w:fldChar w:fldCharType="begin"/>
        </w:r>
        <w:r>
          <w:rPr>
            <w:noProof/>
            <w:webHidden/>
          </w:rPr>
          <w:instrText xml:space="preserve"> PAGEREF _Toc240908194 \h </w:instrText>
        </w:r>
        <w:r>
          <w:rPr>
            <w:noProof/>
            <w:webHidden/>
          </w:rPr>
        </w:r>
        <w:r>
          <w:rPr>
            <w:noProof/>
            <w:webHidden/>
          </w:rPr>
          <w:fldChar w:fldCharType="separate"/>
        </w:r>
        <w:r>
          <w:rPr>
            <w:noProof/>
            <w:webHidden/>
          </w:rPr>
          <w:t>- 79 -</w:t>
        </w:r>
        <w:r>
          <w:rPr>
            <w:noProof/>
            <w:webHidden/>
          </w:rPr>
          <w:fldChar w:fldCharType="end"/>
        </w:r>
      </w:hyperlink>
    </w:p>
    <w:p w14:paraId="0FBC7694" w14:textId="1909EC3E" w:rsidR="004F451F" w:rsidRDefault="004F451F">
      <w:pPr>
        <w:pStyle w:val="TM3"/>
        <w:tabs>
          <w:tab w:val="right" w:leader="dot" w:pos="9062"/>
        </w:tabs>
        <w:rPr>
          <w:rFonts w:asciiTheme="minorHAnsi" w:eastAsiaTheme="minorEastAsia" w:hAnsiTheme="minorHAnsi"/>
          <w:noProof/>
          <w:szCs w:val="24"/>
          <w:lang w:eastAsia="fr-FR"/>
        </w:rPr>
      </w:pPr>
      <w:hyperlink w:anchor="_Toc240908195"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_Toc240908195 \h </w:instrText>
        </w:r>
        <w:r>
          <w:rPr>
            <w:noProof/>
            <w:webHidden/>
          </w:rPr>
        </w:r>
        <w:r>
          <w:rPr>
            <w:noProof/>
            <w:webHidden/>
          </w:rPr>
          <w:fldChar w:fldCharType="separate"/>
        </w:r>
        <w:r>
          <w:rPr>
            <w:noProof/>
            <w:webHidden/>
          </w:rPr>
          <w:t>- 80 -</w:t>
        </w:r>
        <w:r>
          <w:rPr>
            <w:noProof/>
            <w:webHidden/>
          </w:rPr>
          <w:fldChar w:fldCharType="end"/>
        </w:r>
      </w:hyperlink>
    </w:p>
    <w:p w14:paraId="4C1DC8C2" w14:textId="45E40240" w:rsidR="004F451F" w:rsidRDefault="004F451F">
      <w:pPr>
        <w:pStyle w:val="TM3"/>
        <w:tabs>
          <w:tab w:val="right" w:leader="dot" w:pos="9062"/>
        </w:tabs>
        <w:rPr>
          <w:rFonts w:asciiTheme="minorHAnsi" w:eastAsiaTheme="minorEastAsia" w:hAnsiTheme="minorHAnsi"/>
          <w:noProof/>
          <w:szCs w:val="24"/>
          <w:lang w:eastAsia="fr-FR"/>
        </w:rPr>
      </w:pPr>
      <w:hyperlink w:anchor="_Toc240908196" w:history="1">
        <w:r w:rsidRPr="00C87E28">
          <w:rPr>
            <w:rStyle w:val="Lienhypertexte"/>
            <w:noProof/>
          </w:rPr>
          <w:t>I. Diagramme de classes</w:t>
        </w:r>
        <w:r>
          <w:rPr>
            <w:noProof/>
            <w:webHidden/>
          </w:rPr>
          <w:tab/>
        </w:r>
        <w:r>
          <w:rPr>
            <w:noProof/>
            <w:webHidden/>
          </w:rPr>
          <w:fldChar w:fldCharType="begin"/>
        </w:r>
        <w:r>
          <w:rPr>
            <w:noProof/>
            <w:webHidden/>
          </w:rPr>
          <w:instrText xml:space="preserve"> PAGEREF _Toc240908196 \h </w:instrText>
        </w:r>
        <w:r>
          <w:rPr>
            <w:noProof/>
            <w:webHidden/>
          </w:rPr>
        </w:r>
        <w:r>
          <w:rPr>
            <w:noProof/>
            <w:webHidden/>
          </w:rPr>
          <w:fldChar w:fldCharType="separate"/>
        </w:r>
        <w:r>
          <w:rPr>
            <w:noProof/>
            <w:webHidden/>
          </w:rPr>
          <w:t>- 81 -</w:t>
        </w:r>
        <w:r>
          <w:rPr>
            <w:noProof/>
            <w:webHidden/>
          </w:rPr>
          <w:fldChar w:fldCharType="end"/>
        </w:r>
      </w:hyperlink>
    </w:p>
    <w:p w14:paraId="2DAB8EC6" w14:textId="79604FD4" w:rsidR="004F451F" w:rsidRDefault="004F451F">
      <w:pPr>
        <w:pStyle w:val="TM4"/>
        <w:tabs>
          <w:tab w:val="right" w:leader="dot" w:pos="9062"/>
        </w:tabs>
        <w:rPr>
          <w:rFonts w:asciiTheme="minorHAnsi" w:eastAsiaTheme="minorEastAsia" w:hAnsiTheme="minorHAnsi"/>
          <w:noProof/>
          <w:szCs w:val="24"/>
          <w:lang w:eastAsia="fr-FR"/>
        </w:rPr>
      </w:pPr>
      <w:hyperlink w:anchor="_Toc240908197" w:history="1">
        <w:r w:rsidRPr="00C87E28">
          <w:rPr>
            <w:rStyle w:val="Lienhypertexte"/>
            <w:noProof/>
            <w:lang w:val="fr"/>
          </w:rPr>
          <w:t>1.  Présentation</w:t>
        </w:r>
        <w:r>
          <w:rPr>
            <w:noProof/>
            <w:webHidden/>
          </w:rPr>
          <w:tab/>
        </w:r>
        <w:r>
          <w:rPr>
            <w:noProof/>
            <w:webHidden/>
          </w:rPr>
          <w:fldChar w:fldCharType="begin"/>
        </w:r>
        <w:r>
          <w:rPr>
            <w:noProof/>
            <w:webHidden/>
          </w:rPr>
          <w:instrText xml:space="preserve"> PAGEREF _Toc240908197 \h </w:instrText>
        </w:r>
        <w:r>
          <w:rPr>
            <w:noProof/>
            <w:webHidden/>
          </w:rPr>
        </w:r>
        <w:r>
          <w:rPr>
            <w:noProof/>
            <w:webHidden/>
          </w:rPr>
          <w:fldChar w:fldCharType="separate"/>
        </w:r>
        <w:r>
          <w:rPr>
            <w:noProof/>
            <w:webHidden/>
          </w:rPr>
          <w:t>- 81 -</w:t>
        </w:r>
        <w:r>
          <w:rPr>
            <w:noProof/>
            <w:webHidden/>
          </w:rPr>
          <w:fldChar w:fldCharType="end"/>
        </w:r>
      </w:hyperlink>
    </w:p>
    <w:p w14:paraId="299102AB" w14:textId="755D071F"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98"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Formalisme</w:t>
        </w:r>
        <w:r>
          <w:rPr>
            <w:noProof/>
            <w:webHidden/>
          </w:rPr>
          <w:tab/>
        </w:r>
        <w:r>
          <w:rPr>
            <w:noProof/>
            <w:webHidden/>
          </w:rPr>
          <w:fldChar w:fldCharType="begin"/>
        </w:r>
        <w:r>
          <w:rPr>
            <w:noProof/>
            <w:webHidden/>
          </w:rPr>
          <w:instrText xml:space="preserve"> PAGEREF _Toc240908198 \h </w:instrText>
        </w:r>
        <w:r>
          <w:rPr>
            <w:noProof/>
            <w:webHidden/>
          </w:rPr>
        </w:r>
        <w:r>
          <w:rPr>
            <w:noProof/>
            <w:webHidden/>
          </w:rPr>
          <w:fldChar w:fldCharType="separate"/>
        </w:r>
        <w:r>
          <w:rPr>
            <w:noProof/>
            <w:webHidden/>
          </w:rPr>
          <w:t>- 81 -</w:t>
        </w:r>
        <w:r>
          <w:rPr>
            <w:noProof/>
            <w:webHidden/>
          </w:rPr>
          <w:fldChar w:fldCharType="end"/>
        </w:r>
      </w:hyperlink>
    </w:p>
    <w:p w14:paraId="3B203190" w14:textId="1CB9914A"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199" w:history="1">
        <w:r w:rsidRPr="00C87E28">
          <w:rPr>
            <w:rStyle w:val="Lienhypertexte"/>
            <w:noProof/>
          </w:rPr>
          <w:t>3.</w:t>
        </w:r>
        <w:r>
          <w:rPr>
            <w:rFonts w:asciiTheme="minorHAnsi" w:eastAsiaTheme="minorEastAsia" w:hAnsiTheme="minorHAnsi"/>
            <w:noProof/>
            <w:szCs w:val="24"/>
            <w:lang w:eastAsia="fr-FR"/>
          </w:rPr>
          <w:tab/>
        </w:r>
        <w:r w:rsidRPr="00C87E28">
          <w:rPr>
            <w:rStyle w:val="Lienhypertexte"/>
            <w:noProof/>
          </w:rPr>
          <w:t>Exemple de diagramme de classe</w:t>
        </w:r>
        <w:r>
          <w:rPr>
            <w:noProof/>
            <w:webHidden/>
          </w:rPr>
          <w:tab/>
        </w:r>
        <w:r>
          <w:rPr>
            <w:noProof/>
            <w:webHidden/>
          </w:rPr>
          <w:fldChar w:fldCharType="begin"/>
        </w:r>
        <w:r>
          <w:rPr>
            <w:noProof/>
            <w:webHidden/>
          </w:rPr>
          <w:instrText xml:space="preserve"> PAGEREF _Toc240908199 \h </w:instrText>
        </w:r>
        <w:r>
          <w:rPr>
            <w:noProof/>
            <w:webHidden/>
          </w:rPr>
        </w:r>
        <w:r>
          <w:rPr>
            <w:noProof/>
            <w:webHidden/>
          </w:rPr>
          <w:fldChar w:fldCharType="separate"/>
        </w:r>
        <w:r>
          <w:rPr>
            <w:noProof/>
            <w:webHidden/>
          </w:rPr>
          <w:t>- 82 -</w:t>
        </w:r>
        <w:r>
          <w:rPr>
            <w:noProof/>
            <w:webHidden/>
          </w:rPr>
          <w:fldChar w:fldCharType="end"/>
        </w:r>
      </w:hyperlink>
    </w:p>
    <w:p w14:paraId="5D1A3A2D" w14:textId="3A0758B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0"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Diagramme de classe de notre projet</w:t>
        </w:r>
        <w:r>
          <w:rPr>
            <w:noProof/>
            <w:webHidden/>
          </w:rPr>
          <w:tab/>
        </w:r>
        <w:r>
          <w:rPr>
            <w:noProof/>
            <w:webHidden/>
          </w:rPr>
          <w:fldChar w:fldCharType="begin"/>
        </w:r>
        <w:r>
          <w:rPr>
            <w:noProof/>
            <w:webHidden/>
          </w:rPr>
          <w:instrText xml:space="preserve"> PAGEREF _Toc240908200 \h </w:instrText>
        </w:r>
        <w:r>
          <w:rPr>
            <w:noProof/>
            <w:webHidden/>
          </w:rPr>
        </w:r>
        <w:r>
          <w:rPr>
            <w:noProof/>
            <w:webHidden/>
          </w:rPr>
          <w:fldChar w:fldCharType="separate"/>
        </w:r>
        <w:r>
          <w:rPr>
            <w:noProof/>
            <w:webHidden/>
          </w:rPr>
          <w:t>- 83 -</w:t>
        </w:r>
        <w:r>
          <w:rPr>
            <w:noProof/>
            <w:webHidden/>
          </w:rPr>
          <w:fldChar w:fldCharType="end"/>
        </w:r>
      </w:hyperlink>
    </w:p>
    <w:p w14:paraId="5236BA85" w14:textId="37118E6D"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201" w:history="1">
        <w:r w:rsidRPr="00C87E28">
          <w:rPr>
            <w:rStyle w:val="Lienhypertexte"/>
            <w:noProof/>
          </w:rPr>
          <w:t>II.</w:t>
        </w:r>
        <w:r>
          <w:rPr>
            <w:rFonts w:asciiTheme="minorHAnsi" w:eastAsiaTheme="minorEastAsia" w:hAnsiTheme="minorHAnsi"/>
            <w:noProof/>
            <w:szCs w:val="24"/>
            <w:lang w:eastAsia="fr-FR"/>
          </w:rPr>
          <w:tab/>
        </w:r>
        <w:r w:rsidRPr="00C87E28">
          <w:rPr>
            <w:rStyle w:val="Lienhypertexte"/>
            <w:noProof/>
          </w:rPr>
          <w:t>Diagramme d’état transition</w:t>
        </w:r>
        <w:r>
          <w:rPr>
            <w:noProof/>
            <w:webHidden/>
          </w:rPr>
          <w:tab/>
        </w:r>
        <w:r>
          <w:rPr>
            <w:noProof/>
            <w:webHidden/>
          </w:rPr>
          <w:fldChar w:fldCharType="begin"/>
        </w:r>
        <w:r>
          <w:rPr>
            <w:noProof/>
            <w:webHidden/>
          </w:rPr>
          <w:instrText xml:space="preserve"> PAGEREF _Toc240908201 \h </w:instrText>
        </w:r>
        <w:r>
          <w:rPr>
            <w:noProof/>
            <w:webHidden/>
          </w:rPr>
        </w:r>
        <w:r>
          <w:rPr>
            <w:noProof/>
            <w:webHidden/>
          </w:rPr>
          <w:fldChar w:fldCharType="separate"/>
        </w:r>
        <w:r>
          <w:rPr>
            <w:noProof/>
            <w:webHidden/>
          </w:rPr>
          <w:t>- 84 -</w:t>
        </w:r>
        <w:r>
          <w:rPr>
            <w:noProof/>
            <w:webHidden/>
          </w:rPr>
          <w:fldChar w:fldCharType="end"/>
        </w:r>
      </w:hyperlink>
    </w:p>
    <w:p w14:paraId="189E68EB" w14:textId="6D2258F0"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2" w:history="1">
        <w:r w:rsidRPr="00C87E28">
          <w:rPr>
            <w:rStyle w:val="Lienhypertexte"/>
            <w:noProof/>
            <w:lang w:val="fr"/>
          </w:rPr>
          <w:t>1.</w:t>
        </w:r>
        <w:r>
          <w:rPr>
            <w:rFonts w:asciiTheme="minorHAnsi" w:eastAsiaTheme="minorEastAsia" w:hAnsiTheme="minorHAnsi"/>
            <w:noProof/>
            <w:szCs w:val="24"/>
            <w:lang w:eastAsia="fr-FR"/>
          </w:rPr>
          <w:tab/>
        </w:r>
        <w:r w:rsidRPr="00C87E28">
          <w:rPr>
            <w:rStyle w:val="Lienhypertexte"/>
            <w:noProof/>
            <w:lang w:val="fr"/>
          </w:rPr>
          <w:t>Présentation</w:t>
        </w:r>
        <w:r>
          <w:rPr>
            <w:noProof/>
            <w:webHidden/>
          </w:rPr>
          <w:tab/>
        </w:r>
        <w:r>
          <w:rPr>
            <w:noProof/>
            <w:webHidden/>
          </w:rPr>
          <w:fldChar w:fldCharType="begin"/>
        </w:r>
        <w:r>
          <w:rPr>
            <w:noProof/>
            <w:webHidden/>
          </w:rPr>
          <w:instrText xml:space="preserve"> PAGEREF _Toc240908202 \h </w:instrText>
        </w:r>
        <w:r>
          <w:rPr>
            <w:noProof/>
            <w:webHidden/>
          </w:rPr>
        </w:r>
        <w:r>
          <w:rPr>
            <w:noProof/>
            <w:webHidden/>
          </w:rPr>
          <w:fldChar w:fldCharType="separate"/>
        </w:r>
        <w:r>
          <w:rPr>
            <w:noProof/>
            <w:webHidden/>
          </w:rPr>
          <w:t>- 84 -</w:t>
        </w:r>
        <w:r>
          <w:rPr>
            <w:noProof/>
            <w:webHidden/>
          </w:rPr>
          <w:fldChar w:fldCharType="end"/>
        </w:r>
      </w:hyperlink>
    </w:p>
    <w:p w14:paraId="102BC8BB" w14:textId="6F48B17F"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3"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Formalisme</w:t>
        </w:r>
        <w:r>
          <w:rPr>
            <w:noProof/>
            <w:webHidden/>
          </w:rPr>
          <w:tab/>
        </w:r>
        <w:r>
          <w:rPr>
            <w:noProof/>
            <w:webHidden/>
          </w:rPr>
          <w:fldChar w:fldCharType="begin"/>
        </w:r>
        <w:r>
          <w:rPr>
            <w:noProof/>
            <w:webHidden/>
          </w:rPr>
          <w:instrText xml:space="preserve"> PAGEREF _Toc240908203 \h </w:instrText>
        </w:r>
        <w:r>
          <w:rPr>
            <w:noProof/>
            <w:webHidden/>
          </w:rPr>
        </w:r>
        <w:r>
          <w:rPr>
            <w:noProof/>
            <w:webHidden/>
          </w:rPr>
          <w:fldChar w:fldCharType="separate"/>
        </w:r>
        <w:r>
          <w:rPr>
            <w:noProof/>
            <w:webHidden/>
          </w:rPr>
          <w:t>- 84 -</w:t>
        </w:r>
        <w:r>
          <w:rPr>
            <w:noProof/>
            <w:webHidden/>
          </w:rPr>
          <w:fldChar w:fldCharType="end"/>
        </w:r>
      </w:hyperlink>
    </w:p>
    <w:p w14:paraId="7AC05ABD" w14:textId="4C7C8CAA"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4"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noProof/>
            <w:lang w:val="fr"/>
          </w:rPr>
          <w:t>Exemple de diagramme d’état transition</w:t>
        </w:r>
        <w:r>
          <w:rPr>
            <w:noProof/>
            <w:webHidden/>
          </w:rPr>
          <w:tab/>
        </w:r>
        <w:r>
          <w:rPr>
            <w:noProof/>
            <w:webHidden/>
          </w:rPr>
          <w:fldChar w:fldCharType="begin"/>
        </w:r>
        <w:r>
          <w:rPr>
            <w:noProof/>
            <w:webHidden/>
          </w:rPr>
          <w:instrText xml:space="preserve"> PAGEREF _Toc240908204 \h </w:instrText>
        </w:r>
        <w:r>
          <w:rPr>
            <w:noProof/>
            <w:webHidden/>
          </w:rPr>
        </w:r>
        <w:r>
          <w:rPr>
            <w:noProof/>
            <w:webHidden/>
          </w:rPr>
          <w:fldChar w:fldCharType="separate"/>
        </w:r>
        <w:r>
          <w:rPr>
            <w:noProof/>
            <w:webHidden/>
          </w:rPr>
          <w:t>- 85 -</w:t>
        </w:r>
        <w:r>
          <w:rPr>
            <w:noProof/>
            <w:webHidden/>
          </w:rPr>
          <w:fldChar w:fldCharType="end"/>
        </w:r>
      </w:hyperlink>
    </w:p>
    <w:p w14:paraId="4065F654" w14:textId="1FF1D673"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5" w:history="1">
        <w:r w:rsidRPr="00C87E28">
          <w:rPr>
            <w:rStyle w:val="Lienhypertexte"/>
            <w:noProof/>
          </w:rPr>
          <w:t>4.</w:t>
        </w:r>
        <w:r>
          <w:rPr>
            <w:rFonts w:asciiTheme="minorHAnsi" w:eastAsiaTheme="minorEastAsia" w:hAnsiTheme="minorHAnsi"/>
            <w:noProof/>
            <w:szCs w:val="24"/>
            <w:lang w:eastAsia="fr-FR"/>
          </w:rPr>
          <w:tab/>
        </w:r>
        <w:r w:rsidRPr="00C87E28">
          <w:rPr>
            <w:rStyle w:val="Lienhypertexte"/>
            <w:noProof/>
          </w:rPr>
          <w:t>Diagrammes d’état transition du projet</w:t>
        </w:r>
        <w:r>
          <w:rPr>
            <w:noProof/>
            <w:webHidden/>
          </w:rPr>
          <w:tab/>
        </w:r>
        <w:r>
          <w:rPr>
            <w:noProof/>
            <w:webHidden/>
          </w:rPr>
          <w:fldChar w:fldCharType="begin"/>
        </w:r>
        <w:r>
          <w:rPr>
            <w:noProof/>
            <w:webHidden/>
          </w:rPr>
          <w:instrText xml:space="preserve"> PAGEREF _Toc240908205 \h </w:instrText>
        </w:r>
        <w:r>
          <w:rPr>
            <w:noProof/>
            <w:webHidden/>
          </w:rPr>
        </w:r>
        <w:r>
          <w:rPr>
            <w:noProof/>
            <w:webHidden/>
          </w:rPr>
          <w:fldChar w:fldCharType="separate"/>
        </w:r>
        <w:r>
          <w:rPr>
            <w:noProof/>
            <w:webHidden/>
          </w:rPr>
          <w:t>- 85 -</w:t>
        </w:r>
        <w:r>
          <w:rPr>
            <w:noProof/>
            <w:webHidden/>
          </w:rPr>
          <w:fldChar w:fldCharType="end"/>
        </w:r>
      </w:hyperlink>
    </w:p>
    <w:p w14:paraId="22A7BD20" w14:textId="35710D2F" w:rsidR="004F451F" w:rsidRDefault="004F451F">
      <w:pPr>
        <w:pStyle w:val="TM5"/>
        <w:tabs>
          <w:tab w:val="left" w:pos="1440"/>
          <w:tab w:val="right" w:leader="dot" w:pos="9062"/>
        </w:tabs>
        <w:rPr>
          <w:rFonts w:asciiTheme="minorHAnsi" w:eastAsiaTheme="minorEastAsia" w:hAnsiTheme="minorHAnsi"/>
          <w:noProof/>
          <w:szCs w:val="24"/>
          <w:lang w:eastAsia="fr-FR"/>
        </w:rPr>
      </w:pPr>
      <w:hyperlink w:anchor="_Toc240908206" w:history="1">
        <w:r w:rsidRPr="00C87E28">
          <w:rPr>
            <w:rStyle w:val="Lienhypertexte"/>
            <w:noProof/>
          </w:rPr>
          <w:t>a.</w:t>
        </w:r>
        <w:r>
          <w:rPr>
            <w:rFonts w:asciiTheme="minorHAnsi" w:eastAsiaTheme="minorEastAsia" w:hAnsiTheme="minorHAnsi"/>
            <w:noProof/>
            <w:szCs w:val="24"/>
            <w:lang w:eastAsia="fr-FR"/>
          </w:rPr>
          <w:tab/>
        </w:r>
        <w:r w:rsidRPr="00C87E28">
          <w:rPr>
            <w:rStyle w:val="Lienhypertexte"/>
            <w:noProof/>
          </w:rPr>
          <w:t>Cas de « Utilisateur »</w:t>
        </w:r>
        <w:r>
          <w:rPr>
            <w:noProof/>
            <w:webHidden/>
          </w:rPr>
          <w:tab/>
        </w:r>
        <w:r>
          <w:rPr>
            <w:noProof/>
            <w:webHidden/>
          </w:rPr>
          <w:fldChar w:fldCharType="begin"/>
        </w:r>
        <w:r>
          <w:rPr>
            <w:noProof/>
            <w:webHidden/>
          </w:rPr>
          <w:instrText xml:space="preserve"> PAGEREF _Toc240908206 \h </w:instrText>
        </w:r>
        <w:r>
          <w:rPr>
            <w:noProof/>
            <w:webHidden/>
          </w:rPr>
        </w:r>
        <w:r>
          <w:rPr>
            <w:noProof/>
            <w:webHidden/>
          </w:rPr>
          <w:fldChar w:fldCharType="separate"/>
        </w:r>
        <w:r>
          <w:rPr>
            <w:noProof/>
            <w:webHidden/>
          </w:rPr>
          <w:t>- 85 -</w:t>
        </w:r>
        <w:r>
          <w:rPr>
            <w:noProof/>
            <w:webHidden/>
          </w:rPr>
          <w:fldChar w:fldCharType="end"/>
        </w:r>
      </w:hyperlink>
    </w:p>
    <w:p w14:paraId="180F287A" w14:textId="0405928A" w:rsidR="004F451F" w:rsidRDefault="004F451F">
      <w:pPr>
        <w:pStyle w:val="TM5"/>
        <w:tabs>
          <w:tab w:val="left" w:pos="1440"/>
          <w:tab w:val="right" w:leader="dot" w:pos="9062"/>
        </w:tabs>
        <w:rPr>
          <w:rFonts w:asciiTheme="minorHAnsi" w:eastAsiaTheme="minorEastAsia" w:hAnsiTheme="minorHAnsi"/>
          <w:noProof/>
          <w:szCs w:val="24"/>
          <w:lang w:eastAsia="fr-FR"/>
        </w:rPr>
      </w:pPr>
      <w:hyperlink w:anchor="_Toc240908207" w:history="1">
        <w:r w:rsidRPr="00C87E28">
          <w:rPr>
            <w:rStyle w:val="Lienhypertexte"/>
            <w:noProof/>
          </w:rPr>
          <w:t>b.</w:t>
        </w:r>
        <w:r>
          <w:rPr>
            <w:rFonts w:asciiTheme="minorHAnsi" w:eastAsiaTheme="minorEastAsia" w:hAnsiTheme="minorHAnsi"/>
            <w:noProof/>
            <w:szCs w:val="24"/>
            <w:lang w:eastAsia="fr-FR"/>
          </w:rPr>
          <w:tab/>
        </w:r>
        <w:r w:rsidRPr="00C87E28">
          <w:rPr>
            <w:rStyle w:val="Lienhypertexte"/>
            <w:noProof/>
          </w:rPr>
          <w:t>Cas de « Culture »</w:t>
        </w:r>
        <w:r>
          <w:rPr>
            <w:noProof/>
            <w:webHidden/>
          </w:rPr>
          <w:tab/>
        </w:r>
        <w:r>
          <w:rPr>
            <w:noProof/>
            <w:webHidden/>
          </w:rPr>
          <w:fldChar w:fldCharType="begin"/>
        </w:r>
        <w:r>
          <w:rPr>
            <w:noProof/>
            <w:webHidden/>
          </w:rPr>
          <w:instrText xml:space="preserve"> PAGEREF _Toc240908207 \h </w:instrText>
        </w:r>
        <w:r>
          <w:rPr>
            <w:noProof/>
            <w:webHidden/>
          </w:rPr>
        </w:r>
        <w:r>
          <w:rPr>
            <w:noProof/>
            <w:webHidden/>
          </w:rPr>
          <w:fldChar w:fldCharType="separate"/>
        </w:r>
        <w:r>
          <w:rPr>
            <w:noProof/>
            <w:webHidden/>
          </w:rPr>
          <w:t>- 86 -</w:t>
        </w:r>
        <w:r>
          <w:rPr>
            <w:noProof/>
            <w:webHidden/>
          </w:rPr>
          <w:fldChar w:fldCharType="end"/>
        </w:r>
      </w:hyperlink>
    </w:p>
    <w:p w14:paraId="18909E79" w14:textId="1BFF866D"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208" w:history="1">
        <w:r w:rsidRPr="00C87E28">
          <w:rPr>
            <w:rStyle w:val="Lienhypertexte"/>
            <w:noProof/>
          </w:rPr>
          <w:t>III.</w:t>
        </w:r>
        <w:r>
          <w:rPr>
            <w:rFonts w:asciiTheme="minorHAnsi" w:eastAsiaTheme="minorEastAsia" w:hAnsiTheme="minorHAnsi"/>
            <w:noProof/>
            <w:szCs w:val="24"/>
            <w:lang w:eastAsia="fr-FR"/>
          </w:rPr>
          <w:tab/>
        </w:r>
        <w:r w:rsidRPr="00C87E28">
          <w:rPr>
            <w:rStyle w:val="Lienhypertexte"/>
            <w:noProof/>
          </w:rPr>
          <w:t>Diagramme de paquetage</w:t>
        </w:r>
        <w:r>
          <w:rPr>
            <w:noProof/>
            <w:webHidden/>
          </w:rPr>
          <w:tab/>
        </w:r>
        <w:r>
          <w:rPr>
            <w:noProof/>
            <w:webHidden/>
          </w:rPr>
          <w:fldChar w:fldCharType="begin"/>
        </w:r>
        <w:r>
          <w:rPr>
            <w:noProof/>
            <w:webHidden/>
          </w:rPr>
          <w:instrText xml:space="preserve"> PAGEREF _Toc240908208 \h </w:instrText>
        </w:r>
        <w:r>
          <w:rPr>
            <w:noProof/>
            <w:webHidden/>
          </w:rPr>
        </w:r>
        <w:r>
          <w:rPr>
            <w:noProof/>
            <w:webHidden/>
          </w:rPr>
          <w:fldChar w:fldCharType="separate"/>
        </w:r>
        <w:r>
          <w:rPr>
            <w:noProof/>
            <w:webHidden/>
          </w:rPr>
          <w:t>- 87 -</w:t>
        </w:r>
        <w:r>
          <w:rPr>
            <w:noProof/>
            <w:webHidden/>
          </w:rPr>
          <w:fldChar w:fldCharType="end"/>
        </w:r>
      </w:hyperlink>
    </w:p>
    <w:p w14:paraId="7F1C4CBD" w14:textId="625D2498"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09" w:history="1">
        <w:r w:rsidRPr="00C87E28">
          <w:rPr>
            <w:rStyle w:val="Lienhypertexte"/>
            <w:noProof/>
            <w:lang w:val="fr"/>
          </w:rPr>
          <w:t>1.</w:t>
        </w:r>
        <w:r>
          <w:rPr>
            <w:rFonts w:asciiTheme="minorHAnsi" w:eastAsiaTheme="minorEastAsia" w:hAnsiTheme="minorHAnsi"/>
            <w:noProof/>
            <w:szCs w:val="24"/>
            <w:lang w:eastAsia="fr-FR"/>
          </w:rPr>
          <w:tab/>
        </w:r>
        <w:r w:rsidRPr="00C87E28">
          <w:rPr>
            <w:rStyle w:val="Lienhypertexte"/>
            <w:noProof/>
            <w:lang w:val="fr"/>
          </w:rPr>
          <w:t>Présentation</w:t>
        </w:r>
        <w:r>
          <w:rPr>
            <w:noProof/>
            <w:webHidden/>
          </w:rPr>
          <w:tab/>
        </w:r>
        <w:r>
          <w:rPr>
            <w:noProof/>
            <w:webHidden/>
          </w:rPr>
          <w:fldChar w:fldCharType="begin"/>
        </w:r>
        <w:r>
          <w:rPr>
            <w:noProof/>
            <w:webHidden/>
          </w:rPr>
          <w:instrText xml:space="preserve"> PAGEREF _Toc240908209 \h </w:instrText>
        </w:r>
        <w:r>
          <w:rPr>
            <w:noProof/>
            <w:webHidden/>
          </w:rPr>
        </w:r>
        <w:r>
          <w:rPr>
            <w:noProof/>
            <w:webHidden/>
          </w:rPr>
          <w:fldChar w:fldCharType="separate"/>
        </w:r>
        <w:r>
          <w:rPr>
            <w:noProof/>
            <w:webHidden/>
          </w:rPr>
          <w:t>- 87 -</w:t>
        </w:r>
        <w:r>
          <w:rPr>
            <w:noProof/>
            <w:webHidden/>
          </w:rPr>
          <w:fldChar w:fldCharType="end"/>
        </w:r>
      </w:hyperlink>
    </w:p>
    <w:p w14:paraId="7BB8E51E" w14:textId="1F088AAE"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10"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Formalisme</w:t>
        </w:r>
        <w:r>
          <w:rPr>
            <w:noProof/>
            <w:webHidden/>
          </w:rPr>
          <w:tab/>
        </w:r>
        <w:r>
          <w:rPr>
            <w:noProof/>
            <w:webHidden/>
          </w:rPr>
          <w:fldChar w:fldCharType="begin"/>
        </w:r>
        <w:r>
          <w:rPr>
            <w:noProof/>
            <w:webHidden/>
          </w:rPr>
          <w:instrText xml:space="preserve"> PAGEREF _Toc240908210 \h </w:instrText>
        </w:r>
        <w:r>
          <w:rPr>
            <w:noProof/>
            <w:webHidden/>
          </w:rPr>
        </w:r>
        <w:r>
          <w:rPr>
            <w:noProof/>
            <w:webHidden/>
          </w:rPr>
          <w:fldChar w:fldCharType="separate"/>
        </w:r>
        <w:r>
          <w:rPr>
            <w:noProof/>
            <w:webHidden/>
          </w:rPr>
          <w:t>- 87 -</w:t>
        </w:r>
        <w:r>
          <w:rPr>
            <w:noProof/>
            <w:webHidden/>
          </w:rPr>
          <w:fldChar w:fldCharType="end"/>
        </w:r>
      </w:hyperlink>
    </w:p>
    <w:p w14:paraId="7F3AB6D7" w14:textId="5C820ABC"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11"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noProof/>
            <w:lang w:val="fr"/>
          </w:rPr>
          <w:t>Exemple de diagramme de paquetage</w:t>
        </w:r>
        <w:r>
          <w:rPr>
            <w:noProof/>
            <w:webHidden/>
          </w:rPr>
          <w:tab/>
        </w:r>
        <w:r>
          <w:rPr>
            <w:noProof/>
            <w:webHidden/>
          </w:rPr>
          <w:fldChar w:fldCharType="begin"/>
        </w:r>
        <w:r>
          <w:rPr>
            <w:noProof/>
            <w:webHidden/>
          </w:rPr>
          <w:instrText xml:space="preserve"> PAGEREF _Toc240908211 \h </w:instrText>
        </w:r>
        <w:r>
          <w:rPr>
            <w:noProof/>
            <w:webHidden/>
          </w:rPr>
        </w:r>
        <w:r>
          <w:rPr>
            <w:noProof/>
            <w:webHidden/>
          </w:rPr>
          <w:fldChar w:fldCharType="separate"/>
        </w:r>
        <w:r>
          <w:rPr>
            <w:noProof/>
            <w:webHidden/>
          </w:rPr>
          <w:t>- 88 -</w:t>
        </w:r>
        <w:r>
          <w:rPr>
            <w:noProof/>
            <w:webHidden/>
          </w:rPr>
          <w:fldChar w:fldCharType="end"/>
        </w:r>
      </w:hyperlink>
    </w:p>
    <w:p w14:paraId="0A855B8E" w14:textId="2CFF4E5B"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12"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Diagramme de paquetage de notre projet</w:t>
        </w:r>
        <w:r>
          <w:rPr>
            <w:noProof/>
            <w:webHidden/>
          </w:rPr>
          <w:tab/>
        </w:r>
        <w:r>
          <w:rPr>
            <w:noProof/>
            <w:webHidden/>
          </w:rPr>
          <w:fldChar w:fldCharType="begin"/>
        </w:r>
        <w:r>
          <w:rPr>
            <w:noProof/>
            <w:webHidden/>
          </w:rPr>
          <w:instrText xml:space="preserve"> PAGEREF _Toc240908212 \h </w:instrText>
        </w:r>
        <w:r>
          <w:rPr>
            <w:noProof/>
            <w:webHidden/>
          </w:rPr>
        </w:r>
        <w:r>
          <w:rPr>
            <w:noProof/>
            <w:webHidden/>
          </w:rPr>
          <w:fldChar w:fldCharType="separate"/>
        </w:r>
        <w:r>
          <w:rPr>
            <w:noProof/>
            <w:webHidden/>
          </w:rPr>
          <w:t>- 89 -</w:t>
        </w:r>
        <w:r>
          <w:rPr>
            <w:noProof/>
            <w:webHidden/>
          </w:rPr>
          <w:fldChar w:fldCharType="end"/>
        </w:r>
      </w:hyperlink>
    </w:p>
    <w:p w14:paraId="39161D65" w14:textId="65B0AE2E" w:rsidR="004F451F" w:rsidRDefault="004F451F">
      <w:pPr>
        <w:pStyle w:val="TM3"/>
        <w:tabs>
          <w:tab w:val="right" w:leader="dot" w:pos="9062"/>
        </w:tabs>
        <w:rPr>
          <w:rFonts w:asciiTheme="minorHAnsi" w:eastAsiaTheme="minorEastAsia" w:hAnsiTheme="minorHAnsi"/>
          <w:noProof/>
          <w:szCs w:val="24"/>
          <w:lang w:eastAsia="fr-FR"/>
        </w:rPr>
      </w:pPr>
      <w:hyperlink w:anchor="_Toc240908213" w:history="1">
        <w:r w:rsidRPr="00C87E28">
          <w:rPr>
            <w:rStyle w:val="Lienhypertexte"/>
            <w:noProof/>
          </w:rPr>
          <w:t>CONCLUSION</w:t>
        </w:r>
        <w:r>
          <w:rPr>
            <w:noProof/>
            <w:webHidden/>
          </w:rPr>
          <w:tab/>
        </w:r>
        <w:r>
          <w:rPr>
            <w:noProof/>
            <w:webHidden/>
          </w:rPr>
          <w:fldChar w:fldCharType="begin"/>
        </w:r>
        <w:r>
          <w:rPr>
            <w:noProof/>
            <w:webHidden/>
          </w:rPr>
          <w:instrText xml:space="preserve"> PAGEREF _Toc240908213 \h </w:instrText>
        </w:r>
        <w:r>
          <w:rPr>
            <w:noProof/>
            <w:webHidden/>
          </w:rPr>
        </w:r>
        <w:r>
          <w:rPr>
            <w:noProof/>
            <w:webHidden/>
          </w:rPr>
          <w:fldChar w:fldCharType="separate"/>
        </w:r>
        <w:r>
          <w:rPr>
            <w:noProof/>
            <w:webHidden/>
          </w:rPr>
          <w:t>- 90 -</w:t>
        </w:r>
        <w:r>
          <w:rPr>
            <w:noProof/>
            <w:webHidden/>
          </w:rPr>
          <w:fldChar w:fldCharType="end"/>
        </w:r>
      </w:hyperlink>
    </w:p>
    <w:p w14:paraId="2072781F" w14:textId="7E4841FF" w:rsidR="004F451F" w:rsidRDefault="004F451F">
      <w:pPr>
        <w:pStyle w:val="TM2"/>
        <w:tabs>
          <w:tab w:val="right" w:leader="dot" w:pos="9062"/>
        </w:tabs>
        <w:rPr>
          <w:rFonts w:asciiTheme="minorHAnsi" w:eastAsiaTheme="minorEastAsia" w:hAnsiTheme="minorHAnsi"/>
          <w:noProof/>
          <w:szCs w:val="24"/>
          <w:lang w:eastAsia="fr-FR"/>
        </w:rPr>
      </w:pPr>
      <w:hyperlink w:anchor="_Toc240908214" w:history="1">
        <w:r w:rsidRPr="00C87E28">
          <w:rPr>
            <w:rStyle w:val="Lienhypertexte"/>
            <w:noProof/>
          </w:rPr>
          <w:t>DOSSIER 5 : Dossier de réalisation</w:t>
        </w:r>
        <w:r>
          <w:rPr>
            <w:noProof/>
            <w:webHidden/>
          </w:rPr>
          <w:tab/>
        </w:r>
        <w:r>
          <w:rPr>
            <w:noProof/>
            <w:webHidden/>
          </w:rPr>
          <w:fldChar w:fldCharType="begin"/>
        </w:r>
        <w:r>
          <w:rPr>
            <w:noProof/>
            <w:webHidden/>
          </w:rPr>
          <w:instrText xml:space="preserve"> PAGEREF _Toc240908214 \h </w:instrText>
        </w:r>
        <w:r>
          <w:rPr>
            <w:noProof/>
            <w:webHidden/>
          </w:rPr>
        </w:r>
        <w:r>
          <w:rPr>
            <w:noProof/>
            <w:webHidden/>
          </w:rPr>
          <w:fldChar w:fldCharType="separate"/>
        </w:r>
        <w:r>
          <w:rPr>
            <w:noProof/>
            <w:webHidden/>
          </w:rPr>
          <w:t>- 91 -</w:t>
        </w:r>
        <w:r>
          <w:rPr>
            <w:noProof/>
            <w:webHidden/>
          </w:rPr>
          <w:fldChar w:fldCharType="end"/>
        </w:r>
      </w:hyperlink>
    </w:p>
    <w:p w14:paraId="6276FB3A" w14:textId="14D14D70" w:rsidR="004F451F" w:rsidRDefault="004F451F">
      <w:pPr>
        <w:pStyle w:val="TM3"/>
        <w:tabs>
          <w:tab w:val="right" w:leader="dot" w:pos="9062"/>
        </w:tabs>
        <w:rPr>
          <w:rFonts w:asciiTheme="minorHAnsi" w:eastAsiaTheme="minorEastAsia" w:hAnsiTheme="minorHAnsi"/>
          <w:noProof/>
          <w:szCs w:val="24"/>
          <w:lang w:eastAsia="fr-FR"/>
        </w:rPr>
      </w:pPr>
      <w:hyperlink w:anchor="_Toc240908215"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_Toc240908215 \h </w:instrText>
        </w:r>
        <w:r>
          <w:rPr>
            <w:noProof/>
            <w:webHidden/>
          </w:rPr>
        </w:r>
        <w:r>
          <w:rPr>
            <w:noProof/>
            <w:webHidden/>
          </w:rPr>
          <w:fldChar w:fldCharType="separate"/>
        </w:r>
        <w:r>
          <w:rPr>
            <w:noProof/>
            <w:webHidden/>
          </w:rPr>
          <w:t>- 92 -</w:t>
        </w:r>
        <w:r>
          <w:rPr>
            <w:noProof/>
            <w:webHidden/>
          </w:rPr>
          <w:fldChar w:fldCharType="end"/>
        </w:r>
      </w:hyperlink>
    </w:p>
    <w:p w14:paraId="0990C23B" w14:textId="28F7A00F"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216" w:history="1">
        <w:r w:rsidRPr="00C87E28">
          <w:rPr>
            <w:rStyle w:val="Lienhypertexte"/>
            <w:noProof/>
          </w:rPr>
          <w:t>I.</w:t>
        </w:r>
        <w:r>
          <w:rPr>
            <w:rFonts w:asciiTheme="minorHAnsi" w:eastAsiaTheme="minorEastAsia" w:hAnsiTheme="minorHAnsi"/>
            <w:noProof/>
            <w:szCs w:val="24"/>
            <w:lang w:eastAsia="fr-FR"/>
          </w:rPr>
          <w:tab/>
        </w:r>
        <w:r w:rsidRPr="00C87E28">
          <w:rPr>
            <w:rStyle w:val="Lienhypertexte"/>
            <w:noProof/>
          </w:rPr>
          <w:t>Outils, langages et technologies utilisés</w:t>
        </w:r>
        <w:r>
          <w:rPr>
            <w:noProof/>
            <w:webHidden/>
          </w:rPr>
          <w:tab/>
        </w:r>
        <w:r>
          <w:rPr>
            <w:noProof/>
            <w:webHidden/>
          </w:rPr>
          <w:fldChar w:fldCharType="begin"/>
        </w:r>
        <w:r>
          <w:rPr>
            <w:noProof/>
            <w:webHidden/>
          </w:rPr>
          <w:instrText xml:space="preserve"> PAGEREF _Toc240908216 \h </w:instrText>
        </w:r>
        <w:r>
          <w:rPr>
            <w:noProof/>
            <w:webHidden/>
          </w:rPr>
        </w:r>
        <w:r>
          <w:rPr>
            <w:noProof/>
            <w:webHidden/>
          </w:rPr>
          <w:fldChar w:fldCharType="separate"/>
        </w:r>
        <w:r>
          <w:rPr>
            <w:noProof/>
            <w:webHidden/>
          </w:rPr>
          <w:t>- 93 -</w:t>
        </w:r>
        <w:r>
          <w:rPr>
            <w:noProof/>
            <w:webHidden/>
          </w:rPr>
          <w:fldChar w:fldCharType="end"/>
        </w:r>
      </w:hyperlink>
    </w:p>
    <w:p w14:paraId="117802F7" w14:textId="0416B443"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17" w:history="1">
        <w:r w:rsidRPr="00C87E28">
          <w:rPr>
            <w:rStyle w:val="Lienhypertexte"/>
            <w:noProof/>
            <w:lang w:val="fr"/>
          </w:rPr>
          <w:t>1.</w:t>
        </w:r>
        <w:r>
          <w:rPr>
            <w:rFonts w:asciiTheme="minorHAnsi" w:eastAsiaTheme="minorEastAsia" w:hAnsiTheme="minorHAnsi"/>
            <w:noProof/>
            <w:szCs w:val="24"/>
            <w:lang w:eastAsia="fr-FR"/>
          </w:rPr>
          <w:tab/>
        </w:r>
        <w:r w:rsidRPr="00C87E28">
          <w:rPr>
            <w:rStyle w:val="Lienhypertexte"/>
            <w:noProof/>
            <w:lang w:val="fr"/>
          </w:rPr>
          <w:t>Outils utilisés</w:t>
        </w:r>
        <w:r>
          <w:rPr>
            <w:noProof/>
            <w:webHidden/>
          </w:rPr>
          <w:tab/>
        </w:r>
        <w:r>
          <w:rPr>
            <w:noProof/>
            <w:webHidden/>
          </w:rPr>
          <w:fldChar w:fldCharType="begin"/>
        </w:r>
        <w:r>
          <w:rPr>
            <w:noProof/>
            <w:webHidden/>
          </w:rPr>
          <w:instrText xml:space="preserve"> PAGEREF _Toc240908217 \h </w:instrText>
        </w:r>
        <w:r>
          <w:rPr>
            <w:noProof/>
            <w:webHidden/>
          </w:rPr>
        </w:r>
        <w:r>
          <w:rPr>
            <w:noProof/>
            <w:webHidden/>
          </w:rPr>
          <w:fldChar w:fldCharType="separate"/>
        </w:r>
        <w:r>
          <w:rPr>
            <w:noProof/>
            <w:webHidden/>
          </w:rPr>
          <w:t>- 93 -</w:t>
        </w:r>
        <w:r>
          <w:rPr>
            <w:noProof/>
            <w:webHidden/>
          </w:rPr>
          <w:fldChar w:fldCharType="end"/>
        </w:r>
      </w:hyperlink>
    </w:p>
    <w:p w14:paraId="441673AE" w14:textId="19A9A447"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218" w:history="1">
        <w:r w:rsidRPr="00C87E28">
          <w:rPr>
            <w:rStyle w:val="Lienhypertexte"/>
            <w:noProof/>
          </w:rPr>
          <w:t>1.1.</w:t>
        </w:r>
        <w:r>
          <w:rPr>
            <w:rFonts w:asciiTheme="minorHAnsi" w:eastAsiaTheme="minorEastAsia" w:hAnsiTheme="minorHAnsi"/>
            <w:noProof/>
            <w:szCs w:val="24"/>
            <w:lang w:eastAsia="fr-FR"/>
          </w:rPr>
          <w:tab/>
        </w:r>
        <w:r w:rsidRPr="00C87E28">
          <w:rPr>
            <w:rStyle w:val="Lienhypertexte"/>
            <w:noProof/>
          </w:rPr>
          <w:t>Matériels</w:t>
        </w:r>
        <w:r>
          <w:rPr>
            <w:noProof/>
            <w:webHidden/>
          </w:rPr>
          <w:tab/>
        </w:r>
        <w:r>
          <w:rPr>
            <w:noProof/>
            <w:webHidden/>
          </w:rPr>
          <w:fldChar w:fldCharType="begin"/>
        </w:r>
        <w:r>
          <w:rPr>
            <w:noProof/>
            <w:webHidden/>
          </w:rPr>
          <w:instrText xml:space="preserve"> PAGEREF _Toc240908218 \h </w:instrText>
        </w:r>
        <w:r>
          <w:rPr>
            <w:noProof/>
            <w:webHidden/>
          </w:rPr>
        </w:r>
        <w:r>
          <w:rPr>
            <w:noProof/>
            <w:webHidden/>
          </w:rPr>
          <w:fldChar w:fldCharType="separate"/>
        </w:r>
        <w:r>
          <w:rPr>
            <w:noProof/>
            <w:webHidden/>
          </w:rPr>
          <w:t>- 93 -</w:t>
        </w:r>
        <w:r>
          <w:rPr>
            <w:noProof/>
            <w:webHidden/>
          </w:rPr>
          <w:fldChar w:fldCharType="end"/>
        </w:r>
      </w:hyperlink>
    </w:p>
    <w:p w14:paraId="2C60ABA9" w14:textId="2C6DA8F6" w:rsidR="004F451F" w:rsidRDefault="004F451F">
      <w:pPr>
        <w:pStyle w:val="TM5"/>
        <w:tabs>
          <w:tab w:val="left" w:pos="1680"/>
          <w:tab w:val="right" w:leader="dot" w:pos="9062"/>
        </w:tabs>
        <w:rPr>
          <w:rFonts w:asciiTheme="minorHAnsi" w:eastAsiaTheme="minorEastAsia" w:hAnsiTheme="minorHAnsi"/>
          <w:noProof/>
          <w:szCs w:val="24"/>
          <w:lang w:eastAsia="fr-FR"/>
        </w:rPr>
      </w:pPr>
      <w:hyperlink w:anchor="_Toc240908219" w:history="1">
        <w:r w:rsidRPr="00C87E28">
          <w:rPr>
            <w:rStyle w:val="Lienhypertexte"/>
            <w:noProof/>
          </w:rPr>
          <w:t>1.2.</w:t>
        </w:r>
        <w:r>
          <w:rPr>
            <w:rFonts w:asciiTheme="minorHAnsi" w:eastAsiaTheme="minorEastAsia" w:hAnsiTheme="minorHAnsi"/>
            <w:noProof/>
            <w:szCs w:val="24"/>
            <w:lang w:eastAsia="fr-FR"/>
          </w:rPr>
          <w:tab/>
        </w:r>
        <w:r w:rsidRPr="00C87E28">
          <w:rPr>
            <w:rStyle w:val="Lienhypertexte"/>
            <w:noProof/>
          </w:rPr>
          <w:t>Logiciels</w:t>
        </w:r>
        <w:r>
          <w:rPr>
            <w:noProof/>
            <w:webHidden/>
          </w:rPr>
          <w:tab/>
        </w:r>
        <w:r>
          <w:rPr>
            <w:noProof/>
            <w:webHidden/>
          </w:rPr>
          <w:fldChar w:fldCharType="begin"/>
        </w:r>
        <w:r>
          <w:rPr>
            <w:noProof/>
            <w:webHidden/>
          </w:rPr>
          <w:instrText xml:space="preserve"> PAGEREF _Toc240908219 \h </w:instrText>
        </w:r>
        <w:r>
          <w:rPr>
            <w:noProof/>
            <w:webHidden/>
          </w:rPr>
        </w:r>
        <w:r>
          <w:rPr>
            <w:noProof/>
            <w:webHidden/>
          </w:rPr>
          <w:fldChar w:fldCharType="separate"/>
        </w:r>
        <w:r>
          <w:rPr>
            <w:noProof/>
            <w:webHidden/>
          </w:rPr>
          <w:t>- 93 -</w:t>
        </w:r>
        <w:r>
          <w:rPr>
            <w:noProof/>
            <w:webHidden/>
          </w:rPr>
          <w:fldChar w:fldCharType="end"/>
        </w:r>
      </w:hyperlink>
    </w:p>
    <w:p w14:paraId="13A636E2" w14:textId="091C4C36"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0"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Langages utilisés et technologies</w:t>
        </w:r>
        <w:r>
          <w:rPr>
            <w:noProof/>
            <w:webHidden/>
          </w:rPr>
          <w:tab/>
        </w:r>
        <w:r>
          <w:rPr>
            <w:noProof/>
            <w:webHidden/>
          </w:rPr>
          <w:fldChar w:fldCharType="begin"/>
        </w:r>
        <w:r>
          <w:rPr>
            <w:noProof/>
            <w:webHidden/>
          </w:rPr>
          <w:instrText xml:space="preserve"> PAGEREF _Toc240908220 \h </w:instrText>
        </w:r>
        <w:r>
          <w:rPr>
            <w:noProof/>
            <w:webHidden/>
          </w:rPr>
        </w:r>
        <w:r>
          <w:rPr>
            <w:noProof/>
            <w:webHidden/>
          </w:rPr>
          <w:fldChar w:fldCharType="separate"/>
        </w:r>
        <w:r>
          <w:rPr>
            <w:noProof/>
            <w:webHidden/>
          </w:rPr>
          <w:t>- 94 -</w:t>
        </w:r>
        <w:r>
          <w:rPr>
            <w:noProof/>
            <w:webHidden/>
          </w:rPr>
          <w:fldChar w:fldCharType="end"/>
        </w:r>
      </w:hyperlink>
    </w:p>
    <w:p w14:paraId="6A943053" w14:textId="45D7A39E" w:rsidR="004F451F" w:rsidRDefault="004F451F">
      <w:pPr>
        <w:pStyle w:val="TM3"/>
        <w:tabs>
          <w:tab w:val="left" w:pos="960"/>
          <w:tab w:val="right" w:leader="dot" w:pos="9062"/>
        </w:tabs>
        <w:rPr>
          <w:rFonts w:asciiTheme="minorHAnsi" w:eastAsiaTheme="minorEastAsia" w:hAnsiTheme="minorHAnsi"/>
          <w:noProof/>
          <w:szCs w:val="24"/>
          <w:lang w:eastAsia="fr-FR"/>
        </w:rPr>
      </w:pPr>
      <w:hyperlink w:anchor="_Toc240908221" w:history="1">
        <w:r w:rsidRPr="00C87E28">
          <w:rPr>
            <w:rStyle w:val="Lienhypertexte"/>
            <w:noProof/>
          </w:rPr>
          <w:t>II.</w:t>
        </w:r>
        <w:r>
          <w:rPr>
            <w:rFonts w:asciiTheme="minorHAnsi" w:eastAsiaTheme="minorEastAsia" w:hAnsiTheme="minorHAnsi"/>
            <w:noProof/>
            <w:szCs w:val="24"/>
            <w:lang w:eastAsia="fr-FR"/>
          </w:rPr>
          <w:tab/>
        </w:r>
        <w:r w:rsidRPr="00C87E28">
          <w:rPr>
            <w:rStyle w:val="Lienhypertexte"/>
            <w:noProof/>
          </w:rPr>
          <w:t>Présentation de l’architecture du système</w:t>
        </w:r>
        <w:r>
          <w:rPr>
            <w:noProof/>
            <w:webHidden/>
          </w:rPr>
          <w:tab/>
        </w:r>
        <w:r>
          <w:rPr>
            <w:noProof/>
            <w:webHidden/>
          </w:rPr>
          <w:fldChar w:fldCharType="begin"/>
        </w:r>
        <w:r>
          <w:rPr>
            <w:noProof/>
            <w:webHidden/>
          </w:rPr>
          <w:instrText xml:space="preserve"> PAGEREF _Toc240908221 \h </w:instrText>
        </w:r>
        <w:r>
          <w:rPr>
            <w:noProof/>
            <w:webHidden/>
          </w:rPr>
        </w:r>
        <w:r>
          <w:rPr>
            <w:noProof/>
            <w:webHidden/>
          </w:rPr>
          <w:fldChar w:fldCharType="separate"/>
        </w:r>
        <w:r>
          <w:rPr>
            <w:noProof/>
            <w:webHidden/>
          </w:rPr>
          <w:t>- 96 -</w:t>
        </w:r>
        <w:r>
          <w:rPr>
            <w:noProof/>
            <w:webHidden/>
          </w:rPr>
          <w:fldChar w:fldCharType="end"/>
        </w:r>
      </w:hyperlink>
    </w:p>
    <w:p w14:paraId="520ED125" w14:textId="08EB88C5"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2"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Architecture physique</w:t>
        </w:r>
        <w:r>
          <w:rPr>
            <w:noProof/>
            <w:webHidden/>
          </w:rPr>
          <w:tab/>
        </w:r>
        <w:r>
          <w:rPr>
            <w:noProof/>
            <w:webHidden/>
          </w:rPr>
          <w:fldChar w:fldCharType="begin"/>
        </w:r>
        <w:r>
          <w:rPr>
            <w:noProof/>
            <w:webHidden/>
          </w:rPr>
          <w:instrText xml:space="preserve"> PAGEREF _Toc240908222 \h </w:instrText>
        </w:r>
        <w:r>
          <w:rPr>
            <w:noProof/>
            <w:webHidden/>
          </w:rPr>
        </w:r>
        <w:r>
          <w:rPr>
            <w:noProof/>
            <w:webHidden/>
          </w:rPr>
          <w:fldChar w:fldCharType="separate"/>
        </w:r>
        <w:r>
          <w:rPr>
            <w:noProof/>
            <w:webHidden/>
          </w:rPr>
          <w:t>- 96 -</w:t>
        </w:r>
        <w:r>
          <w:rPr>
            <w:noProof/>
            <w:webHidden/>
          </w:rPr>
          <w:fldChar w:fldCharType="end"/>
        </w:r>
      </w:hyperlink>
    </w:p>
    <w:p w14:paraId="1D7A4EFC" w14:textId="18AA064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3"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Architecture logique</w:t>
        </w:r>
        <w:r>
          <w:rPr>
            <w:noProof/>
            <w:webHidden/>
          </w:rPr>
          <w:tab/>
        </w:r>
        <w:r>
          <w:rPr>
            <w:noProof/>
            <w:webHidden/>
          </w:rPr>
          <w:fldChar w:fldCharType="begin"/>
        </w:r>
        <w:r>
          <w:rPr>
            <w:noProof/>
            <w:webHidden/>
          </w:rPr>
          <w:instrText xml:space="preserve"> PAGEREF _Toc240908223 \h </w:instrText>
        </w:r>
        <w:r>
          <w:rPr>
            <w:noProof/>
            <w:webHidden/>
          </w:rPr>
        </w:r>
        <w:r>
          <w:rPr>
            <w:noProof/>
            <w:webHidden/>
          </w:rPr>
          <w:fldChar w:fldCharType="separate"/>
        </w:r>
        <w:r>
          <w:rPr>
            <w:noProof/>
            <w:webHidden/>
          </w:rPr>
          <w:t>- 99 -</w:t>
        </w:r>
        <w:r>
          <w:rPr>
            <w:noProof/>
            <w:webHidden/>
          </w:rPr>
          <w:fldChar w:fldCharType="end"/>
        </w:r>
      </w:hyperlink>
    </w:p>
    <w:p w14:paraId="7834EB84" w14:textId="2E195D3D"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224" w:history="1">
        <w:r w:rsidRPr="00C87E28">
          <w:rPr>
            <w:rStyle w:val="Lienhypertexte"/>
            <w:noProof/>
          </w:rPr>
          <w:t>III.</w:t>
        </w:r>
        <w:r>
          <w:rPr>
            <w:rFonts w:asciiTheme="minorHAnsi" w:eastAsiaTheme="minorEastAsia" w:hAnsiTheme="minorHAnsi"/>
            <w:noProof/>
            <w:szCs w:val="24"/>
            <w:lang w:eastAsia="fr-FR"/>
          </w:rPr>
          <w:tab/>
        </w:r>
        <w:r w:rsidRPr="00C87E28">
          <w:rPr>
            <w:rStyle w:val="Lienhypertexte"/>
            <w:noProof/>
          </w:rPr>
          <w:t>Diagramme de déploiement</w:t>
        </w:r>
        <w:r>
          <w:rPr>
            <w:noProof/>
            <w:webHidden/>
          </w:rPr>
          <w:tab/>
        </w:r>
        <w:r>
          <w:rPr>
            <w:noProof/>
            <w:webHidden/>
          </w:rPr>
          <w:fldChar w:fldCharType="begin"/>
        </w:r>
        <w:r>
          <w:rPr>
            <w:noProof/>
            <w:webHidden/>
          </w:rPr>
          <w:instrText xml:space="preserve"> PAGEREF _Toc240908224 \h </w:instrText>
        </w:r>
        <w:r>
          <w:rPr>
            <w:noProof/>
            <w:webHidden/>
          </w:rPr>
        </w:r>
        <w:r>
          <w:rPr>
            <w:noProof/>
            <w:webHidden/>
          </w:rPr>
          <w:fldChar w:fldCharType="separate"/>
        </w:r>
        <w:r>
          <w:rPr>
            <w:noProof/>
            <w:webHidden/>
          </w:rPr>
          <w:t>- 101 -</w:t>
        </w:r>
        <w:r>
          <w:rPr>
            <w:noProof/>
            <w:webHidden/>
          </w:rPr>
          <w:fldChar w:fldCharType="end"/>
        </w:r>
      </w:hyperlink>
    </w:p>
    <w:p w14:paraId="213C1C38" w14:textId="04FD94EB"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5" w:history="1">
        <w:r w:rsidRPr="00C87E28">
          <w:rPr>
            <w:rStyle w:val="Lienhypertexte"/>
            <w:noProof/>
            <w:lang w:val="fr"/>
          </w:rPr>
          <w:t>1.</w:t>
        </w:r>
        <w:r>
          <w:rPr>
            <w:rFonts w:asciiTheme="minorHAnsi" w:eastAsiaTheme="minorEastAsia" w:hAnsiTheme="minorHAnsi"/>
            <w:noProof/>
            <w:szCs w:val="24"/>
            <w:lang w:eastAsia="fr-FR"/>
          </w:rPr>
          <w:tab/>
        </w:r>
        <w:r w:rsidRPr="00C87E28">
          <w:rPr>
            <w:rStyle w:val="Lienhypertexte"/>
            <w:noProof/>
            <w:lang w:val="fr"/>
          </w:rPr>
          <w:t>Présentation</w:t>
        </w:r>
        <w:r>
          <w:rPr>
            <w:noProof/>
            <w:webHidden/>
          </w:rPr>
          <w:tab/>
        </w:r>
        <w:r>
          <w:rPr>
            <w:noProof/>
            <w:webHidden/>
          </w:rPr>
          <w:fldChar w:fldCharType="begin"/>
        </w:r>
        <w:r>
          <w:rPr>
            <w:noProof/>
            <w:webHidden/>
          </w:rPr>
          <w:instrText xml:space="preserve"> PAGEREF _Toc240908225 \h </w:instrText>
        </w:r>
        <w:r>
          <w:rPr>
            <w:noProof/>
            <w:webHidden/>
          </w:rPr>
        </w:r>
        <w:r>
          <w:rPr>
            <w:noProof/>
            <w:webHidden/>
          </w:rPr>
          <w:fldChar w:fldCharType="separate"/>
        </w:r>
        <w:r>
          <w:rPr>
            <w:noProof/>
            <w:webHidden/>
          </w:rPr>
          <w:t>- 101 -</w:t>
        </w:r>
        <w:r>
          <w:rPr>
            <w:noProof/>
            <w:webHidden/>
          </w:rPr>
          <w:fldChar w:fldCharType="end"/>
        </w:r>
      </w:hyperlink>
    </w:p>
    <w:p w14:paraId="1A134E2A" w14:textId="230DEAC5"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6"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Formalisme</w:t>
        </w:r>
        <w:r>
          <w:rPr>
            <w:noProof/>
            <w:webHidden/>
          </w:rPr>
          <w:tab/>
        </w:r>
        <w:r>
          <w:rPr>
            <w:noProof/>
            <w:webHidden/>
          </w:rPr>
          <w:fldChar w:fldCharType="begin"/>
        </w:r>
        <w:r>
          <w:rPr>
            <w:noProof/>
            <w:webHidden/>
          </w:rPr>
          <w:instrText xml:space="preserve"> PAGEREF _Toc240908226 \h </w:instrText>
        </w:r>
        <w:r>
          <w:rPr>
            <w:noProof/>
            <w:webHidden/>
          </w:rPr>
        </w:r>
        <w:r>
          <w:rPr>
            <w:noProof/>
            <w:webHidden/>
          </w:rPr>
          <w:fldChar w:fldCharType="separate"/>
        </w:r>
        <w:r>
          <w:rPr>
            <w:noProof/>
            <w:webHidden/>
          </w:rPr>
          <w:t>- 101 -</w:t>
        </w:r>
        <w:r>
          <w:rPr>
            <w:noProof/>
            <w:webHidden/>
          </w:rPr>
          <w:fldChar w:fldCharType="end"/>
        </w:r>
      </w:hyperlink>
    </w:p>
    <w:p w14:paraId="71AA4F1C" w14:textId="2041DE65"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7"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noProof/>
            <w:lang w:val="fr"/>
          </w:rPr>
          <w:t>Exemple de diagramme de déploiement</w:t>
        </w:r>
        <w:r>
          <w:rPr>
            <w:noProof/>
            <w:webHidden/>
          </w:rPr>
          <w:tab/>
        </w:r>
        <w:r>
          <w:rPr>
            <w:noProof/>
            <w:webHidden/>
          </w:rPr>
          <w:fldChar w:fldCharType="begin"/>
        </w:r>
        <w:r>
          <w:rPr>
            <w:noProof/>
            <w:webHidden/>
          </w:rPr>
          <w:instrText xml:space="preserve"> PAGEREF _Toc240908227 \h </w:instrText>
        </w:r>
        <w:r>
          <w:rPr>
            <w:noProof/>
            <w:webHidden/>
          </w:rPr>
        </w:r>
        <w:r>
          <w:rPr>
            <w:noProof/>
            <w:webHidden/>
          </w:rPr>
          <w:fldChar w:fldCharType="separate"/>
        </w:r>
        <w:r>
          <w:rPr>
            <w:noProof/>
            <w:webHidden/>
          </w:rPr>
          <w:t>- 102 -</w:t>
        </w:r>
        <w:r>
          <w:rPr>
            <w:noProof/>
            <w:webHidden/>
          </w:rPr>
          <w:fldChar w:fldCharType="end"/>
        </w:r>
      </w:hyperlink>
    </w:p>
    <w:p w14:paraId="2DA9EBAB" w14:textId="2D3807CB"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28"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Diagramme de déploiement de notre projet</w:t>
        </w:r>
        <w:r>
          <w:rPr>
            <w:noProof/>
            <w:webHidden/>
          </w:rPr>
          <w:tab/>
        </w:r>
        <w:r>
          <w:rPr>
            <w:noProof/>
            <w:webHidden/>
          </w:rPr>
          <w:fldChar w:fldCharType="begin"/>
        </w:r>
        <w:r>
          <w:rPr>
            <w:noProof/>
            <w:webHidden/>
          </w:rPr>
          <w:instrText xml:space="preserve"> PAGEREF _Toc240908228 \h </w:instrText>
        </w:r>
        <w:r>
          <w:rPr>
            <w:noProof/>
            <w:webHidden/>
          </w:rPr>
        </w:r>
        <w:r>
          <w:rPr>
            <w:noProof/>
            <w:webHidden/>
          </w:rPr>
          <w:fldChar w:fldCharType="separate"/>
        </w:r>
        <w:r>
          <w:rPr>
            <w:noProof/>
            <w:webHidden/>
          </w:rPr>
          <w:t>- 102 -</w:t>
        </w:r>
        <w:r>
          <w:rPr>
            <w:noProof/>
            <w:webHidden/>
          </w:rPr>
          <w:fldChar w:fldCharType="end"/>
        </w:r>
      </w:hyperlink>
    </w:p>
    <w:p w14:paraId="6AC2DAC2" w14:textId="7BDD6C32" w:rsidR="004F451F" w:rsidRDefault="004F451F">
      <w:pPr>
        <w:pStyle w:val="TM3"/>
        <w:tabs>
          <w:tab w:val="left" w:pos="1200"/>
          <w:tab w:val="right" w:leader="dot" w:pos="9062"/>
        </w:tabs>
        <w:rPr>
          <w:rFonts w:asciiTheme="minorHAnsi" w:eastAsiaTheme="minorEastAsia" w:hAnsiTheme="minorHAnsi"/>
          <w:noProof/>
          <w:szCs w:val="24"/>
          <w:lang w:eastAsia="fr-FR"/>
        </w:rPr>
      </w:pPr>
      <w:hyperlink w:anchor="_Toc240908229" w:history="1">
        <w:r w:rsidRPr="00C87E28">
          <w:rPr>
            <w:rStyle w:val="Lienhypertexte"/>
            <w:noProof/>
          </w:rPr>
          <w:t>IV.</w:t>
        </w:r>
        <w:r>
          <w:rPr>
            <w:rFonts w:asciiTheme="minorHAnsi" w:eastAsiaTheme="minorEastAsia" w:hAnsiTheme="minorHAnsi"/>
            <w:noProof/>
            <w:szCs w:val="24"/>
            <w:lang w:eastAsia="fr-FR"/>
          </w:rPr>
          <w:tab/>
        </w:r>
        <w:r w:rsidRPr="00C87E28">
          <w:rPr>
            <w:rStyle w:val="Lienhypertexte"/>
            <w:noProof/>
          </w:rPr>
          <w:t>Diagramme de composants</w:t>
        </w:r>
        <w:r>
          <w:rPr>
            <w:noProof/>
            <w:webHidden/>
          </w:rPr>
          <w:tab/>
        </w:r>
        <w:r>
          <w:rPr>
            <w:noProof/>
            <w:webHidden/>
          </w:rPr>
          <w:fldChar w:fldCharType="begin"/>
        </w:r>
        <w:r>
          <w:rPr>
            <w:noProof/>
            <w:webHidden/>
          </w:rPr>
          <w:instrText xml:space="preserve"> PAGEREF _Toc240908229 \h </w:instrText>
        </w:r>
        <w:r>
          <w:rPr>
            <w:noProof/>
            <w:webHidden/>
          </w:rPr>
        </w:r>
        <w:r>
          <w:rPr>
            <w:noProof/>
            <w:webHidden/>
          </w:rPr>
          <w:fldChar w:fldCharType="separate"/>
        </w:r>
        <w:r>
          <w:rPr>
            <w:noProof/>
            <w:webHidden/>
          </w:rPr>
          <w:t>- 103 -</w:t>
        </w:r>
        <w:r>
          <w:rPr>
            <w:noProof/>
            <w:webHidden/>
          </w:rPr>
          <w:fldChar w:fldCharType="end"/>
        </w:r>
      </w:hyperlink>
    </w:p>
    <w:p w14:paraId="504F23EF" w14:textId="4B9CA576"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0" w:history="1">
        <w:r w:rsidRPr="00C87E28">
          <w:rPr>
            <w:rStyle w:val="Lienhypertexte"/>
            <w:noProof/>
            <w:lang w:val="fr"/>
          </w:rPr>
          <w:t>1.</w:t>
        </w:r>
        <w:r>
          <w:rPr>
            <w:rFonts w:asciiTheme="minorHAnsi" w:eastAsiaTheme="minorEastAsia" w:hAnsiTheme="minorHAnsi"/>
            <w:noProof/>
            <w:szCs w:val="24"/>
            <w:lang w:eastAsia="fr-FR"/>
          </w:rPr>
          <w:tab/>
        </w:r>
        <w:r w:rsidRPr="00C87E28">
          <w:rPr>
            <w:rStyle w:val="Lienhypertexte"/>
            <w:noProof/>
            <w:lang w:val="fr"/>
          </w:rPr>
          <w:t>Présentation</w:t>
        </w:r>
        <w:r>
          <w:rPr>
            <w:noProof/>
            <w:webHidden/>
          </w:rPr>
          <w:tab/>
        </w:r>
        <w:r>
          <w:rPr>
            <w:noProof/>
            <w:webHidden/>
          </w:rPr>
          <w:fldChar w:fldCharType="begin"/>
        </w:r>
        <w:r>
          <w:rPr>
            <w:noProof/>
            <w:webHidden/>
          </w:rPr>
          <w:instrText xml:space="preserve"> PAGEREF _Toc240908230 \h </w:instrText>
        </w:r>
        <w:r>
          <w:rPr>
            <w:noProof/>
            <w:webHidden/>
          </w:rPr>
        </w:r>
        <w:r>
          <w:rPr>
            <w:noProof/>
            <w:webHidden/>
          </w:rPr>
          <w:fldChar w:fldCharType="separate"/>
        </w:r>
        <w:r>
          <w:rPr>
            <w:noProof/>
            <w:webHidden/>
          </w:rPr>
          <w:t>- 103 -</w:t>
        </w:r>
        <w:r>
          <w:rPr>
            <w:noProof/>
            <w:webHidden/>
          </w:rPr>
          <w:fldChar w:fldCharType="end"/>
        </w:r>
      </w:hyperlink>
    </w:p>
    <w:p w14:paraId="07227167" w14:textId="1D63193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1" w:history="1">
        <w:r w:rsidRPr="00C87E28">
          <w:rPr>
            <w:rStyle w:val="Lienhypertexte"/>
            <w:noProof/>
            <w:lang w:val="fr"/>
          </w:rPr>
          <w:t>2.</w:t>
        </w:r>
        <w:r>
          <w:rPr>
            <w:rFonts w:asciiTheme="minorHAnsi" w:eastAsiaTheme="minorEastAsia" w:hAnsiTheme="minorHAnsi"/>
            <w:noProof/>
            <w:szCs w:val="24"/>
            <w:lang w:eastAsia="fr-FR"/>
          </w:rPr>
          <w:tab/>
        </w:r>
        <w:r w:rsidRPr="00C87E28">
          <w:rPr>
            <w:rStyle w:val="Lienhypertexte"/>
            <w:noProof/>
            <w:lang w:val="fr"/>
          </w:rPr>
          <w:t>Formalisme</w:t>
        </w:r>
        <w:r>
          <w:rPr>
            <w:noProof/>
            <w:webHidden/>
          </w:rPr>
          <w:tab/>
        </w:r>
        <w:r>
          <w:rPr>
            <w:noProof/>
            <w:webHidden/>
          </w:rPr>
          <w:fldChar w:fldCharType="begin"/>
        </w:r>
        <w:r>
          <w:rPr>
            <w:noProof/>
            <w:webHidden/>
          </w:rPr>
          <w:instrText xml:space="preserve"> PAGEREF _Toc240908231 \h </w:instrText>
        </w:r>
        <w:r>
          <w:rPr>
            <w:noProof/>
            <w:webHidden/>
          </w:rPr>
        </w:r>
        <w:r>
          <w:rPr>
            <w:noProof/>
            <w:webHidden/>
          </w:rPr>
          <w:fldChar w:fldCharType="separate"/>
        </w:r>
        <w:r>
          <w:rPr>
            <w:noProof/>
            <w:webHidden/>
          </w:rPr>
          <w:t>- 103 -</w:t>
        </w:r>
        <w:r>
          <w:rPr>
            <w:noProof/>
            <w:webHidden/>
          </w:rPr>
          <w:fldChar w:fldCharType="end"/>
        </w:r>
      </w:hyperlink>
    </w:p>
    <w:p w14:paraId="4F652D45" w14:textId="136FF8D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2" w:history="1">
        <w:r w:rsidRPr="00C87E28">
          <w:rPr>
            <w:rStyle w:val="Lienhypertexte"/>
            <w:noProof/>
            <w:lang w:val="fr"/>
          </w:rPr>
          <w:t>3.</w:t>
        </w:r>
        <w:r>
          <w:rPr>
            <w:rFonts w:asciiTheme="minorHAnsi" w:eastAsiaTheme="minorEastAsia" w:hAnsiTheme="minorHAnsi"/>
            <w:noProof/>
            <w:szCs w:val="24"/>
            <w:lang w:eastAsia="fr-FR"/>
          </w:rPr>
          <w:tab/>
        </w:r>
        <w:r w:rsidRPr="00C87E28">
          <w:rPr>
            <w:rStyle w:val="Lienhypertexte"/>
            <w:noProof/>
            <w:lang w:val="fr"/>
          </w:rPr>
          <w:t>Exemple de diagramme de composant</w:t>
        </w:r>
        <w:r>
          <w:rPr>
            <w:noProof/>
            <w:webHidden/>
          </w:rPr>
          <w:tab/>
        </w:r>
        <w:r>
          <w:rPr>
            <w:noProof/>
            <w:webHidden/>
          </w:rPr>
          <w:fldChar w:fldCharType="begin"/>
        </w:r>
        <w:r>
          <w:rPr>
            <w:noProof/>
            <w:webHidden/>
          </w:rPr>
          <w:instrText xml:space="preserve"> PAGEREF _Toc240908232 \h </w:instrText>
        </w:r>
        <w:r>
          <w:rPr>
            <w:noProof/>
            <w:webHidden/>
          </w:rPr>
        </w:r>
        <w:r>
          <w:rPr>
            <w:noProof/>
            <w:webHidden/>
          </w:rPr>
          <w:fldChar w:fldCharType="separate"/>
        </w:r>
        <w:r>
          <w:rPr>
            <w:noProof/>
            <w:webHidden/>
          </w:rPr>
          <w:t>- 103 -</w:t>
        </w:r>
        <w:r>
          <w:rPr>
            <w:noProof/>
            <w:webHidden/>
          </w:rPr>
          <w:fldChar w:fldCharType="end"/>
        </w:r>
      </w:hyperlink>
    </w:p>
    <w:p w14:paraId="77869A63" w14:textId="7F2BF5C4"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3" w:history="1">
        <w:r w:rsidRPr="00C87E28">
          <w:rPr>
            <w:rStyle w:val="Lienhypertexte"/>
            <w:noProof/>
            <w:lang w:val="fr"/>
          </w:rPr>
          <w:t>4.</w:t>
        </w:r>
        <w:r>
          <w:rPr>
            <w:rFonts w:asciiTheme="minorHAnsi" w:eastAsiaTheme="minorEastAsia" w:hAnsiTheme="minorHAnsi"/>
            <w:noProof/>
            <w:szCs w:val="24"/>
            <w:lang w:eastAsia="fr-FR"/>
          </w:rPr>
          <w:tab/>
        </w:r>
        <w:r w:rsidRPr="00C87E28">
          <w:rPr>
            <w:rStyle w:val="Lienhypertexte"/>
            <w:noProof/>
            <w:lang w:val="fr"/>
          </w:rPr>
          <w:t>Diagramme de composant de notre projet</w:t>
        </w:r>
        <w:r>
          <w:rPr>
            <w:noProof/>
            <w:webHidden/>
          </w:rPr>
          <w:tab/>
        </w:r>
        <w:r>
          <w:rPr>
            <w:noProof/>
            <w:webHidden/>
          </w:rPr>
          <w:fldChar w:fldCharType="begin"/>
        </w:r>
        <w:r>
          <w:rPr>
            <w:noProof/>
            <w:webHidden/>
          </w:rPr>
          <w:instrText xml:space="preserve"> PAGEREF _Toc240908233 \h </w:instrText>
        </w:r>
        <w:r>
          <w:rPr>
            <w:noProof/>
            <w:webHidden/>
          </w:rPr>
        </w:r>
        <w:r>
          <w:rPr>
            <w:noProof/>
            <w:webHidden/>
          </w:rPr>
          <w:fldChar w:fldCharType="separate"/>
        </w:r>
        <w:r>
          <w:rPr>
            <w:noProof/>
            <w:webHidden/>
          </w:rPr>
          <w:t>- 104 -</w:t>
        </w:r>
        <w:r>
          <w:rPr>
            <w:noProof/>
            <w:webHidden/>
          </w:rPr>
          <w:fldChar w:fldCharType="end"/>
        </w:r>
      </w:hyperlink>
    </w:p>
    <w:p w14:paraId="01DDBE81" w14:textId="5BB48AE4" w:rsidR="004F451F" w:rsidRDefault="004F451F">
      <w:pPr>
        <w:pStyle w:val="TM2"/>
        <w:tabs>
          <w:tab w:val="right" w:leader="dot" w:pos="9062"/>
        </w:tabs>
        <w:rPr>
          <w:rFonts w:asciiTheme="minorHAnsi" w:eastAsiaTheme="minorEastAsia" w:hAnsiTheme="minorHAnsi"/>
          <w:noProof/>
          <w:szCs w:val="24"/>
          <w:lang w:eastAsia="fr-FR"/>
        </w:rPr>
      </w:pPr>
      <w:hyperlink w:anchor="_Toc240908234" w:history="1">
        <w:r w:rsidRPr="00C87E28">
          <w:rPr>
            <w:rStyle w:val="Lienhypertexte"/>
            <w:noProof/>
          </w:rPr>
          <w:t>CONCLUSION</w:t>
        </w:r>
        <w:r>
          <w:rPr>
            <w:noProof/>
            <w:webHidden/>
          </w:rPr>
          <w:tab/>
        </w:r>
        <w:r>
          <w:rPr>
            <w:noProof/>
            <w:webHidden/>
          </w:rPr>
          <w:fldChar w:fldCharType="begin"/>
        </w:r>
        <w:r>
          <w:rPr>
            <w:noProof/>
            <w:webHidden/>
          </w:rPr>
          <w:instrText xml:space="preserve"> PAGEREF _Toc240908234 \h </w:instrText>
        </w:r>
        <w:r>
          <w:rPr>
            <w:noProof/>
            <w:webHidden/>
          </w:rPr>
        </w:r>
        <w:r>
          <w:rPr>
            <w:noProof/>
            <w:webHidden/>
          </w:rPr>
          <w:fldChar w:fldCharType="separate"/>
        </w:r>
        <w:r>
          <w:rPr>
            <w:noProof/>
            <w:webHidden/>
          </w:rPr>
          <w:t>- 105 -</w:t>
        </w:r>
        <w:r>
          <w:rPr>
            <w:noProof/>
            <w:webHidden/>
          </w:rPr>
          <w:fldChar w:fldCharType="end"/>
        </w:r>
      </w:hyperlink>
    </w:p>
    <w:p w14:paraId="32E21C20" w14:textId="363EA240" w:rsidR="004F451F" w:rsidRDefault="004F451F">
      <w:pPr>
        <w:pStyle w:val="TM2"/>
        <w:tabs>
          <w:tab w:val="right" w:leader="dot" w:pos="9062"/>
        </w:tabs>
        <w:rPr>
          <w:rFonts w:asciiTheme="minorHAnsi" w:eastAsiaTheme="minorEastAsia" w:hAnsiTheme="minorHAnsi"/>
          <w:noProof/>
          <w:szCs w:val="24"/>
          <w:lang w:eastAsia="fr-FR"/>
        </w:rPr>
      </w:pPr>
      <w:hyperlink w:anchor="_Toc240908235" w:history="1">
        <w:r w:rsidRPr="00C87E28">
          <w:rPr>
            <w:rStyle w:val="Lienhypertexte"/>
            <w:noProof/>
          </w:rPr>
          <w:t>DOSSIER 6 : Test de fonctionnalités</w:t>
        </w:r>
        <w:r>
          <w:rPr>
            <w:noProof/>
            <w:webHidden/>
          </w:rPr>
          <w:tab/>
        </w:r>
        <w:r>
          <w:rPr>
            <w:noProof/>
            <w:webHidden/>
          </w:rPr>
          <w:fldChar w:fldCharType="begin"/>
        </w:r>
        <w:r>
          <w:rPr>
            <w:noProof/>
            <w:webHidden/>
          </w:rPr>
          <w:instrText xml:space="preserve"> PAGEREF _Toc240908235 \h </w:instrText>
        </w:r>
        <w:r>
          <w:rPr>
            <w:noProof/>
            <w:webHidden/>
          </w:rPr>
        </w:r>
        <w:r>
          <w:rPr>
            <w:noProof/>
            <w:webHidden/>
          </w:rPr>
          <w:fldChar w:fldCharType="separate"/>
        </w:r>
        <w:r>
          <w:rPr>
            <w:noProof/>
            <w:webHidden/>
          </w:rPr>
          <w:t>- 106 -</w:t>
        </w:r>
        <w:r>
          <w:rPr>
            <w:noProof/>
            <w:webHidden/>
          </w:rPr>
          <w:fldChar w:fldCharType="end"/>
        </w:r>
      </w:hyperlink>
    </w:p>
    <w:p w14:paraId="275DD97C" w14:textId="79EFA116" w:rsidR="004F451F" w:rsidRDefault="004F451F">
      <w:pPr>
        <w:pStyle w:val="TM3"/>
        <w:tabs>
          <w:tab w:val="right" w:leader="dot" w:pos="9062"/>
        </w:tabs>
        <w:rPr>
          <w:rFonts w:asciiTheme="minorHAnsi" w:eastAsiaTheme="minorEastAsia" w:hAnsiTheme="minorHAnsi"/>
          <w:noProof/>
          <w:szCs w:val="24"/>
          <w:lang w:eastAsia="fr-FR"/>
        </w:rPr>
      </w:pPr>
      <w:hyperlink w:anchor="_Toc240908236"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_Toc240908236 \h </w:instrText>
        </w:r>
        <w:r>
          <w:rPr>
            <w:noProof/>
            <w:webHidden/>
          </w:rPr>
        </w:r>
        <w:r>
          <w:rPr>
            <w:noProof/>
            <w:webHidden/>
          </w:rPr>
          <w:fldChar w:fldCharType="separate"/>
        </w:r>
        <w:r>
          <w:rPr>
            <w:noProof/>
            <w:webHidden/>
          </w:rPr>
          <w:t>- 107 -</w:t>
        </w:r>
        <w:r>
          <w:rPr>
            <w:noProof/>
            <w:webHidden/>
          </w:rPr>
          <w:fldChar w:fldCharType="end"/>
        </w:r>
      </w:hyperlink>
    </w:p>
    <w:p w14:paraId="566D3D11" w14:textId="1DB55E18" w:rsidR="004F451F" w:rsidRDefault="004F451F">
      <w:pPr>
        <w:pStyle w:val="TM3"/>
        <w:tabs>
          <w:tab w:val="right" w:leader="dot" w:pos="9062"/>
        </w:tabs>
        <w:rPr>
          <w:rFonts w:asciiTheme="minorHAnsi" w:eastAsiaTheme="minorEastAsia" w:hAnsiTheme="minorHAnsi"/>
          <w:noProof/>
          <w:szCs w:val="24"/>
          <w:lang w:eastAsia="fr-FR"/>
        </w:rPr>
      </w:pPr>
      <w:hyperlink w:anchor="_Toc240908237" w:history="1">
        <w:r w:rsidRPr="00C87E28">
          <w:rPr>
            <w:rStyle w:val="Lienhypertexte"/>
            <w:noProof/>
          </w:rPr>
          <w:t>TEST DE FONCTIONNALITÉS</w:t>
        </w:r>
        <w:r>
          <w:rPr>
            <w:noProof/>
            <w:webHidden/>
          </w:rPr>
          <w:tab/>
        </w:r>
        <w:r>
          <w:rPr>
            <w:noProof/>
            <w:webHidden/>
          </w:rPr>
          <w:fldChar w:fldCharType="begin"/>
        </w:r>
        <w:r>
          <w:rPr>
            <w:noProof/>
            <w:webHidden/>
          </w:rPr>
          <w:instrText xml:space="preserve"> PAGEREF _Toc240908237 \h </w:instrText>
        </w:r>
        <w:r>
          <w:rPr>
            <w:noProof/>
            <w:webHidden/>
          </w:rPr>
        </w:r>
        <w:r>
          <w:rPr>
            <w:noProof/>
            <w:webHidden/>
          </w:rPr>
          <w:fldChar w:fldCharType="separate"/>
        </w:r>
        <w:r>
          <w:rPr>
            <w:noProof/>
            <w:webHidden/>
          </w:rPr>
          <w:t>- 108 -</w:t>
        </w:r>
        <w:r>
          <w:rPr>
            <w:noProof/>
            <w:webHidden/>
          </w:rPr>
          <w:fldChar w:fldCharType="end"/>
        </w:r>
      </w:hyperlink>
    </w:p>
    <w:p w14:paraId="37CC98E8" w14:textId="389028C4"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8" w:history="1">
        <w:r w:rsidRPr="00C87E28">
          <w:rPr>
            <w:rStyle w:val="Lienhypertexte"/>
            <w:noProof/>
          </w:rPr>
          <w:t>1.</w:t>
        </w:r>
        <w:r>
          <w:rPr>
            <w:rFonts w:asciiTheme="minorHAnsi" w:eastAsiaTheme="minorEastAsia" w:hAnsiTheme="minorHAnsi"/>
            <w:noProof/>
            <w:szCs w:val="24"/>
            <w:lang w:eastAsia="fr-FR"/>
          </w:rPr>
          <w:tab/>
        </w:r>
        <w:r w:rsidRPr="00C87E28">
          <w:rPr>
            <w:rStyle w:val="Lienhypertexte"/>
            <w:noProof/>
          </w:rPr>
          <w:t>Inscription</w:t>
        </w:r>
        <w:r>
          <w:rPr>
            <w:noProof/>
            <w:webHidden/>
          </w:rPr>
          <w:tab/>
        </w:r>
        <w:r>
          <w:rPr>
            <w:noProof/>
            <w:webHidden/>
          </w:rPr>
          <w:fldChar w:fldCharType="begin"/>
        </w:r>
        <w:r>
          <w:rPr>
            <w:noProof/>
            <w:webHidden/>
          </w:rPr>
          <w:instrText xml:space="preserve"> PAGEREF _Toc240908238 \h </w:instrText>
        </w:r>
        <w:r>
          <w:rPr>
            <w:noProof/>
            <w:webHidden/>
          </w:rPr>
        </w:r>
        <w:r>
          <w:rPr>
            <w:noProof/>
            <w:webHidden/>
          </w:rPr>
          <w:fldChar w:fldCharType="separate"/>
        </w:r>
        <w:r>
          <w:rPr>
            <w:noProof/>
            <w:webHidden/>
          </w:rPr>
          <w:t>- 108 -</w:t>
        </w:r>
        <w:r>
          <w:rPr>
            <w:noProof/>
            <w:webHidden/>
          </w:rPr>
          <w:fldChar w:fldCharType="end"/>
        </w:r>
      </w:hyperlink>
    </w:p>
    <w:p w14:paraId="3F12CD0E" w14:textId="6B78E157"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39" w:history="1">
        <w:r w:rsidRPr="00C87E28">
          <w:rPr>
            <w:rStyle w:val="Lienhypertexte"/>
            <w:noProof/>
          </w:rPr>
          <w:t>2.</w:t>
        </w:r>
        <w:r>
          <w:rPr>
            <w:rFonts w:asciiTheme="minorHAnsi" w:eastAsiaTheme="minorEastAsia" w:hAnsiTheme="minorHAnsi"/>
            <w:noProof/>
            <w:szCs w:val="24"/>
            <w:lang w:eastAsia="fr-FR"/>
          </w:rPr>
          <w:tab/>
        </w:r>
        <w:r w:rsidRPr="00C87E28">
          <w:rPr>
            <w:rStyle w:val="Lienhypertexte"/>
            <w:noProof/>
          </w:rPr>
          <w:t>Connexion</w:t>
        </w:r>
        <w:r>
          <w:rPr>
            <w:noProof/>
            <w:webHidden/>
          </w:rPr>
          <w:tab/>
        </w:r>
        <w:r>
          <w:rPr>
            <w:noProof/>
            <w:webHidden/>
          </w:rPr>
          <w:fldChar w:fldCharType="begin"/>
        </w:r>
        <w:r>
          <w:rPr>
            <w:noProof/>
            <w:webHidden/>
          </w:rPr>
          <w:instrText xml:space="preserve"> PAGEREF _Toc240908239 \h </w:instrText>
        </w:r>
        <w:r>
          <w:rPr>
            <w:noProof/>
            <w:webHidden/>
          </w:rPr>
        </w:r>
        <w:r>
          <w:rPr>
            <w:noProof/>
            <w:webHidden/>
          </w:rPr>
          <w:fldChar w:fldCharType="separate"/>
        </w:r>
        <w:r>
          <w:rPr>
            <w:noProof/>
            <w:webHidden/>
          </w:rPr>
          <w:t>- 109 -</w:t>
        </w:r>
        <w:r>
          <w:rPr>
            <w:noProof/>
            <w:webHidden/>
          </w:rPr>
          <w:fldChar w:fldCharType="end"/>
        </w:r>
      </w:hyperlink>
    </w:p>
    <w:p w14:paraId="4F516495" w14:textId="4D33E505" w:rsidR="004F451F" w:rsidRDefault="004F451F">
      <w:pPr>
        <w:pStyle w:val="TM3"/>
        <w:tabs>
          <w:tab w:val="right" w:leader="dot" w:pos="9062"/>
        </w:tabs>
        <w:rPr>
          <w:rFonts w:asciiTheme="minorHAnsi" w:eastAsiaTheme="minorEastAsia" w:hAnsiTheme="minorHAnsi"/>
          <w:noProof/>
          <w:szCs w:val="24"/>
          <w:lang w:eastAsia="fr-FR"/>
        </w:rPr>
      </w:pPr>
      <w:hyperlink w:anchor="_Toc240908240" w:history="1">
        <w:r w:rsidRPr="00C87E28">
          <w:rPr>
            <w:rStyle w:val="Lienhypertexte"/>
            <w:noProof/>
          </w:rPr>
          <w:t>CONCLUSION</w:t>
        </w:r>
        <w:r>
          <w:rPr>
            <w:noProof/>
            <w:webHidden/>
          </w:rPr>
          <w:tab/>
        </w:r>
        <w:r>
          <w:rPr>
            <w:noProof/>
            <w:webHidden/>
          </w:rPr>
          <w:fldChar w:fldCharType="begin"/>
        </w:r>
        <w:r>
          <w:rPr>
            <w:noProof/>
            <w:webHidden/>
          </w:rPr>
          <w:instrText xml:space="preserve"> PAGEREF _Toc240908240 \h </w:instrText>
        </w:r>
        <w:r>
          <w:rPr>
            <w:noProof/>
            <w:webHidden/>
          </w:rPr>
        </w:r>
        <w:r>
          <w:rPr>
            <w:noProof/>
            <w:webHidden/>
          </w:rPr>
          <w:fldChar w:fldCharType="separate"/>
        </w:r>
        <w:r>
          <w:rPr>
            <w:noProof/>
            <w:webHidden/>
          </w:rPr>
          <w:t>- 110 -</w:t>
        </w:r>
        <w:r>
          <w:rPr>
            <w:noProof/>
            <w:webHidden/>
          </w:rPr>
          <w:fldChar w:fldCharType="end"/>
        </w:r>
      </w:hyperlink>
    </w:p>
    <w:p w14:paraId="008C8173" w14:textId="3B858D40" w:rsidR="004F451F" w:rsidRDefault="004F451F">
      <w:pPr>
        <w:pStyle w:val="TM2"/>
        <w:tabs>
          <w:tab w:val="right" w:leader="dot" w:pos="9062"/>
        </w:tabs>
        <w:rPr>
          <w:rFonts w:asciiTheme="minorHAnsi" w:eastAsiaTheme="minorEastAsia" w:hAnsiTheme="minorHAnsi"/>
          <w:noProof/>
          <w:szCs w:val="24"/>
          <w:lang w:eastAsia="fr-FR"/>
        </w:rPr>
      </w:pPr>
      <w:hyperlink w:anchor="_Toc240908241" w:history="1">
        <w:r w:rsidRPr="00C87E28">
          <w:rPr>
            <w:rStyle w:val="Lienhypertexte"/>
            <w:noProof/>
          </w:rPr>
          <w:t>DOSSIER 7 : Guide d’utilisation</w:t>
        </w:r>
        <w:r>
          <w:rPr>
            <w:noProof/>
            <w:webHidden/>
          </w:rPr>
          <w:tab/>
        </w:r>
        <w:r>
          <w:rPr>
            <w:noProof/>
            <w:webHidden/>
          </w:rPr>
          <w:fldChar w:fldCharType="begin"/>
        </w:r>
        <w:r>
          <w:rPr>
            <w:noProof/>
            <w:webHidden/>
          </w:rPr>
          <w:instrText xml:space="preserve"> PAGEREF _Toc240908241 \h </w:instrText>
        </w:r>
        <w:r>
          <w:rPr>
            <w:noProof/>
            <w:webHidden/>
          </w:rPr>
        </w:r>
        <w:r>
          <w:rPr>
            <w:noProof/>
            <w:webHidden/>
          </w:rPr>
          <w:fldChar w:fldCharType="separate"/>
        </w:r>
        <w:r>
          <w:rPr>
            <w:noProof/>
            <w:webHidden/>
          </w:rPr>
          <w:t>- 111 -</w:t>
        </w:r>
        <w:r>
          <w:rPr>
            <w:noProof/>
            <w:webHidden/>
          </w:rPr>
          <w:fldChar w:fldCharType="end"/>
        </w:r>
      </w:hyperlink>
    </w:p>
    <w:p w14:paraId="294EB9AC" w14:textId="4B8B0D36" w:rsidR="004F451F" w:rsidRDefault="004F451F">
      <w:pPr>
        <w:pStyle w:val="TM3"/>
        <w:tabs>
          <w:tab w:val="right" w:leader="dot" w:pos="9062"/>
        </w:tabs>
        <w:rPr>
          <w:rFonts w:asciiTheme="minorHAnsi" w:eastAsiaTheme="minorEastAsia" w:hAnsiTheme="minorHAnsi"/>
          <w:noProof/>
          <w:szCs w:val="24"/>
          <w:lang w:eastAsia="fr-FR"/>
        </w:rPr>
      </w:pPr>
      <w:hyperlink w:anchor="_Toc240908242" w:history="1">
        <w:r w:rsidRPr="00C87E28">
          <w:rPr>
            <w:rStyle w:val="Lienhypertexte"/>
            <w:noProof/>
          </w:rPr>
          <w:t>INTRODUCTION</w:t>
        </w:r>
        <w:r>
          <w:rPr>
            <w:noProof/>
            <w:webHidden/>
          </w:rPr>
          <w:tab/>
        </w:r>
        <w:r>
          <w:rPr>
            <w:noProof/>
            <w:webHidden/>
          </w:rPr>
          <w:fldChar w:fldCharType="begin"/>
        </w:r>
        <w:r>
          <w:rPr>
            <w:noProof/>
            <w:webHidden/>
          </w:rPr>
          <w:instrText xml:space="preserve"> PAGEREF _Toc240908242 \h </w:instrText>
        </w:r>
        <w:r>
          <w:rPr>
            <w:noProof/>
            <w:webHidden/>
          </w:rPr>
        </w:r>
        <w:r>
          <w:rPr>
            <w:noProof/>
            <w:webHidden/>
          </w:rPr>
          <w:fldChar w:fldCharType="separate"/>
        </w:r>
        <w:r>
          <w:rPr>
            <w:noProof/>
            <w:webHidden/>
          </w:rPr>
          <w:t>- 112 -</w:t>
        </w:r>
        <w:r>
          <w:rPr>
            <w:noProof/>
            <w:webHidden/>
          </w:rPr>
          <w:fldChar w:fldCharType="end"/>
        </w:r>
      </w:hyperlink>
    </w:p>
    <w:p w14:paraId="4C35CB5C" w14:textId="3C5C989D" w:rsidR="004F451F" w:rsidRDefault="004F451F">
      <w:pPr>
        <w:pStyle w:val="TM3"/>
        <w:tabs>
          <w:tab w:val="right" w:leader="dot" w:pos="9062"/>
        </w:tabs>
        <w:rPr>
          <w:rFonts w:asciiTheme="minorHAnsi" w:eastAsiaTheme="minorEastAsia" w:hAnsiTheme="minorHAnsi"/>
          <w:noProof/>
          <w:szCs w:val="24"/>
          <w:lang w:eastAsia="fr-FR"/>
        </w:rPr>
      </w:pPr>
      <w:hyperlink w:anchor="_Toc240908243" w:history="1">
        <w:r w:rsidRPr="00C87E28">
          <w:rPr>
            <w:rStyle w:val="Lienhypertexte"/>
            <w:noProof/>
          </w:rPr>
          <w:t>GUIDE D’UTILISATION</w:t>
        </w:r>
        <w:r>
          <w:rPr>
            <w:noProof/>
            <w:webHidden/>
          </w:rPr>
          <w:tab/>
        </w:r>
        <w:r>
          <w:rPr>
            <w:noProof/>
            <w:webHidden/>
          </w:rPr>
          <w:fldChar w:fldCharType="begin"/>
        </w:r>
        <w:r>
          <w:rPr>
            <w:noProof/>
            <w:webHidden/>
          </w:rPr>
          <w:instrText xml:space="preserve"> PAGEREF _Toc240908243 \h </w:instrText>
        </w:r>
        <w:r>
          <w:rPr>
            <w:noProof/>
            <w:webHidden/>
          </w:rPr>
        </w:r>
        <w:r>
          <w:rPr>
            <w:noProof/>
            <w:webHidden/>
          </w:rPr>
          <w:fldChar w:fldCharType="separate"/>
        </w:r>
        <w:r>
          <w:rPr>
            <w:noProof/>
            <w:webHidden/>
          </w:rPr>
          <w:t>- 113 -</w:t>
        </w:r>
        <w:r>
          <w:rPr>
            <w:noProof/>
            <w:webHidden/>
          </w:rPr>
          <w:fldChar w:fldCharType="end"/>
        </w:r>
      </w:hyperlink>
    </w:p>
    <w:p w14:paraId="46C75F87" w14:textId="03631FA6"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44" w:history="1">
        <w:r w:rsidRPr="00C87E28">
          <w:rPr>
            <w:rStyle w:val="Lienhypertexte"/>
            <w:noProof/>
            <w:lang w:eastAsia="fr-FR"/>
          </w:rPr>
          <w:t>1.</w:t>
        </w:r>
        <w:r>
          <w:rPr>
            <w:rFonts w:asciiTheme="minorHAnsi" w:eastAsiaTheme="minorEastAsia" w:hAnsiTheme="minorHAnsi"/>
            <w:noProof/>
            <w:szCs w:val="24"/>
            <w:lang w:eastAsia="fr-FR"/>
          </w:rPr>
          <w:tab/>
        </w:r>
        <w:r w:rsidRPr="00C87E28">
          <w:rPr>
            <w:rStyle w:val="Lienhypertexte"/>
            <w:noProof/>
            <w:lang w:eastAsia="fr-FR"/>
          </w:rPr>
          <w:t>Page d’accueil</w:t>
        </w:r>
        <w:r>
          <w:rPr>
            <w:noProof/>
            <w:webHidden/>
          </w:rPr>
          <w:tab/>
        </w:r>
        <w:r>
          <w:rPr>
            <w:noProof/>
            <w:webHidden/>
          </w:rPr>
          <w:fldChar w:fldCharType="begin"/>
        </w:r>
        <w:r>
          <w:rPr>
            <w:noProof/>
            <w:webHidden/>
          </w:rPr>
          <w:instrText xml:space="preserve"> PAGEREF _Toc240908244 \h </w:instrText>
        </w:r>
        <w:r>
          <w:rPr>
            <w:noProof/>
            <w:webHidden/>
          </w:rPr>
        </w:r>
        <w:r>
          <w:rPr>
            <w:noProof/>
            <w:webHidden/>
          </w:rPr>
          <w:fldChar w:fldCharType="separate"/>
        </w:r>
        <w:r>
          <w:rPr>
            <w:noProof/>
            <w:webHidden/>
          </w:rPr>
          <w:t>- 113 -</w:t>
        </w:r>
        <w:r>
          <w:rPr>
            <w:noProof/>
            <w:webHidden/>
          </w:rPr>
          <w:fldChar w:fldCharType="end"/>
        </w:r>
      </w:hyperlink>
    </w:p>
    <w:p w14:paraId="69A88AC4" w14:textId="05958E99"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45" w:history="1">
        <w:r w:rsidRPr="00C87E28">
          <w:rPr>
            <w:rStyle w:val="Lienhypertexte"/>
            <w:noProof/>
            <w:lang w:eastAsia="fr-FR"/>
          </w:rPr>
          <w:t>2.</w:t>
        </w:r>
        <w:r>
          <w:rPr>
            <w:rFonts w:asciiTheme="minorHAnsi" w:eastAsiaTheme="minorEastAsia" w:hAnsiTheme="minorHAnsi"/>
            <w:noProof/>
            <w:szCs w:val="24"/>
            <w:lang w:eastAsia="fr-FR"/>
          </w:rPr>
          <w:tab/>
        </w:r>
        <w:r w:rsidRPr="00C87E28">
          <w:rPr>
            <w:rStyle w:val="Lienhypertexte"/>
            <w:noProof/>
            <w:lang w:eastAsia="fr-FR"/>
          </w:rPr>
          <w:t>Page d’inscription</w:t>
        </w:r>
        <w:r>
          <w:rPr>
            <w:noProof/>
            <w:webHidden/>
          </w:rPr>
          <w:tab/>
        </w:r>
        <w:r>
          <w:rPr>
            <w:noProof/>
            <w:webHidden/>
          </w:rPr>
          <w:fldChar w:fldCharType="begin"/>
        </w:r>
        <w:r>
          <w:rPr>
            <w:noProof/>
            <w:webHidden/>
          </w:rPr>
          <w:instrText xml:space="preserve"> PAGEREF _Toc240908245 \h </w:instrText>
        </w:r>
        <w:r>
          <w:rPr>
            <w:noProof/>
            <w:webHidden/>
          </w:rPr>
        </w:r>
        <w:r>
          <w:rPr>
            <w:noProof/>
            <w:webHidden/>
          </w:rPr>
          <w:fldChar w:fldCharType="separate"/>
        </w:r>
        <w:r>
          <w:rPr>
            <w:noProof/>
            <w:webHidden/>
          </w:rPr>
          <w:t>- 114 -</w:t>
        </w:r>
        <w:r>
          <w:rPr>
            <w:noProof/>
            <w:webHidden/>
          </w:rPr>
          <w:fldChar w:fldCharType="end"/>
        </w:r>
      </w:hyperlink>
    </w:p>
    <w:p w14:paraId="01E08169" w14:textId="7CED05DA"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46" w:history="1">
        <w:r w:rsidRPr="00C87E28">
          <w:rPr>
            <w:rStyle w:val="Lienhypertexte"/>
            <w:noProof/>
            <w:lang w:eastAsia="fr-FR"/>
          </w:rPr>
          <w:t>3.</w:t>
        </w:r>
        <w:r>
          <w:rPr>
            <w:rFonts w:asciiTheme="minorHAnsi" w:eastAsiaTheme="minorEastAsia" w:hAnsiTheme="minorHAnsi"/>
            <w:noProof/>
            <w:szCs w:val="24"/>
            <w:lang w:eastAsia="fr-FR"/>
          </w:rPr>
          <w:tab/>
        </w:r>
        <w:r w:rsidRPr="00C87E28">
          <w:rPr>
            <w:rStyle w:val="Lienhypertexte"/>
            <w:noProof/>
            <w:lang w:eastAsia="fr-FR"/>
          </w:rPr>
          <w:t>Page de connexion</w:t>
        </w:r>
        <w:r>
          <w:rPr>
            <w:noProof/>
            <w:webHidden/>
          </w:rPr>
          <w:tab/>
        </w:r>
        <w:r>
          <w:rPr>
            <w:noProof/>
            <w:webHidden/>
          </w:rPr>
          <w:fldChar w:fldCharType="begin"/>
        </w:r>
        <w:r>
          <w:rPr>
            <w:noProof/>
            <w:webHidden/>
          </w:rPr>
          <w:instrText xml:space="preserve"> PAGEREF _Toc240908246 \h </w:instrText>
        </w:r>
        <w:r>
          <w:rPr>
            <w:noProof/>
            <w:webHidden/>
          </w:rPr>
        </w:r>
        <w:r>
          <w:rPr>
            <w:noProof/>
            <w:webHidden/>
          </w:rPr>
          <w:fldChar w:fldCharType="separate"/>
        </w:r>
        <w:r>
          <w:rPr>
            <w:noProof/>
            <w:webHidden/>
          </w:rPr>
          <w:t>- 115 -</w:t>
        </w:r>
        <w:r>
          <w:rPr>
            <w:noProof/>
            <w:webHidden/>
          </w:rPr>
          <w:fldChar w:fldCharType="end"/>
        </w:r>
      </w:hyperlink>
    </w:p>
    <w:p w14:paraId="1CD14475" w14:textId="11F8AEB2"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47" w:history="1">
        <w:r w:rsidRPr="00C87E28">
          <w:rPr>
            <w:rStyle w:val="Lienhypertexte"/>
            <w:noProof/>
            <w:lang w:eastAsia="fr-FR"/>
          </w:rPr>
          <w:t>4.</w:t>
        </w:r>
        <w:r>
          <w:rPr>
            <w:rFonts w:asciiTheme="minorHAnsi" w:eastAsiaTheme="minorEastAsia" w:hAnsiTheme="minorHAnsi"/>
            <w:noProof/>
            <w:szCs w:val="24"/>
            <w:lang w:eastAsia="fr-FR"/>
          </w:rPr>
          <w:tab/>
        </w:r>
        <w:r w:rsidRPr="00C87E28">
          <w:rPr>
            <w:rStyle w:val="Lienhypertexte"/>
            <w:noProof/>
            <w:lang w:eastAsia="fr-FR"/>
          </w:rPr>
          <w:t>Dashboard Producteur</w:t>
        </w:r>
        <w:r>
          <w:rPr>
            <w:noProof/>
            <w:webHidden/>
          </w:rPr>
          <w:tab/>
        </w:r>
        <w:r>
          <w:rPr>
            <w:noProof/>
            <w:webHidden/>
          </w:rPr>
          <w:fldChar w:fldCharType="begin"/>
        </w:r>
        <w:r>
          <w:rPr>
            <w:noProof/>
            <w:webHidden/>
          </w:rPr>
          <w:instrText xml:space="preserve"> PAGEREF _Toc240908247 \h </w:instrText>
        </w:r>
        <w:r>
          <w:rPr>
            <w:noProof/>
            <w:webHidden/>
          </w:rPr>
        </w:r>
        <w:r>
          <w:rPr>
            <w:noProof/>
            <w:webHidden/>
          </w:rPr>
          <w:fldChar w:fldCharType="separate"/>
        </w:r>
        <w:r>
          <w:rPr>
            <w:noProof/>
            <w:webHidden/>
          </w:rPr>
          <w:t>- 116 -</w:t>
        </w:r>
        <w:r>
          <w:rPr>
            <w:noProof/>
            <w:webHidden/>
          </w:rPr>
          <w:fldChar w:fldCharType="end"/>
        </w:r>
      </w:hyperlink>
    </w:p>
    <w:p w14:paraId="233BEF89" w14:textId="58DAC34A" w:rsidR="004F451F" w:rsidRDefault="004F451F">
      <w:pPr>
        <w:pStyle w:val="TM2"/>
        <w:tabs>
          <w:tab w:val="right" w:leader="dot" w:pos="9062"/>
        </w:tabs>
        <w:rPr>
          <w:rFonts w:asciiTheme="minorHAnsi" w:eastAsiaTheme="minorEastAsia" w:hAnsiTheme="minorHAnsi"/>
          <w:noProof/>
          <w:szCs w:val="24"/>
          <w:lang w:eastAsia="fr-FR"/>
        </w:rPr>
      </w:pPr>
      <w:hyperlink w:anchor="_Toc240908248" w:history="1">
        <w:r w:rsidRPr="00C87E28">
          <w:rPr>
            <w:rStyle w:val="Lienhypertexte"/>
            <w:i/>
            <w:iCs/>
            <w:noProof/>
          </w:rPr>
          <w:t>Figure 43 : Dashboard Producteur</w:t>
        </w:r>
        <w:r>
          <w:rPr>
            <w:noProof/>
            <w:webHidden/>
          </w:rPr>
          <w:tab/>
        </w:r>
        <w:r>
          <w:rPr>
            <w:noProof/>
            <w:webHidden/>
          </w:rPr>
          <w:fldChar w:fldCharType="begin"/>
        </w:r>
        <w:r>
          <w:rPr>
            <w:noProof/>
            <w:webHidden/>
          </w:rPr>
          <w:instrText xml:space="preserve"> PAGEREF _Toc240908248 \h </w:instrText>
        </w:r>
        <w:r>
          <w:rPr>
            <w:noProof/>
            <w:webHidden/>
          </w:rPr>
        </w:r>
        <w:r>
          <w:rPr>
            <w:noProof/>
            <w:webHidden/>
          </w:rPr>
          <w:fldChar w:fldCharType="separate"/>
        </w:r>
        <w:r>
          <w:rPr>
            <w:noProof/>
            <w:webHidden/>
          </w:rPr>
          <w:t>- 116 -</w:t>
        </w:r>
        <w:r>
          <w:rPr>
            <w:noProof/>
            <w:webHidden/>
          </w:rPr>
          <w:fldChar w:fldCharType="end"/>
        </w:r>
      </w:hyperlink>
    </w:p>
    <w:p w14:paraId="4D6119A2" w14:textId="460095AD"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49" w:history="1">
        <w:r w:rsidRPr="00C87E28">
          <w:rPr>
            <w:rStyle w:val="Lienhypertexte"/>
            <w:noProof/>
            <w:lang w:eastAsia="fr-FR"/>
          </w:rPr>
          <w:t>5.</w:t>
        </w:r>
        <w:r>
          <w:rPr>
            <w:rFonts w:asciiTheme="minorHAnsi" w:eastAsiaTheme="minorEastAsia" w:hAnsiTheme="minorHAnsi"/>
            <w:noProof/>
            <w:szCs w:val="24"/>
            <w:lang w:eastAsia="fr-FR"/>
          </w:rPr>
          <w:tab/>
        </w:r>
        <w:r w:rsidRPr="00C87E28">
          <w:rPr>
            <w:rStyle w:val="Lienhypertexte"/>
            <w:noProof/>
            <w:lang w:eastAsia="fr-FR"/>
          </w:rPr>
          <w:t>Page « Mes exploitations »</w:t>
        </w:r>
        <w:r>
          <w:rPr>
            <w:noProof/>
            <w:webHidden/>
          </w:rPr>
          <w:tab/>
        </w:r>
        <w:r>
          <w:rPr>
            <w:noProof/>
            <w:webHidden/>
          </w:rPr>
          <w:fldChar w:fldCharType="begin"/>
        </w:r>
        <w:r>
          <w:rPr>
            <w:noProof/>
            <w:webHidden/>
          </w:rPr>
          <w:instrText xml:space="preserve"> PAGEREF _Toc240908249 \h </w:instrText>
        </w:r>
        <w:r>
          <w:rPr>
            <w:noProof/>
            <w:webHidden/>
          </w:rPr>
        </w:r>
        <w:r>
          <w:rPr>
            <w:noProof/>
            <w:webHidden/>
          </w:rPr>
          <w:fldChar w:fldCharType="separate"/>
        </w:r>
        <w:r>
          <w:rPr>
            <w:noProof/>
            <w:webHidden/>
          </w:rPr>
          <w:t>- 117 -</w:t>
        </w:r>
        <w:r>
          <w:rPr>
            <w:noProof/>
            <w:webHidden/>
          </w:rPr>
          <w:fldChar w:fldCharType="end"/>
        </w:r>
      </w:hyperlink>
    </w:p>
    <w:p w14:paraId="212144E7" w14:textId="4A78ACB4" w:rsidR="004F451F" w:rsidRDefault="004F451F">
      <w:pPr>
        <w:pStyle w:val="TM4"/>
        <w:tabs>
          <w:tab w:val="left" w:pos="1200"/>
          <w:tab w:val="right" w:leader="dot" w:pos="9062"/>
        </w:tabs>
        <w:rPr>
          <w:rFonts w:asciiTheme="minorHAnsi" w:eastAsiaTheme="minorEastAsia" w:hAnsiTheme="minorHAnsi"/>
          <w:noProof/>
          <w:szCs w:val="24"/>
          <w:lang w:eastAsia="fr-FR"/>
        </w:rPr>
      </w:pPr>
      <w:hyperlink w:anchor="_Toc240908250" w:history="1">
        <w:r w:rsidRPr="00C87E28">
          <w:rPr>
            <w:rStyle w:val="Lienhypertexte"/>
            <w:noProof/>
            <w:lang w:eastAsia="fr-FR"/>
          </w:rPr>
          <w:t>6.</w:t>
        </w:r>
        <w:r>
          <w:rPr>
            <w:rFonts w:asciiTheme="minorHAnsi" w:eastAsiaTheme="minorEastAsia" w:hAnsiTheme="minorHAnsi"/>
            <w:noProof/>
            <w:szCs w:val="24"/>
            <w:lang w:eastAsia="fr-FR"/>
          </w:rPr>
          <w:tab/>
        </w:r>
        <w:r w:rsidRPr="00C87E28">
          <w:rPr>
            <w:rStyle w:val="Lienhypertexte"/>
            <w:noProof/>
            <w:lang w:eastAsia="fr-FR"/>
          </w:rPr>
          <w:t>Page « Analyse Sol »</w:t>
        </w:r>
        <w:r>
          <w:rPr>
            <w:noProof/>
            <w:webHidden/>
          </w:rPr>
          <w:tab/>
        </w:r>
        <w:r>
          <w:rPr>
            <w:noProof/>
            <w:webHidden/>
          </w:rPr>
          <w:fldChar w:fldCharType="begin"/>
        </w:r>
        <w:r>
          <w:rPr>
            <w:noProof/>
            <w:webHidden/>
          </w:rPr>
          <w:instrText xml:space="preserve"> PAGEREF _Toc240908250 \h </w:instrText>
        </w:r>
        <w:r>
          <w:rPr>
            <w:noProof/>
            <w:webHidden/>
          </w:rPr>
        </w:r>
        <w:r>
          <w:rPr>
            <w:noProof/>
            <w:webHidden/>
          </w:rPr>
          <w:fldChar w:fldCharType="separate"/>
        </w:r>
        <w:r>
          <w:rPr>
            <w:noProof/>
            <w:webHidden/>
          </w:rPr>
          <w:t>- 118 -</w:t>
        </w:r>
        <w:r>
          <w:rPr>
            <w:noProof/>
            <w:webHidden/>
          </w:rPr>
          <w:fldChar w:fldCharType="end"/>
        </w:r>
      </w:hyperlink>
    </w:p>
    <w:p w14:paraId="145D1EB9" w14:textId="444FCAFA" w:rsidR="004F451F" w:rsidRDefault="004F451F">
      <w:pPr>
        <w:pStyle w:val="TM3"/>
        <w:tabs>
          <w:tab w:val="right" w:leader="dot" w:pos="9062"/>
        </w:tabs>
        <w:rPr>
          <w:rFonts w:asciiTheme="minorHAnsi" w:eastAsiaTheme="minorEastAsia" w:hAnsiTheme="minorHAnsi"/>
          <w:noProof/>
          <w:szCs w:val="24"/>
          <w:lang w:eastAsia="fr-FR"/>
        </w:rPr>
      </w:pPr>
      <w:hyperlink w:anchor="_Toc240908251" w:history="1">
        <w:r w:rsidRPr="00C87E28">
          <w:rPr>
            <w:rStyle w:val="Lienhypertexte"/>
            <w:noProof/>
          </w:rPr>
          <w:t>CONCLUSION</w:t>
        </w:r>
        <w:r>
          <w:rPr>
            <w:noProof/>
            <w:webHidden/>
          </w:rPr>
          <w:tab/>
        </w:r>
        <w:r>
          <w:rPr>
            <w:noProof/>
            <w:webHidden/>
          </w:rPr>
          <w:fldChar w:fldCharType="begin"/>
        </w:r>
        <w:r>
          <w:rPr>
            <w:noProof/>
            <w:webHidden/>
          </w:rPr>
          <w:instrText xml:space="preserve"> PAGEREF _Toc240908251 \h </w:instrText>
        </w:r>
        <w:r>
          <w:rPr>
            <w:noProof/>
            <w:webHidden/>
          </w:rPr>
        </w:r>
        <w:r>
          <w:rPr>
            <w:noProof/>
            <w:webHidden/>
          </w:rPr>
          <w:fldChar w:fldCharType="separate"/>
        </w:r>
        <w:r>
          <w:rPr>
            <w:noProof/>
            <w:webHidden/>
          </w:rPr>
          <w:t>- 119 -</w:t>
        </w:r>
        <w:r>
          <w:rPr>
            <w:noProof/>
            <w:webHidden/>
          </w:rPr>
          <w:fldChar w:fldCharType="end"/>
        </w:r>
      </w:hyperlink>
    </w:p>
    <w:p w14:paraId="537059A6" w14:textId="370BD86F" w:rsidR="004F451F" w:rsidRDefault="004F451F">
      <w:pPr>
        <w:pStyle w:val="TM1"/>
        <w:tabs>
          <w:tab w:val="right" w:leader="dot" w:pos="9062"/>
        </w:tabs>
        <w:rPr>
          <w:rFonts w:asciiTheme="minorHAnsi" w:eastAsiaTheme="minorEastAsia" w:hAnsiTheme="minorHAnsi"/>
          <w:noProof/>
          <w:szCs w:val="24"/>
          <w:lang w:eastAsia="fr-FR"/>
        </w:rPr>
      </w:pPr>
      <w:hyperlink w:anchor="_Toc240908252" w:history="1">
        <w:r w:rsidRPr="00C87E28">
          <w:rPr>
            <w:rStyle w:val="Lienhypertexte"/>
            <w:noProof/>
          </w:rPr>
          <w:t>CONCLUSION GÉNÉRALE</w:t>
        </w:r>
        <w:r>
          <w:rPr>
            <w:noProof/>
            <w:webHidden/>
          </w:rPr>
          <w:tab/>
        </w:r>
        <w:r>
          <w:rPr>
            <w:noProof/>
            <w:webHidden/>
          </w:rPr>
          <w:fldChar w:fldCharType="begin"/>
        </w:r>
        <w:r>
          <w:rPr>
            <w:noProof/>
            <w:webHidden/>
          </w:rPr>
          <w:instrText xml:space="preserve"> PAGEREF _Toc240908252 \h </w:instrText>
        </w:r>
        <w:r>
          <w:rPr>
            <w:noProof/>
            <w:webHidden/>
          </w:rPr>
        </w:r>
        <w:r>
          <w:rPr>
            <w:noProof/>
            <w:webHidden/>
          </w:rPr>
          <w:fldChar w:fldCharType="separate"/>
        </w:r>
        <w:r>
          <w:rPr>
            <w:noProof/>
            <w:webHidden/>
          </w:rPr>
          <w:t>- 120 -</w:t>
        </w:r>
        <w:r>
          <w:rPr>
            <w:noProof/>
            <w:webHidden/>
          </w:rPr>
          <w:fldChar w:fldCharType="end"/>
        </w:r>
      </w:hyperlink>
    </w:p>
    <w:p w14:paraId="182C2939" w14:textId="750C9462" w:rsidR="004F451F" w:rsidRDefault="004F451F">
      <w:pPr>
        <w:pStyle w:val="TM1"/>
        <w:tabs>
          <w:tab w:val="right" w:leader="dot" w:pos="9062"/>
        </w:tabs>
        <w:rPr>
          <w:rFonts w:asciiTheme="minorHAnsi" w:eastAsiaTheme="minorEastAsia" w:hAnsiTheme="minorHAnsi"/>
          <w:noProof/>
          <w:szCs w:val="24"/>
          <w:lang w:eastAsia="fr-FR"/>
        </w:rPr>
      </w:pPr>
      <w:hyperlink w:anchor="_Toc240908253" w:history="1">
        <w:r w:rsidRPr="00C87E28">
          <w:rPr>
            <w:rStyle w:val="Lienhypertexte"/>
            <w:noProof/>
          </w:rPr>
          <w:t>BIBLIOGRAPHIE</w:t>
        </w:r>
        <w:r>
          <w:rPr>
            <w:noProof/>
            <w:webHidden/>
          </w:rPr>
          <w:tab/>
        </w:r>
        <w:r>
          <w:rPr>
            <w:noProof/>
            <w:webHidden/>
          </w:rPr>
          <w:fldChar w:fldCharType="begin"/>
        </w:r>
        <w:r>
          <w:rPr>
            <w:noProof/>
            <w:webHidden/>
          </w:rPr>
          <w:instrText xml:space="preserve"> PAGEREF _Toc240908253 \h </w:instrText>
        </w:r>
        <w:r>
          <w:rPr>
            <w:noProof/>
            <w:webHidden/>
          </w:rPr>
        </w:r>
        <w:r>
          <w:rPr>
            <w:noProof/>
            <w:webHidden/>
          </w:rPr>
          <w:fldChar w:fldCharType="separate"/>
        </w:r>
        <w:r>
          <w:rPr>
            <w:noProof/>
            <w:webHidden/>
          </w:rPr>
          <w:t>XII</w:t>
        </w:r>
        <w:r>
          <w:rPr>
            <w:noProof/>
            <w:webHidden/>
          </w:rPr>
          <w:fldChar w:fldCharType="end"/>
        </w:r>
      </w:hyperlink>
    </w:p>
    <w:p w14:paraId="7136231B" w14:textId="29DD343E" w:rsidR="004F451F" w:rsidRDefault="004F451F">
      <w:pPr>
        <w:pStyle w:val="TM1"/>
        <w:tabs>
          <w:tab w:val="right" w:leader="dot" w:pos="9062"/>
        </w:tabs>
        <w:rPr>
          <w:rFonts w:asciiTheme="minorHAnsi" w:eastAsiaTheme="minorEastAsia" w:hAnsiTheme="minorHAnsi"/>
          <w:noProof/>
          <w:szCs w:val="24"/>
          <w:lang w:eastAsia="fr-FR"/>
        </w:rPr>
      </w:pPr>
      <w:hyperlink w:anchor="_Toc240908254" w:history="1">
        <w:r w:rsidRPr="00C87E28">
          <w:rPr>
            <w:rStyle w:val="Lienhypertexte"/>
            <w:noProof/>
          </w:rPr>
          <w:t>WEBOGRAPHIE</w:t>
        </w:r>
        <w:r>
          <w:rPr>
            <w:noProof/>
            <w:webHidden/>
          </w:rPr>
          <w:tab/>
        </w:r>
        <w:r>
          <w:rPr>
            <w:noProof/>
            <w:webHidden/>
          </w:rPr>
          <w:fldChar w:fldCharType="begin"/>
        </w:r>
        <w:r>
          <w:rPr>
            <w:noProof/>
            <w:webHidden/>
          </w:rPr>
          <w:instrText xml:space="preserve"> PAGEREF _Toc240908254 \h </w:instrText>
        </w:r>
        <w:r>
          <w:rPr>
            <w:noProof/>
            <w:webHidden/>
          </w:rPr>
        </w:r>
        <w:r>
          <w:rPr>
            <w:noProof/>
            <w:webHidden/>
          </w:rPr>
          <w:fldChar w:fldCharType="separate"/>
        </w:r>
        <w:r>
          <w:rPr>
            <w:noProof/>
            <w:webHidden/>
          </w:rPr>
          <w:t>XIII</w:t>
        </w:r>
        <w:r>
          <w:rPr>
            <w:noProof/>
            <w:webHidden/>
          </w:rPr>
          <w:fldChar w:fldCharType="end"/>
        </w:r>
      </w:hyperlink>
    </w:p>
    <w:p w14:paraId="44EDB3E0" w14:textId="3059E577" w:rsidR="004F451F" w:rsidRDefault="004F451F">
      <w:pPr>
        <w:pStyle w:val="TM1"/>
        <w:tabs>
          <w:tab w:val="right" w:leader="dot" w:pos="9062"/>
        </w:tabs>
        <w:rPr>
          <w:rFonts w:asciiTheme="minorHAnsi" w:eastAsiaTheme="minorEastAsia" w:hAnsiTheme="minorHAnsi"/>
          <w:noProof/>
          <w:szCs w:val="24"/>
          <w:lang w:eastAsia="fr-FR"/>
        </w:rPr>
      </w:pPr>
      <w:hyperlink w:anchor="_Toc240908255" w:history="1">
        <w:r w:rsidRPr="00C87E28">
          <w:rPr>
            <w:rStyle w:val="Lienhypertexte"/>
            <w:noProof/>
          </w:rPr>
          <w:t>TABLE DES MATIÈRES</w:t>
        </w:r>
        <w:r>
          <w:rPr>
            <w:noProof/>
            <w:webHidden/>
          </w:rPr>
          <w:tab/>
        </w:r>
        <w:r>
          <w:rPr>
            <w:noProof/>
            <w:webHidden/>
          </w:rPr>
          <w:fldChar w:fldCharType="begin"/>
        </w:r>
        <w:r>
          <w:rPr>
            <w:noProof/>
            <w:webHidden/>
          </w:rPr>
          <w:instrText xml:space="preserve"> PAGEREF _Toc240908255 \h </w:instrText>
        </w:r>
        <w:r>
          <w:rPr>
            <w:noProof/>
            <w:webHidden/>
          </w:rPr>
        </w:r>
        <w:r>
          <w:rPr>
            <w:noProof/>
            <w:webHidden/>
          </w:rPr>
          <w:fldChar w:fldCharType="separate"/>
        </w:r>
        <w:r>
          <w:rPr>
            <w:noProof/>
            <w:webHidden/>
          </w:rPr>
          <w:t>XIV</w:t>
        </w:r>
        <w:r>
          <w:rPr>
            <w:noProof/>
            <w:webHidden/>
          </w:rPr>
          <w:fldChar w:fldCharType="end"/>
        </w:r>
      </w:hyperlink>
    </w:p>
    <w:p w14:paraId="0C7F9277" w14:textId="6E1A75F5" w:rsidR="00A344EC" w:rsidRPr="00487D2F" w:rsidRDefault="00C01851" w:rsidP="00A344EC">
      <w:pPr>
        <w:rPr>
          <w:lang w:val="fr" w:eastAsia="fr-FR"/>
        </w:rPr>
      </w:pPr>
      <w:r>
        <w:rPr>
          <w:lang w:val="fr" w:eastAsia="fr-FR"/>
        </w:rPr>
        <w:fldChar w:fldCharType="end"/>
      </w:r>
    </w:p>
    <w:p w14:paraId="143BF295" w14:textId="77777777" w:rsidR="00B456B6" w:rsidRPr="00695C1A" w:rsidRDefault="00B456B6" w:rsidP="00DF570D">
      <w:pPr>
        <w:ind w:firstLine="426"/>
        <w:rPr>
          <w:lang w:val="fr" w:eastAsia="fr-FR"/>
        </w:rPr>
      </w:pPr>
    </w:p>
    <w:p w14:paraId="78D040B2" w14:textId="77777777" w:rsidR="00AF0E29" w:rsidRDefault="00AF0E29" w:rsidP="00AF2CD5">
      <w:pPr>
        <w:rPr>
          <w:lang w:eastAsia="fr-FR"/>
        </w:rPr>
      </w:pPr>
    </w:p>
    <w:p w14:paraId="3BD47131" w14:textId="302E1616" w:rsidR="00043F98" w:rsidRDefault="00043F98" w:rsidP="00E53F89">
      <w:pPr>
        <w:ind w:firstLine="329"/>
        <w:rPr>
          <w:lang w:eastAsia="fr-FR"/>
        </w:rPr>
      </w:pPr>
    </w:p>
    <w:p w14:paraId="12201E10" w14:textId="77777777" w:rsidR="00043F98" w:rsidRPr="00F17F99" w:rsidRDefault="00043F98" w:rsidP="00E53F89">
      <w:pPr>
        <w:ind w:firstLine="329"/>
        <w:rPr>
          <w:lang w:eastAsia="fr-FR"/>
        </w:rPr>
      </w:pPr>
    </w:p>
    <w:sectPr w:rsidR="00043F98" w:rsidRPr="00F17F99" w:rsidSect="00BE075A">
      <w:pgSz w:w="11906" w:h="16838"/>
      <w:pgMar w:top="1417" w:right="1417" w:bottom="1417" w:left="1417" w:header="708" w:footer="708" w:gutter="0"/>
      <w:pgNumType w:fmt="upperRoman" w:start="1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1CA85" w14:textId="77777777" w:rsidR="002469D3" w:rsidRDefault="002469D3" w:rsidP="009B0C36">
      <w:pPr>
        <w:spacing w:after="0" w:line="240" w:lineRule="auto"/>
      </w:pPr>
      <w:r>
        <w:separator/>
      </w:r>
    </w:p>
  </w:endnote>
  <w:endnote w:type="continuationSeparator" w:id="0">
    <w:p w14:paraId="25797DEB" w14:textId="77777777" w:rsidR="002469D3" w:rsidRDefault="002469D3" w:rsidP="009B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SchL-Roma">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A0C0" w14:textId="7DA4254A" w:rsidR="00783155" w:rsidRDefault="00783155" w:rsidP="005673EA">
    <w:pPr>
      <w:pStyle w:val="Pieddepage"/>
    </w:pPr>
  </w:p>
  <w:p w14:paraId="354E7429" w14:textId="79511871" w:rsidR="005673EA" w:rsidRDefault="005673EA" w:rsidP="005673EA">
    <w:pPr>
      <w:pStyle w:val="Pieddepage"/>
      <w:ind w:left="4668" w:firstLine="4404"/>
    </w:pPr>
    <w:r>
      <w:rPr>
        <w:noProof/>
      </w:rPr>
      <mc:AlternateContent>
        <mc:Choice Requires="wps">
          <w:drawing>
            <wp:anchor distT="0" distB="0" distL="114300" distR="114300" simplePos="0" relativeHeight="251658246" behindDoc="0" locked="0" layoutInCell="1" allowOverlap="1" wp14:anchorId="1DCB1B13" wp14:editId="13DA6D37">
              <wp:simplePos x="0" y="0"/>
              <wp:positionH relativeFrom="margin">
                <wp:align>left</wp:align>
              </wp:positionH>
              <wp:positionV relativeFrom="paragraph">
                <wp:posOffset>-116840</wp:posOffset>
              </wp:positionV>
              <wp:extent cx="5308600" cy="406400"/>
              <wp:effectExtent l="0" t="0" r="6350" b="0"/>
              <wp:wrapNone/>
              <wp:docPr id="890635037" name="Zone de texte 14"/>
              <wp:cNvGraphicFramePr/>
              <a:graphic xmlns:a="http://schemas.openxmlformats.org/drawingml/2006/main">
                <a:graphicData uri="http://schemas.microsoft.com/office/word/2010/wordprocessingShape">
                  <wps:wsp>
                    <wps:cNvSpPr txBox="1"/>
                    <wps:spPr>
                      <a:xfrm>
                        <a:off x="0" y="0"/>
                        <a:ext cx="5308600" cy="406400"/>
                      </a:xfrm>
                      <a:prstGeom prst="rect">
                        <a:avLst/>
                      </a:prstGeom>
                      <a:solidFill>
                        <a:schemeClr val="lt1"/>
                      </a:solidFill>
                      <a:ln w="6350">
                        <a:noFill/>
                      </a:ln>
                    </wps:spPr>
                    <wps:txbx>
                      <w:txbxContent>
                        <w:p w14:paraId="0031CE4F" w14:textId="52EA2725" w:rsidR="005673EA" w:rsidRPr="00E562ED" w:rsidRDefault="005673EA" w:rsidP="005673EA">
                          <w:pPr>
                            <w:pStyle w:val="Pieddepage"/>
                            <w:jc w:val="center"/>
                            <w:rPr>
                              <w:sz w:val="20"/>
                              <w:szCs w:val="18"/>
                              <w14:textFill>
                                <w14:gradFill>
                                  <w14:gsLst>
                                    <w14:gs w14:pos="0">
                                      <w14:schemeClr w14:val="accent1">
                                        <w14:lumMod w14:val="40000"/>
                                        <w14:lumOff w14:val="60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Rédigé par SOPPO SONG Kadmiel Depaix étudiant en </w:t>
                          </w:r>
                          <w:r w:rsidR="00DF188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2</w:t>
                          </w:r>
                          <w:r w:rsidR="00DF188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èm</w:t>
                          </w:r>
                          <w:r w:rsidRPr="00E562E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e</w:t>
                          </w: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 année à l’Institut Africain d’Informatique – Cameroun.  Filière Génie Logiciel</w:t>
                          </w:r>
                        </w:p>
                        <w:p w14:paraId="11C45DC8" w14:textId="77777777" w:rsidR="005673EA" w:rsidRPr="00E562ED" w:rsidRDefault="005673EA" w:rsidP="005673EA">
                          <w:pPr>
                            <w:rPr>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CB1B13" id="_x0000_t202" coordsize="21600,21600" o:spt="202" path="m,l,21600r21600,l21600,xe">
              <v:stroke joinstyle="miter"/>
              <v:path gradientshapeok="t" o:connecttype="rect"/>
            </v:shapetype>
            <v:shape id="Zone de texte 14" o:spid="_x0000_s1066" type="#_x0000_t202" style="position:absolute;left:0;text-align:left;margin-left:0;margin-top:-9.2pt;width:418pt;height:32pt;z-index:25165824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zgLw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" fillcolor="white [3201]" stroked="f" strokeweight=".5pt">
              <v:textbox>
                <w:txbxContent>
                  <w:p w14:paraId="0031CE4F" w14:textId="52EA2725" w:rsidR="005673EA" w:rsidRPr="00E562ED" w:rsidRDefault="005673EA" w:rsidP="005673EA">
                    <w:pPr>
                      <w:pStyle w:val="Pieddepage"/>
                      <w:jc w:val="center"/>
                      <w:rPr>
                        <w:sz w:val="20"/>
                        <w:szCs w:val="18"/>
                        <w14:textFill>
                          <w14:gradFill>
                            <w14:gsLst>
                              <w14:gs w14:pos="0">
                                <w14:schemeClr w14:val="accent1">
                                  <w14:lumMod w14:val="40000"/>
                                  <w14:lumOff w14:val="60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Rédigé par SOPPO SONG Kadmiel Depaix étudiant en </w:t>
                    </w:r>
                    <w:r w:rsidR="00DF188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2</w:t>
                    </w:r>
                    <w:r w:rsidR="00DF188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èm</w:t>
                    </w:r>
                    <w:r w:rsidRPr="00E562E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e</w:t>
                    </w: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 année à l’Institut Africain d’Informatique – Cameroun.  Filière Génie Logiciel</w:t>
                    </w:r>
                  </w:p>
                  <w:p w14:paraId="11C45DC8" w14:textId="77777777" w:rsidR="005673EA" w:rsidRPr="00E562ED" w:rsidRDefault="005673EA" w:rsidP="005673EA">
                    <w:pPr>
                      <w:rPr>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p>
                </w:txbxContent>
              </v:textbox>
              <w10:wrap anchorx="margin"/>
            </v:shape>
          </w:pict>
        </mc:Fallback>
      </mc:AlternateContent>
    </w:r>
    <w:sdt>
      <w:sdtPr>
        <w:id w:val="1497293969"/>
        <w:docPartObj>
          <w:docPartGallery w:val="Page Numbers (Bottom of Page)"/>
          <w:docPartUnique/>
        </w:docPartObj>
      </w:sdtPr>
      <w:sdtEndPr/>
      <w:sdtContent>
        <w:r>
          <w:fldChar w:fldCharType="begin"/>
        </w:r>
        <w:r>
          <w:instrText>PAGE   \* MERGEFORMAT</w:instrText>
        </w:r>
        <w:r>
          <w:fldChar w:fldCharType="separate"/>
        </w:r>
        <w:r>
          <w:t>I</w:t>
        </w:r>
        <w:r>
          <w:fldChar w:fldCharType="end"/>
        </w:r>
      </w:sdtContent>
    </w:sdt>
  </w:p>
  <w:p w14:paraId="35A98C82" w14:textId="77777777" w:rsidR="00783155" w:rsidRDefault="007831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5324" w14:textId="2C18E25E" w:rsidR="009E06E1" w:rsidRDefault="00E562ED" w:rsidP="00E66511">
    <w:pPr>
      <w:pStyle w:val="Pieddepage"/>
      <w:ind w:left="4668" w:firstLine="4404"/>
    </w:pPr>
    <w:r>
      <w:rPr>
        <w:noProof/>
      </w:rPr>
      <mc:AlternateContent>
        <mc:Choice Requires="wps">
          <w:drawing>
            <wp:anchor distT="0" distB="0" distL="114300" distR="114300" simplePos="0" relativeHeight="251658243" behindDoc="0" locked="0" layoutInCell="1" allowOverlap="1" wp14:anchorId="51B106EA" wp14:editId="2F52BAB7">
              <wp:simplePos x="0" y="0"/>
              <wp:positionH relativeFrom="margin">
                <wp:align>left</wp:align>
              </wp:positionH>
              <wp:positionV relativeFrom="paragraph">
                <wp:posOffset>-116840</wp:posOffset>
              </wp:positionV>
              <wp:extent cx="5308600" cy="406400"/>
              <wp:effectExtent l="0" t="0" r="6350" b="0"/>
              <wp:wrapNone/>
              <wp:docPr id="622665607" name="Zone de texte 14"/>
              <wp:cNvGraphicFramePr/>
              <a:graphic xmlns:a="http://schemas.openxmlformats.org/drawingml/2006/main">
                <a:graphicData uri="http://schemas.microsoft.com/office/word/2010/wordprocessingShape">
                  <wps:wsp>
                    <wps:cNvSpPr txBox="1"/>
                    <wps:spPr>
                      <a:xfrm>
                        <a:off x="0" y="0"/>
                        <a:ext cx="5308600" cy="406400"/>
                      </a:xfrm>
                      <a:prstGeom prst="rect">
                        <a:avLst/>
                      </a:prstGeom>
                      <a:solidFill>
                        <a:schemeClr val="lt1"/>
                      </a:solidFill>
                      <a:ln w="6350">
                        <a:noFill/>
                      </a:ln>
                    </wps:spPr>
                    <wps:txbx>
                      <w:txbxContent>
                        <w:p w14:paraId="237C67D1" w14:textId="42E6946A" w:rsidR="00E562ED" w:rsidRPr="00E562ED" w:rsidRDefault="00E562ED" w:rsidP="00E562ED">
                          <w:pPr>
                            <w:pStyle w:val="Pieddepage"/>
                            <w:jc w:val="center"/>
                            <w:rPr>
                              <w:sz w:val="20"/>
                              <w:szCs w:val="18"/>
                              <w14:textFill>
                                <w14:gradFill>
                                  <w14:gsLst>
                                    <w14:gs w14:pos="0">
                                      <w14:schemeClr w14:val="accent1">
                                        <w14:lumMod w14:val="40000"/>
                                        <w14:lumOff w14:val="60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Rédigé par SOPPO SONG Kadmiel Depaix étudiant en </w:t>
                          </w:r>
                          <w:r w:rsidR="00F570B8">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2</w:t>
                          </w:r>
                          <w:r w:rsidRPr="00E562E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è</w:t>
                          </w:r>
                          <w:r w:rsidR="00F570B8">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me</w:t>
                          </w: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 année à l’Institut Africain d’Informatique – Cameroun.  Filière Génie Logiciel</w:t>
                          </w:r>
                        </w:p>
                        <w:p w14:paraId="733FC31E" w14:textId="77777777" w:rsidR="00E562ED" w:rsidRPr="00E562ED" w:rsidRDefault="00E562ED">
                          <w:pPr>
                            <w:rPr>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B106EA" id="_x0000_t202" coordsize="21600,21600" o:spt="202" path="m,l,21600r21600,l21600,xe">
              <v:stroke joinstyle="miter"/>
              <v:path gradientshapeok="t" o:connecttype="rect"/>
            </v:shapetype>
            <v:shape id="_x0000_s1070" type="#_x0000_t202" style="position:absolute;left:0;text-align:left;margin-left:0;margin-top:-9.2pt;width:418pt;height:32pt;z-index:251658243;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" fillcolor="white [3201]" stroked="f" strokeweight=".5pt">
              <v:textbox>
                <w:txbxContent>
                  <w:p w14:paraId="237C67D1" w14:textId="42E6946A" w:rsidR="00E562ED" w:rsidRPr="00E562ED" w:rsidRDefault="00E562ED" w:rsidP="00E562ED">
                    <w:pPr>
                      <w:pStyle w:val="Pieddepage"/>
                      <w:jc w:val="center"/>
                      <w:rPr>
                        <w:sz w:val="20"/>
                        <w:szCs w:val="18"/>
                        <w14:textFill>
                          <w14:gradFill>
                            <w14:gsLst>
                              <w14:gs w14:pos="0">
                                <w14:schemeClr w14:val="accent1">
                                  <w14:lumMod w14:val="40000"/>
                                  <w14:lumOff w14:val="60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Rédigé par SOPPO SONG Kadmiel Depaix étudiant en </w:t>
                    </w:r>
                    <w:r w:rsidR="00F570B8">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2</w:t>
                    </w:r>
                    <w:r w:rsidRPr="00E562ED">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è</w:t>
                    </w:r>
                    <w:r w:rsidR="00F570B8">
                      <w:rPr>
                        <w:sz w:val="20"/>
                        <w:szCs w:val="18"/>
                        <w:vertAlign w:val="superscript"/>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me</w:t>
                    </w:r>
                    <w:r w:rsidRPr="00E562ED">
                      <w:rPr>
                        <w:sz w:val="20"/>
                        <w:szCs w:val="18"/>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t xml:space="preserve"> année à l’Institut Africain d’Informatique – Cameroun.  Filière Génie Logiciel</w:t>
                    </w:r>
                  </w:p>
                  <w:p w14:paraId="733FC31E" w14:textId="77777777" w:rsidR="00E562ED" w:rsidRPr="00E562ED" w:rsidRDefault="00E562ED">
                    <w:pPr>
                      <w:rPr>
                        <w14:textFill>
                          <w14:gradFill>
                            <w14:gsLst>
                              <w14:gs w14:pos="0">
                                <w14:schemeClr w14:val="accent1">
                                  <w14:lumMod w14:val="5000"/>
                                  <w14:lumOff w14:val="95000"/>
                                </w14:schemeClr>
                              </w14:gs>
                              <w14:gs w14:pos="51000">
                                <w14:schemeClr w14:val="accent1">
                                  <w14:lumMod w14:val="60000"/>
                                  <w14:lumOff w14:val="40000"/>
                                </w14:schemeClr>
                              </w14:gs>
                              <w14:gs w14:pos="83000">
                                <w14:schemeClr w14:val="accent1">
                                  <w14:lumMod w14:val="75000"/>
                                </w14:schemeClr>
                              </w14:gs>
                              <w14:gs w14:pos="100000">
                                <w14:schemeClr w14:val="accent1">
                                  <w14:lumMod w14:val="75000"/>
                                </w14:schemeClr>
                              </w14:gs>
                            </w14:gsLst>
                            <w14:lin w14:ang="5400000" w14:scaled="0"/>
                          </w14:gradFill>
                        </w14:textFill>
                      </w:rPr>
                    </w:pPr>
                  </w:p>
                </w:txbxContent>
              </v:textbox>
              <w10:wrap anchorx="margin"/>
            </v:shape>
          </w:pict>
        </mc:Fallback>
      </mc:AlternateContent>
    </w:r>
    <w:sdt>
      <w:sdtPr>
        <w:id w:val="-1861427647"/>
        <w:docPartObj>
          <w:docPartGallery w:val="Page Numbers (Bottom of Page)"/>
          <w:docPartUnique/>
        </w:docPartObj>
      </w:sdtPr>
      <w:sdtEndPr/>
      <w:sdtContent>
        <w:r w:rsidR="009E06E1">
          <w:fldChar w:fldCharType="begin"/>
        </w:r>
        <w:r w:rsidR="009E06E1">
          <w:instrText>PAGE   \* MERGEFORMAT</w:instrText>
        </w:r>
        <w:r w:rsidR="009E06E1">
          <w:fldChar w:fldCharType="separate"/>
        </w:r>
        <w:r w:rsidR="009E06E1">
          <w:t>2</w:t>
        </w:r>
        <w:r w:rsidR="009E06E1">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A76F" w14:textId="77777777" w:rsidR="002469D3" w:rsidRDefault="002469D3" w:rsidP="009B0C36">
      <w:pPr>
        <w:spacing w:after="0" w:line="240" w:lineRule="auto"/>
      </w:pPr>
      <w:r>
        <w:separator/>
      </w:r>
    </w:p>
  </w:footnote>
  <w:footnote w:type="continuationSeparator" w:id="0">
    <w:p w14:paraId="59DE1F77" w14:textId="77777777" w:rsidR="002469D3" w:rsidRDefault="002469D3" w:rsidP="009B0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7906" w14:textId="10CC1CE2" w:rsidR="005673EA" w:rsidRDefault="004F1027" w:rsidP="005673EA">
    <w:pPr>
      <w:pStyle w:val="En-tte"/>
    </w:pPr>
    <w:r>
      <w:rPr>
        <w:noProof/>
      </w:rPr>
      <mc:AlternateContent>
        <mc:Choice Requires="wps">
          <w:drawing>
            <wp:anchor distT="0" distB="0" distL="114300" distR="114300" simplePos="0" relativeHeight="251658247" behindDoc="0" locked="0" layoutInCell="1" allowOverlap="1" wp14:anchorId="017CD6C2" wp14:editId="6958D4AF">
              <wp:simplePos x="0" y="0"/>
              <wp:positionH relativeFrom="margin">
                <wp:posOffset>1075055</wp:posOffset>
              </wp:positionH>
              <wp:positionV relativeFrom="paragraph">
                <wp:posOffset>-386080</wp:posOffset>
              </wp:positionV>
              <wp:extent cx="3806825" cy="1143000"/>
              <wp:effectExtent l="57150" t="38100" r="60325" b="76200"/>
              <wp:wrapNone/>
              <wp:docPr id="462538089" name="Ruban : courbé et incliné vers le bas 8"/>
              <wp:cNvGraphicFramePr/>
              <a:graphic xmlns:a="http://schemas.openxmlformats.org/drawingml/2006/main">
                <a:graphicData uri="http://schemas.microsoft.com/office/word/2010/wordprocessingShape">
                  <wps:wsp>
                    <wps:cNvSpPr/>
                    <wps:spPr>
                      <a:xfrm>
                        <a:off x="0" y="0"/>
                        <a:ext cx="3806825" cy="1143000"/>
                      </a:xfrm>
                      <a:prstGeom prst="ellipseRibbon">
                        <a:avLst>
                          <a:gd name="adj1" fmla="val 21639"/>
                          <a:gd name="adj2" fmla="val 75000"/>
                          <a:gd name="adj3" fmla="val 14251"/>
                        </a:avLst>
                      </a:prstGeom>
                    </wps:spPr>
                    <wps:style>
                      <a:lnRef idx="0">
                        <a:schemeClr val="accent5"/>
                      </a:lnRef>
                      <a:fillRef idx="3">
                        <a:schemeClr val="accent5"/>
                      </a:fillRef>
                      <a:effectRef idx="3">
                        <a:schemeClr val="accent5"/>
                      </a:effectRef>
                      <a:fontRef idx="minor">
                        <a:schemeClr val="lt1"/>
                      </a:fontRef>
                    </wps:style>
                    <wps:txbx>
                      <w:txbxContent>
                        <w:p w14:paraId="3A4569E8" w14:textId="77777777" w:rsidR="00F207A8" w:rsidRPr="00F207A8" w:rsidRDefault="00F207A8" w:rsidP="00F207A8">
                          <w:pPr>
                            <w:tabs>
                              <w:tab w:val="left" w:pos="6400"/>
                            </w:tabs>
                            <w:jc w:val="center"/>
                            <w:rPr>
                              <w:sz w:val="18"/>
                              <w:szCs w:val="18"/>
                            </w:rPr>
                          </w:pPr>
                          <w:r w:rsidRPr="00F207A8">
                            <w:rPr>
                              <w:rFonts w:cs="Times New Roman"/>
                              <w:b/>
                              <w:bCs/>
                              <w:sz w:val="18"/>
                              <w:szCs w:val="18"/>
                            </w:rPr>
                            <w:t>ANALYSE, CONCEPTION ET RÉALISATION D’UNE PLATEFORME NUMÉRIQUE INTELLIGENTE POUR LA GESTION DES PROCÉDÉS AGRICOLES</w:t>
                          </w:r>
                        </w:p>
                        <w:p w14:paraId="169C99FC" w14:textId="4C3C2432" w:rsidR="004F1027" w:rsidRPr="00F207A8" w:rsidRDefault="004F1027" w:rsidP="004F1027">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CD6C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8" o:spid="_x0000_s1063" type="#_x0000_t107" style="position:absolute;left:0;text-align:left;margin-left:84.65pt;margin-top:-30.4pt;width:299.75pt;height:90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" adj="2700,4674,18522" fillcolor="#65a0d7 [3032]" stroked="f">
              <v:fill color2="#5898d4 [3176]" rotate="t" colors="0 #71a6db;.5 #559bdb;1 #438ac9" focus="100%" type="gradient">
                <o:fill v:ext="view" type="gradientUnscaled"/>
              </v:fill>
              <v:shadow on="t" color="black" opacity="41287f" offset="0,1.5pt"/>
              <v:textbox>
                <w:txbxContent>
                  <w:p w14:paraId="3A4569E8" w14:textId="77777777" w:rsidR="00F207A8" w:rsidRPr="00F207A8" w:rsidRDefault="00F207A8" w:rsidP="00F207A8">
                    <w:pPr>
                      <w:tabs>
                        <w:tab w:val="left" w:pos="6400"/>
                      </w:tabs>
                      <w:jc w:val="center"/>
                      <w:rPr>
                        <w:sz w:val="18"/>
                        <w:szCs w:val="18"/>
                      </w:rPr>
                    </w:pPr>
                    <w:r w:rsidRPr="00F207A8">
                      <w:rPr>
                        <w:rFonts w:cs="Times New Roman"/>
                        <w:b/>
                        <w:bCs/>
                        <w:sz w:val="18"/>
                        <w:szCs w:val="18"/>
                      </w:rPr>
                      <w:t>ANALYSE, CONCEPTION ET RÉALISATION D’UNE PLATEFORME NUMÉRIQUE INTELLIGENTE POUR LA GESTION DES PROCÉDÉS AGRICOLES</w:t>
                    </w:r>
                  </w:p>
                  <w:p w14:paraId="169C99FC" w14:textId="4C3C2432" w:rsidR="004F1027" w:rsidRPr="00F207A8" w:rsidRDefault="004F1027" w:rsidP="004F1027">
                    <w:pPr>
                      <w:jc w:val="center"/>
                      <w:rPr>
                        <w:sz w:val="18"/>
                        <w:szCs w:val="18"/>
                      </w:rPr>
                    </w:pPr>
                  </w:p>
                </w:txbxContent>
              </v:textbox>
              <w10:wrap anchorx="margin"/>
            </v:shape>
          </w:pict>
        </mc:Fallback>
      </mc:AlternateContent>
    </w:r>
    <w:r w:rsidR="005673EA">
      <w:rPr>
        <w:noProof/>
      </w:rPr>
      <mc:AlternateContent>
        <mc:Choice Requires="wps">
          <w:drawing>
            <wp:anchor distT="0" distB="0" distL="114300" distR="114300" simplePos="0" relativeHeight="251658245" behindDoc="0" locked="0" layoutInCell="1" allowOverlap="1" wp14:anchorId="026C5753" wp14:editId="45CE4E3F">
              <wp:simplePos x="0" y="0"/>
              <wp:positionH relativeFrom="margin">
                <wp:posOffset>11430</wp:posOffset>
              </wp:positionH>
              <wp:positionV relativeFrom="paragraph">
                <wp:posOffset>-97991</wp:posOffset>
              </wp:positionV>
              <wp:extent cx="1016000" cy="742950"/>
              <wp:effectExtent l="0" t="0" r="0" b="0"/>
              <wp:wrapNone/>
              <wp:docPr id="798181806" name="Zone de texte 7"/>
              <wp:cNvGraphicFramePr/>
              <a:graphic xmlns:a="http://schemas.openxmlformats.org/drawingml/2006/main">
                <a:graphicData uri="http://schemas.microsoft.com/office/word/2010/wordprocessingShape">
                  <wps:wsp>
                    <wps:cNvSpPr txBox="1"/>
                    <wps:spPr>
                      <a:xfrm>
                        <a:off x="0" y="0"/>
                        <a:ext cx="1016000" cy="742950"/>
                      </a:xfrm>
                      <a:prstGeom prst="rect">
                        <a:avLst/>
                      </a:prstGeom>
                      <a:solidFill>
                        <a:schemeClr val="lt1"/>
                      </a:solidFill>
                      <a:ln w="6350">
                        <a:noFill/>
                      </a:ln>
                    </wps:spPr>
                    <wps:txbx>
                      <w:txbxContent>
                        <w:p w14:paraId="71E23581" w14:textId="77777777" w:rsidR="005673EA" w:rsidRDefault="005673EA" w:rsidP="005673EA">
                          <w:r>
                            <w:rPr>
                              <w:noProof/>
                            </w:rPr>
                            <w:drawing>
                              <wp:inline distT="0" distB="0" distL="0" distR="0" wp14:anchorId="34CAAE4E" wp14:editId="5E8DC57E">
                                <wp:extent cx="819150" cy="613475"/>
                                <wp:effectExtent l="0" t="0" r="0" b="0"/>
                                <wp:docPr id="1026403457" name="Image 102640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
                                          <a:extLst>
                                            <a:ext uri="{28A0092B-C50C-407E-A947-70E740481C1C}">
                                              <a14:useLocalDpi xmlns:a14="http://schemas.microsoft.com/office/drawing/2010/main" val="0"/>
                                            </a:ext>
                                          </a:extLst>
                                        </a:blip>
                                        <a:stretch>
                                          <a:fillRect/>
                                        </a:stretch>
                                      </pic:blipFill>
                                      <pic:spPr>
                                        <a:xfrm>
                                          <a:off x="0" y="0"/>
                                          <a:ext cx="826837" cy="6192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C5753" id="_x0000_t202" coordsize="21600,21600" o:spt="202" path="m,l,21600r21600,l21600,xe">
              <v:stroke joinstyle="miter"/>
              <v:path gradientshapeok="t" o:connecttype="rect"/>
            </v:shapetype>
            <v:shape id="Zone de texte 7" o:spid="_x0000_s1064" type="#_x0000_t202" style="position:absolute;left:0;text-align:left;margin-left:.9pt;margin-top:-7.7pt;width:80pt;height:58.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0JLQIAAFsEAAAOAAAAZHJzL2Uyb0RvYy54bWysVEtv2zAMvg/YfxB0X+xkado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" fillcolor="white [3201]" stroked="f" strokeweight=".5pt">
              <v:textbox>
                <w:txbxContent>
                  <w:p w14:paraId="71E23581" w14:textId="77777777" w:rsidR="005673EA" w:rsidRDefault="005673EA" w:rsidP="005673EA">
                    <w:r>
                      <w:rPr>
                        <w:noProof/>
                      </w:rPr>
                      <w:drawing>
                        <wp:inline distT="0" distB="0" distL="0" distR="0" wp14:anchorId="34CAAE4E" wp14:editId="5E8DC57E">
                          <wp:extent cx="819150" cy="613475"/>
                          <wp:effectExtent l="0" t="0" r="0" b="0"/>
                          <wp:docPr id="1026403457" name="Image 102640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
                                    <a:extLst>
                                      <a:ext uri="{28A0092B-C50C-407E-A947-70E740481C1C}">
                                        <a14:useLocalDpi xmlns:a14="http://schemas.microsoft.com/office/drawing/2010/main" val="0"/>
                                      </a:ext>
                                    </a:extLst>
                                  </a:blip>
                                  <a:stretch>
                                    <a:fillRect/>
                                  </a:stretch>
                                </pic:blipFill>
                                <pic:spPr>
                                  <a:xfrm>
                                    <a:off x="0" y="0"/>
                                    <a:ext cx="826837" cy="619232"/>
                                  </a:xfrm>
                                  <a:prstGeom prst="rect">
                                    <a:avLst/>
                                  </a:prstGeom>
                                </pic:spPr>
                              </pic:pic>
                            </a:graphicData>
                          </a:graphic>
                        </wp:inline>
                      </w:drawing>
                    </w:r>
                  </w:p>
                </w:txbxContent>
              </v:textbox>
              <w10:wrap anchorx="margin"/>
            </v:shape>
          </w:pict>
        </mc:Fallback>
      </mc:AlternateContent>
    </w:r>
    <w:r w:rsidR="005673EA">
      <w:rPr>
        <w:noProof/>
      </w:rPr>
      <mc:AlternateContent>
        <mc:Choice Requires="wps">
          <w:drawing>
            <wp:anchor distT="0" distB="0" distL="114300" distR="114300" simplePos="0" relativeHeight="251658244" behindDoc="0" locked="0" layoutInCell="1" allowOverlap="1" wp14:anchorId="780F3754" wp14:editId="34D6D17A">
              <wp:simplePos x="0" y="0"/>
              <wp:positionH relativeFrom="margin">
                <wp:align>right</wp:align>
              </wp:positionH>
              <wp:positionV relativeFrom="paragraph">
                <wp:posOffset>-131276</wp:posOffset>
              </wp:positionV>
              <wp:extent cx="850900" cy="768350"/>
              <wp:effectExtent l="0" t="0" r="6350" b="0"/>
              <wp:wrapNone/>
              <wp:docPr id="1216442542" name="Zone de texte 7"/>
              <wp:cNvGraphicFramePr/>
              <a:graphic xmlns:a="http://schemas.openxmlformats.org/drawingml/2006/main">
                <a:graphicData uri="http://schemas.microsoft.com/office/word/2010/wordprocessingShape">
                  <wps:wsp>
                    <wps:cNvSpPr txBox="1"/>
                    <wps:spPr>
                      <a:xfrm>
                        <a:off x="0" y="0"/>
                        <a:ext cx="850900" cy="768350"/>
                      </a:xfrm>
                      <a:prstGeom prst="rect">
                        <a:avLst/>
                      </a:prstGeom>
                      <a:solidFill>
                        <a:schemeClr val="lt1"/>
                      </a:solidFill>
                      <a:ln w="6350">
                        <a:noFill/>
                      </a:ln>
                    </wps:spPr>
                    <wps:txbx>
                      <w:txbxContent>
                        <w:p w14:paraId="7FDE66D5" w14:textId="77777777" w:rsidR="005673EA" w:rsidRDefault="005673EA" w:rsidP="005673EA">
                          <w:r>
                            <w:rPr>
                              <w:noProof/>
                            </w:rPr>
                            <w:drawing>
                              <wp:inline distT="0" distB="0" distL="0" distR="0" wp14:anchorId="585662E0" wp14:editId="051C09A4">
                                <wp:extent cx="634949" cy="650721"/>
                                <wp:effectExtent l="0" t="0" r="0" b="0"/>
                                <wp:docPr id="890376643" name="Image 890376643"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2">
                                          <a:extLst>
                                            <a:ext uri="{28A0092B-C50C-407E-A947-70E740481C1C}">
                                              <a14:useLocalDpi xmlns:a14="http://schemas.microsoft.com/office/drawing/2010/main" val="0"/>
                                            </a:ext>
                                          </a:extLst>
                                        </a:blip>
                                        <a:srcRect l="1" r="2451"/>
                                        <a:stretch/>
                                      </pic:blipFill>
                                      <pic:spPr bwMode="auto">
                                        <a:xfrm>
                                          <a:off x="0" y="0"/>
                                          <a:ext cx="647548" cy="66363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3754" id="_x0000_s1065" type="#_x0000_t202" style="position:absolute;left:0;text-align:left;margin-left:15.8pt;margin-top:-10.35pt;width:67pt;height:60.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ILLgIAAFo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" fillcolor="white [3201]" stroked="f" strokeweight=".5pt">
              <v:textbox>
                <w:txbxContent>
                  <w:p w14:paraId="7FDE66D5" w14:textId="77777777" w:rsidR="005673EA" w:rsidRDefault="005673EA" w:rsidP="005673EA">
                    <w:r>
                      <w:rPr>
                        <w:noProof/>
                      </w:rPr>
                      <w:drawing>
                        <wp:inline distT="0" distB="0" distL="0" distR="0" wp14:anchorId="585662E0" wp14:editId="051C09A4">
                          <wp:extent cx="634949" cy="650721"/>
                          <wp:effectExtent l="0" t="0" r="0" b="0"/>
                          <wp:docPr id="890376643" name="Image 890376643"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2">
                                    <a:extLst>
                                      <a:ext uri="{28A0092B-C50C-407E-A947-70E740481C1C}">
                                        <a14:useLocalDpi xmlns:a14="http://schemas.microsoft.com/office/drawing/2010/main" val="0"/>
                                      </a:ext>
                                    </a:extLst>
                                  </a:blip>
                                  <a:srcRect l="1" r="2451"/>
                                  <a:stretch/>
                                </pic:blipFill>
                                <pic:spPr bwMode="auto">
                                  <a:xfrm>
                                    <a:off x="0" y="0"/>
                                    <a:ext cx="647548" cy="66363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69F1A79B" w14:textId="19C05F47" w:rsidR="005673EA" w:rsidRDefault="004F1027" w:rsidP="005673EA">
    <w:pPr>
      <w:pStyle w:val="En-tte"/>
    </w:pPr>
    <w:r>
      <w:t xml:space="preserve">     </w:t>
    </w:r>
  </w:p>
  <w:p w14:paraId="3307279D" w14:textId="77777777" w:rsidR="005673EA" w:rsidRDefault="005673EA" w:rsidP="005673EA">
    <w:pPr>
      <w:pStyle w:val="En-tte"/>
    </w:pPr>
  </w:p>
  <w:p w14:paraId="4FD718FE" w14:textId="77777777" w:rsidR="005673EA" w:rsidRDefault="005673EA" w:rsidP="005673EA">
    <w:pPr>
      <w:pStyle w:val="En-tte"/>
    </w:pPr>
  </w:p>
  <w:p w14:paraId="420443E0" w14:textId="77777777" w:rsidR="005673EA" w:rsidRDefault="005673E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F71A" w14:textId="77777777" w:rsidR="009E06E1" w:rsidRDefault="009E06E1" w:rsidP="009E06E1">
    <w:pPr>
      <w:pStyle w:val="En-tte"/>
    </w:pPr>
    <w:r>
      <w:rPr>
        <w:noProof/>
      </w:rPr>
      <mc:AlternateContent>
        <mc:Choice Requires="wps">
          <w:drawing>
            <wp:anchor distT="0" distB="0" distL="114300" distR="114300" simplePos="0" relativeHeight="251658242" behindDoc="0" locked="0" layoutInCell="1" allowOverlap="1" wp14:anchorId="1F5E2A4E" wp14:editId="59DAECBD">
              <wp:simplePos x="0" y="0"/>
              <wp:positionH relativeFrom="margin">
                <wp:posOffset>1119798</wp:posOffset>
              </wp:positionH>
              <wp:positionV relativeFrom="paragraph">
                <wp:posOffset>-330005</wp:posOffset>
              </wp:positionV>
              <wp:extent cx="3806825" cy="1171233"/>
              <wp:effectExtent l="57150" t="38100" r="60325" b="67310"/>
              <wp:wrapNone/>
              <wp:docPr id="1883625757" name="Ruban : courbé et incliné vers le bas 8"/>
              <wp:cNvGraphicFramePr/>
              <a:graphic xmlns:a="http://schemas.openxmlformats.org/drawingml/2006/main">
                <a:graphicData uri="http://schemas.microsoft.com/office/word/2010/wordprocessingShape">
                  <wps:wsp>
                    <wps:cNvSpPr/>
                    <wps:spPr>
                      <a:xfrm>
                        <a:off x="0" y="0"/>
                        <a:ext cx="3806825" cy="1171233"/>
                      </a:xfrm>
                      <a:prstGeom prst="ellipseRibbon">
                        <a:avLst>
                          <a:gd name="adj1" fmla="val 21639"/>
                          <a:gd name="adj2" fmla="val 75000"/>
                          <a:gd name="adj3" fmla="val 14251"/>
                        </a:avLst>
                      </a:prstGeom>
                    </wps:spPr>
                    <wps:style>
                      <a:lnRef idx="0">
                        <a:schemeClr val="accent5"/>
                      </a:lnRef>
                      <a:fillRef idx="3">
                        <a:schemeClr val="accent5"/>
                      </a:fillRef>
                      <a:effectRef idx="3">
                        <a:schemeClr val="accent5"/>
                      </a:effectRef>
                      <a:fontRef idx="minor">
                        <a:schemeClr val="lt1"/>
                      </a:fontRef>
                    </wps:style>
                    <wps:txbx>
                      <w:txbxContent>
                        <w:p w14:paraId="2F74BCF9" w14:textId="77777777" w:rsidR="00F207A8" w:rsidRPr="00F207A8" w:rsidRDefault="00F207A8" w:rsidP="00F207A8">
                          <w:pPr>
                            <w:tabs>
                              <w:tab w:val="left" w:pos="6400"/>
                            </w:tabs>
                            <w:jc w:val="center"/>
                            <w:rPr>
                              <w:sz w:val="18"/>
                              <w:szCs w:val="18"/>
                            </w:rPr>
                          </w:pPr>
                          <w:r w:rsidRPr="00F207A8">
                            <w:rPr>
                              <w:rFonts w:cs="Times New Roman"/>
                              <w:b/>
                              <w:bCs/>
                              <w:sz w:val="18"/>
                              <w:szCs w:val="18"/>
                            </w:rPr>
                            <w:t>ANALYSE, CONCEPTION ET RÉALISATION D’UNE PLATEFORME NUMÉRIQUE INTELLIGENTE POUR LA GESTION DES PROCÉDÉS AGRICOLES</w:t>
                          </w:r>
                        </w:p>
                        <w:p w14:paraId="2C827A32" w14:textId="77777777" w:rsidR="00F207A8" w:rsidRPr="00F207A8" w:rsidRDefault="00F207A8" w:rsidP="00F207A8">
                          <w:pPr>
                            <w:jc w:val="center"/>
                            <w:rPr>
                              <w:sz w:val="18"/>
                              <w:szCs w:val="18"/>
                            </w:rPr>
                          </w:pPr>
                        </w:p>
                        <w:p w14:paraId="0FCDC8BA" w14:textId="7AC33FD5" w:rsidR="009E06E1" w:rsidRPr="00A644FC" w:rsidRDefault="009E06E1" w:rsidP="009E06E1">
                          <w:pPr>
                            <w:jc w:val="center"/>
                            <w:rPr>
                              <w:sz w:val="8"/>
                              <w:szCs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5E2A4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1067" type="#_x0000_t107" style="position:absolute;left:0;text-align:left;margin-left:88.15pt;margin-top:-26pt;width:299.75pt;height:92.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" adj="2700,4674,18522" fillcolor="#65a0d7 [3032]" stroked="f">
              <v:fill color2="#5898d4 [3176]" rotate="t" colors="0 #71a6db;.5 #559bdb;1 #438ac9" focus="100%" type="gradient">
                <o:fill v:ext="view" type="gradientUnscaled"/>
              </v:fill>
              <v:shadow on="t" color="black" opacity="41287f" offset="0,1.5pt"/>
              <v:textbox>
                <w:txbxContent>
                  <w:p w14:paraId="2F74BCF9" w14:textId="77777777" w:rsidR="00F207A8" w:rsidRPr="00F207A8" w:rsidRDefault="00F207A8" w:rsidP="00F207A8">
                    <w:pPr>
                      <w:tabs>
                        <w:tab w:val="left" w:pos="6400"/>
                      </w:tabs>
                      <w:jc w:val="center"/>
                      <w:rPr>
                        <w:sz w:val="18"/>
                        <w:szCs w:val="18"/>
                      </w:rPr>
                    </w:pPr>
                    <w:r w:rsidRPr="00F207A8">
                      <w:rPr>
                        <w:rFonts w:cs="Times New Roman"/>
                        <w:b/>
                        <w:bCs/>
                        <w:sz w:val="18"/>
                        <w:szCs w:val="18"/>
                      </w:rPr>
                      <w:t>ANALYSE, CONCEPTION ET RÉALISATION D’UNE PLATEFORME NUMÉRIQUE INTELLIGENTE POUR LA GESTION DES PROCÉDÉS AGRICOLES</w:t>
                    </w:r>
                  </w:p>
                  <w:p w14:paraId="2C827A32" w14:textId="77777777" w:rsidR="00F207A8" w:rsidRPr="00F207A8" w:rsidRDefault="00F207A8" w:rsidP="00F207A8">
                    <w:pPr>
                      <w:jc w:val="center"/>
                      <w:rPr>
                        <w:sz w:val="18"/>
                        <w:szCs w:val="18"/>
                      </w:rPr>
                    </w:pPr>
                  </w:p>
                  <w:p w14:paraId="0FCDC8BA" w14:textId="7AC33FD5" w:rsidR="009E06E1" w:rsidRPr="00A644FC" w:rsidRDefault="009E06E1" w:rsidP="009E06E1">
                    <w:pPr>
                      <w:jc w:val="center"/>
                      <w:rPr>
                        <w:sz w:val="8"/>
                        <w:szCs w:val="8"/>
                      </w:rPr>
                    </w:pP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0F7C9949" wp14:editId="3A114F79">
              <wp:simplePos x="0" y="0"/>
              <wp:positionH relativeFrom="margin">
                <wp:align>left</wp:align>
              </wp:positionH>
              <wp:positionV relativeFrom="paragraph">
                <wp:posOffset>64135</wp:posOffset>
              </wp:positionV>
              <wp:extent cx="1016000" cy="742950"/>
              <wp:effectExtent l="0" t="0" r="0" b="0"/>
              <wp:wrapNone/>
              <wp:docPr id="1744059951" name="Zone de texte 7"/>
              <wp:cNvGraphicFramePr/>
              <a:graphic xmlns:a="http://schemas.openxmlformats.org/drawingml/2006/main">
                <a:graphicData uri="http://schemas.microsoft.com/office/word/2010/wordprocessingShape">
                  <wps:wsp>
                    <wps:cNvSpPr txBox="1"/>
                    <wps:spPr>
                      <a:xfrm>
                        <a:off x="0" y="0"/>
                        <a:ext cx="1016000" cy="742950"/>
                      </a:xfrm>
                      <a:prstGeom prst="rect">
                        <a:avLst/>
                      </a:prstGeom>
                      <a:solidFill>
                        <a:schemeClr val="lt1"/>
                      </a:solidFill>
                      <a:ln w="6350">
                        <a:noFill/>
                      </a:ln>
                    </wps:spPr>
                    <wps:txbx>
                      <w:txbxContent>
                        <w:p w14:paraId="649A30B4" w14:textId="77777777" w:rsidR="009E06E1" w:rsidRDefault="009E06E1" w:rsidP="009E06E1">
                          <w:r>
                            <w:rPr>
                              <w:noProof/>
                            </w:rPr>
                            <w:drawing>
                              <wp:inline distT="0" distB="0" distL="0" distR="0" wp14:anchorId="0A4B5EE2" wp14:editId="0883B063">
                                <wp:extent cx="819150" cy="613475"/>
                                <wp:effectExtent l="0" t="0" r="0" b="0"/>
                                <wp:docPr id="160638088" name="Image 16063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
                                          <a:extLst>
                                            <a:ext uri="{28A0092B-C50C-407E-A947-70E740481C1C}">
                                              <a14:useLocalDpi xmlns:a14="http://schemas.microsoft.com/office/drawing/2010/main" val="0"/>
                                            </a:ext>
                                          </a:extLst>
                                        </a:blip>
                                        <a:stretch>
                                          <a:fillRect/>
                                        </a:stretch>
                                      </pic:blipFill>
                                      <pic:spPr>
                                        <a:xfrm>
                                          <a:off x="0" y="0"/>
                                          <a:ext cx="826837" cy="6192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7C9949" id="_x0000_t202" coordsize="21600,21600" o:spt="202" path="m,l,21600r21600,l21600,xe">
              <v:stroke joinstyle="miter"/>
              <v:path gradientshapeok="t" o:connecttype="rect"/>
            </v:shapetype>
            <v:shape id="_x0000_s1068" type="#_x0000_t202" style="position:absolute;left:0;text-align:left;margin-left:0;margin-top:5.05pt;width:80pt;height:58.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" fillcolor="white [3201]" stroked="f" strokeweight=".5pt">
              <v:textbox>
                <w:txbxContent>
                  <w:p w14:paraId="649A30B4" w14:textId="77777777" w:rsidR="009E06E1" w:rsidRDefault="009E06E1" w:rsidP="009E06E1">
                    <w:r>
                      <w:rPr>
                        <w:noProof/>
                      </w:rPr>
                      <w:drawing>
                        <wp:inline distT="0" distB="0" distL="0" distR="0" wp14:anchorId="0A4B5EE2" wp14:editId="0883B063">
                          <wp:extent cx="819150" cy="613475"/>
                          <wp:effectExtent l="0" t="0" r="0" b="0"/>
                          <wp:docPr id="160638088" name="Image 16063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115-WA0066.jpg"/>
                                  <pic:cNvPicPr/>
                                </pic:nvPicPr>
                                <pic:blipFill>
                                  <a:blip r:embed="rId1">
                                    <a:extLst>
                                      <a:ext uri="{28A0092B-C50C-407E-A947-70E740481C1C}">
                                        <a14:useLocalDpi xmlns:a14="http://schemas.microsoft.com/office/drawing/2010/main" val="0"/>
                                      </a:ext>
                                    </a:extLst>
                                  </a:blip>
                                  <a:stretch>
                                    <a:fillRect/>
                                  </a:stretch>
                                </pic:blipFill>
                                <pic:spPr>
                                  <a:xfrm>
                                    <a:off x="0" y="0"/>
                                    <a:ext cx="826837" cy="619232"/>
                                  </a:xfrm>
                                  <a:prstGeom prst="rect">
                                    <a:avLst/>
                                  </a:prstGeom>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522B983" wp14:editId="6033A749">
              <wp:simplePos x="0" y="0"/>
              <wp:positionH relativeFrom="margin">
                <wp:align>right</wp:align>
              </wp:positionH>
              <wp:positionV relativeFrom="paragraph">
                <wp:posOffset>7620</wp:posOffset>
              </wp:positionV>
              <wp:extent cx="850900" cy="768350"/>
              <wp:effectExtent l="0" t="0" r="6350" b="0"/>
              <wp:wrapNone/>
              <wp:docPr id="948337186" name="Zone de texte 7"/>
              <wp:cNvGraphicFramePr/>
              <a:graphic xmlns:a="http://schemas.openxmlformats.org/drawingml/2006/main">
                <a:graphicData uri="http://schemas.microsoft.com/office/word/2010/wordprocessingShape">
                  <wps:wsp>
                    <wps:cNvSpPr txBox="1"/>
                    <wps:spPr>
                      <a:xfrm>
                        <a:off x="0" y="0"/>
                        <a:ext cx="850900" cy="768350"/>
                      </a:xfrm>
                      <a:prstGeom prst="rect">
                        <a:avLst/>
                      </a:prstGeom>
                      <a:solidFill>
                        <a:schemeClr val="lt1"/>
                      </a:solidFill>
                      <a:ln w="6350">
                        <a:noFill/>
                      </a:ln>
                    </wps:spPr>
                    <wps:txbx>
                      <w:txbxContent>
                        <w:p w14:paraId="3F1286DA" w14:textId="77777777" w:rsidR="009E06E1" w:rsidRDefault="009E06E1" w:rsidP="009E06E1">
                          <w:bookmarkStart w:id="19" w:name="_Hlk203036828"/>
                          <w:bookmarkEnd w:id="19"/>
                          <w:r>
                            <w:rPr>
                              <w:noProof/>
                            </w:rPr>
                            <w:drawing>
                              <wp:inline distT="0" distB="0" distL="0" distR="0" wp14:anchorId="44CC3E93" wp14:editId="6A895E06">
                                <wp:extent cx="634949" cy="650721"/>
                                <wp:effectExtent l="0" t="0" r="0" b="0"/>
                                <wp:docPr id="399825406" name="Image 399825406"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2">
                                          <a:extLst>
                                            <a:ext uri="{28A0092B-C50C-407E-A947-70E740481C1C}">
                                              <a14:useLocalDpi xmlns:a14="http://schemas.microsoft.com/office/drawing/2010/main" val="0"/>
                                            </a:ext>
                                          </a:extLst>
                                        </a:blip>
                                        <a:srcRect l="1" r="2451"/>
                                        <a:stretch/>
                                      </pic:blipFill>
                                      <pic:spPr bwMode="auto">
                                        <a:xfrm>
                                          <a:off x="0" y="0"/>
                                          <a:ext cx="647548" cy="66363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2B983" id="_x0000_s1069" type="#_x0000_t202" style="position:absolute;left:0;text-align:left;margin-left:15.8pt;margin-top:.6pt;width:67pt;height:60.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77oLgIAAFo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" fillcolor="white [3201]" stroked="f" strokeweight=".5pt">
              <v:textbox>
                <w:txbxContent>
                  <w:p w14:paraId="3F1286DA" w14:textId="77777777" w:rsidR="009E06E1" w:rsidRDefault="009E06E1" w:rsidP="009E06E1">
                    <w:bookmarkStart w:id="20" w:name="_Hlk203036828"/>
                    <w:bookmarkEnd w:id="20"/>
                    <w:r>
                      <w:rPr>
                        <w:noProof/>
                      </w:rPr>
                      <w:drawing>
                        <wp:inline distT="0" distB="0" distL="0" distR="0" wp14:anchorId="44CC3E93" wp14:editId="6A895E06">
                          <wp:extent cx="634949" cy="650721"/>
                          <wp:effectExtent l="0" t="0" r="0" b="0"/>
                          <wp:docPr id="399825406" name="Image 399825406" descr="C:\Users\LG\AppData\Local\Packages\5319275A.WhatsAppDesktop_cv1g1gvanyjgm\TempState\F40EF5FC5D2AC8911C6A5362F89A06AB\WhatsApp Image 2024-07-10 à 14.47.53_ae168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LG\AppData\Local\Packages\5319275A.WhatsAppDesktop_cv1g1gvanyjgm\TempState\F40EF5FC5D2AC8911C6A5362F89A06AB\WhatsApp Image 2024-07-10 à 14.47.53_ae168f1a.jpg"/>
                                  <pic:cNvPicPr>
                                    <a:picLocks noChangeAspect="1"/>
                                  </pic:cNvPicPr>
                                </pic:nvPicPr>
                                <pic:blipFill rotWithShape="1">
                                  <a:blip r:embed="rId2">
                                    <a:extLst>
                                      <a:ext uri="{28A0092B-C50C-407E-A947-70E740481C1C}">
                                        <a14:useLocalDpi xmlns:a14="http://schemas.microsoft.com/office/drawing/2010/main" val="0"/>
                                      </a:ext>
                                    </a:extLst>
                                  </a:blip>
                                  <a:srcRect l="1" r="2451"/>
                                  <a:stretch/>
                                </pic:blipFill>
                                <pic:spPr bwMode="auto">
                                  <a:xfrm>
                                    <a:off x="0" y="0"/>
                                    <a:ext cx="647548" cy="66363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2E5C8201" w14:textId="77777777" w:rsidR="009E06E1" w:rsidRDefault="009E06E1" w:rsidP="009E06E1">
    <w:pPr>
      <w:pStyle w:val="En-tte"/>
    </w:pPr>
  </w:p>
  <w:p w14:paraId="2DF426DF" w14:textId="77777777" w:rsidR="009E06E1" w:rsidRDefault="009E06E1" w:rsidP="009E06E1">
    <w:pPr>
      <w:pStyle w:val="En-tte"/>
    </w:pPr>
  </w:p>
  <w:p w14:paraId="0A840FEF" w14:textId="77777777" w:rsidR="009E06E1" w:rsidRDefault="009E06E1" w:rsidP="009E06E1">
    <w:pPr>
      <w:pStyle w:val="En-tte"/>
    </w:pPr>
  </w:p>
  <w:p w14:paraId="0763EBEA" w14:textId="77777777" w:rsidR="009E06E1" w:rsidRDefault="009E06E1" w:rsidP="009E06E1">
    <w:pPr>
      <w:pStyle w:val="En-tte"/>
    </w:pPr>
  </w:p>
  <w:p w14:paraId="09BF6D39" w14:textId="77777777" w:rsidR="009E06E1" w:rsidRDefault="009E06E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1E5BB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pt;height:25.1pt;visibility:visible" o:bullet="t">
        <v:imagedata r:id="rId1" o:title=""/>
      </v:shape>
    </w:pict>
  </w:numPicBullet>
  <w:abstractNum w:abstractNumId="0" w15:restartNumberingAfterBreak="0">
    <w:nsid w:val="033F2FE1"/>
    <w:multiLevelType w:val="hybridMultilevel"/>
    <w:tmpl w:val="785A96C2"/>
    <w:lvl w:ilvl="0" w:tplc="ADF4F974">
      <w:start w:val="1"/>
      <w:numFmt w:val="decimal"/>
      <w:lvlText w:val="%1."/>
      <w:lvlJc w:val="left"/>
      <w:pPr>
        <w:ind w:left="81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58A41CC6">
      <w:start w:val="1"/>
      <w:numFmt w:val="lowerLetter"/>
      <w:lvlText w:val="%2"/>
      <w:lvlJc w:val="left"/>
      <w:pPr>
        <w:ind w:left="152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9720516">
      <w:start w:val="1"/>
      <w:numFmt w:val="lowerRoman"/>
      <w:lvlText w:val="%3"/>
      <w:lvlJc w:val="left"/>
      <w:pPr>
        <w:ind w:left="224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750CEBE4">
      <w:start w:val="1"/>
      <w:numFmt w:val="decimal"/>
      <w:lvlText w:val="%4"/>
      <w:lvlJc w:val="left"/>
      <w:pPr>
        <w:ind w:left="296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09CE8CAE">
      <w:start w:val="1"/>
      <w:numFmt w:val="lowerLetter"/>
      <w:lvlText w:val="%5"/>
      <w:lvlJc w:val="left"/>
      <w:pPr>
        <w:ind w:left="368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5BC62E42">
      <w:start w:val="1"/>
      <w:numFmt w:val="lowerRoman"/>
      <w:lvlText w:val="%6"/>
      <w:lvlJc w:val="left"/>
      <w:pPr>
        <w:ind w:left="440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0590B13A">
      <w:start w:val="1"/>
      <w:numFmt w:val="decimal"/>
      <w:lvlText w:val="%7"/>
      <w:lvlJc w:val="left"/>
      <w:pPr>
        <w:ind w:left="512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8744BFA4">
      <w:start w:val="1"/>
      <w:numFmt w:val="lowerLetter"/>
      <w:lvlText w:val="%8"/>
      <w:lvlJc w:val="left"/>
      <w:pPr>
        <w:ind w:left="584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842C1C7A">
      <w:start w:val="1"/>
      <w:numFmt w:val="lowerRoman"/>
      <w:lvlText w:val="%9"/>
      <w:lvlJc w:val="left"/>
      <w:pPr>
        <w:ind w:left="656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82F3076"/>
    <w:multiLevelType w:val="hybridMultilevel"/>
    <w:tmpl w:val="2C96B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F3602E"/>
    <w:multiLevelType w:val="hybridMultilevel"/>
    <w:tmpl w:val="3C82BBF2"/>
    <w:lvl w:ilvl="0" w:tplc="FB6A99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1D41604"/>
    <w:multiLevelType w:val="hybridMultilevel"/>
    <w:tmpl w:val="FD4E1F64"/>
    <w:lvl w:ilvl="0" w:tplc="3266E3BA">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3A67142"/>
    <w:multiLevelType w:val="hybridMultilevel"/>
    <w:tmpl w:val="A0AED232"/>
    <w:lvl w:ilvl="0" w:tplc="583ECD22">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878CC">
      <w:start w:val="1"/>
      <w:numFmt w:val="bullet"/>
      <w:lvlText w:val="o"/>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6C23E">
      <w:start w:val="1"/>
      <w:numFmt w:val="bullet"/>
      <w:lvlText w:val="▪"/>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C13B6">
      <w:start w:val="1"/>
      <w:numFmt w:val="bullet"/>
      <w:lvlText w:val="•"/>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28790">
      <w:start w:val="1"/>
      <w:numFmt w:val="bullet"/>
      <w:lvlText w:val="o"/>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8F330">
      <w:start w:val="1"/>
      <w:numFmt w:val="bullet"/>
      <w:lvlText w:val="▪"/>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45796">
      <w:start w:val="1"/>
      <w:numFmt w:val="bullet"/>
      <w:lvlText w:val="•"/>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E3FB6">
      <w:start w:val="1"/>
      <w:numFmt w:val="bullet"/>
      <w:lvlText w:val="o"/>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886BC">
      <w:start w:val="1"/>
      <w:numFmt w:val="bullet"/>
      <w:lvlText w:val="▪"/>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276A44"/>
    <w:multiLevelType w:val="hybridMultilevel"/>
    <w:tmpl w:val="25D820C4"/>
    <w:lvl w:ilvl="0" w:tplc="040C0001">
      <w:start w:val="1"/>
      <w:numFmt w:val="bullet"/>
      <w:lvlText w:val=""/>
      <w:lvlJc w:val="left"/>
      <w:pPr>
        <w:ind w:left="1049" w:hanging="360"/>
      </w:pPr>
      <w:rPr>
        <w:rFonts w:ascii="Symbol" w:hAnsi="Symbol" w:hint="default"/>
      </w:rPr>
    </w:lvl>
    <w:lvl w:ilvl="1" w:tplc="040C0003" w:tentative="1">
      <w:start w:val="1"/>
      <w:numFmt w:val="bullet"/>
      <w:lvlText w:val="o"/>
      <w:lvlJc w:val="left"/>
      <w:pPr>
        <w:ind w:left="1769" w:hanging="360"/>
      </w:pPr>
      <w:rPr>
        <w:rFonts w:ascii="Courier New" w:hAnsi="Courier New" w:cs="Courier New" w:hint="default"/>
      </w:rPr>
    </w:lvl>
    <w:lvl w:ilvl="2" w:tplc="040C0005" w:tentative="1">
      <w:start w:val="1"/>
      <w:numFmt w:val="bullet"/>
      <w:lvlText w:val=""/>
      <w:lvlJc w:val="left"/>
      <w:pPr>
        <w:ind w:left="2489" w:hanging="360"/>
      </w:pPr>
      <w:rPr>
        <w:rFonts w:ascii="Wingdings" w:hAnsi="Wingdings" w:hint="default"/>
      </w:rPr>
    </w:lvl>
    <w:lvl w:ilvl="3" w:tplc="040C0001" w:tentative="1">
      <w:start w:val="1"/>
      <w:numFmt w:val="bullet"/>
      <w:lvlText w:val=""/>
      <w:lvlJc w:val="left"/>
      <w:pPr>
        <w:ind w:left="3209" w:hanging="360"/>
      </w:pPr>
      <w:rPr>
        <w:rFonts w:ascii="Symbol" w:hAnsi="Symbol" w:hint="default"/>
      </w:rPr>
    </w:lvl>
    <w:lvl w:ilvl="4" w:tplc="040C0003" w:tentative="1">
      <w:start w:val="1"/>
      <w:numFmt w:val="bullet"/>
      <w:lvlText w:val="o"/>
      <w:lvlJc w:val="left"/>
      <w:pPr>
        <w:ind w:left="3929" w:hanging="360"/>
      </w:pPr>
      <w:rPr>
        <w:rFonts w:ascii="Courier New" w:hAnsi="Courier New" w:cs="Courier New" w:hint="default"/>
      </w:rPr>
    </w:lvl>
    <w:lvl w:ilvl="5" w:tplc="040C0005" w:tentative="1">
      <w:start w:val="1"/>
      <w:numFmt w:val="bullet"/>
      <w:lvlText w:val=""/>
      <w:lvlJc w:val="left"/>
      <w:pPr>
        <w:ind w:left="4649" w:hanging="360"/>
      </w:pPr>
      <w:rPr>
        <w:rFonts w:ascii="Wingdings" w:hAnsi="Wingdings" w:hint="default"/>
      </w:rPr>
    </w:lvl>
    <w:lvl w:ilvl="6" w:tplc="040C0001" w:tentative="1">
      <w:start w:val="1"/>
      <w:numFmt w:val="bullet"/>
      <w:lvlText w:val=""/>
      <w:lvlJc w:val="left"/>
      <w:pPr>
        <w:ind w:left="5369" w:hanging="360"/>
      </w:pPr>
      <w:rPr>
        <w:rFonts w:ascii="Symbol" w:hAnsi="Symbol" w:hint="default"/>
      </w:rPr>
    </w:lvl>
    <w:lvl w:ilvl="7" w:tplc="040C0003" w:tentative="1">
      <w:start w:val="1"/>
      <w:numFmt w:val="bullet"/>
      <w:lvlText w:val="o"/>
      <w:lvlJc w:val="left"/>
      <w:pPr>
        <w:ind w:left="6089" w:hanging="360"/>
      </w:pPr>
      <w:rPr>
        <w:rFonts w:ascii="Courier New" w:hAnsi="Courier New" w:cs="Courier New" w:hint="default"/>
      </w:rPr>
    </w:lvl>
    <w:lvl w:ilvl="8" w:tplc="040C0005" w:tentative="1">
      <w:start w:val="1"/>
      <w:numFmt w:val="bullet"/>
      <w:lvlText w:val=""/>
      <w:lvlJc w:val="left"/>
      <w:pPr>
        <w:ind w:left="6809" w:hanging="360"/>
      </w:pPr>
      <w:rPr>
        <w:rFonts w:ascii="Wingdings" w:hAnsi="Wingdings" w:hint="default"/>
      </w:rPr>
    </w:lvl>
  </w:abstractNum>
  <w:abstractNum w:abstractNumId="6" w15:restartNumberingAfterBreak="0">
    <w:nsid w:val="19DD70AF"/>
    <w:multiLevelType w:val="multilevel"/>
    <w:tmpl w:val="90A8287A"/>
    <w:lvl w:ilvl="0">
      <w:start w:val="1"/>
      <w:numFmt w:val="decimal"/>
      <w:lvlText w:val="%1."/>
      <w:lvlJc w:val="left"/>
      <w:pPr>
        <w:ind w:left="480" w:hanging="480"/>
      </w:pPr>
      <w:rPr>
        <w:rFonts w:hint="default"/>
      </w:rPr>
    </w:lvl>
    <w:lvl w:ilvl="1">
      <w:start w:val="1"/>
      <w:numFmt w:val="decimal"/>
      <w:pStyle w:val="Titre5"/>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7" w15:restartNumberingAfterBreak="0">
    <w:nsid w:val="1C3840CA"/>
    <w:multiLevelType w:val="multilevel"/>
    <w:tmpl w:val="3208A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F0B1B"/>
    <w:multiLevelType w:val="hybridMultilevel"/>
    <w:tmpl w:val="C4300A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014F83"/>
    <w:multiLevelType w:val="multilevel"/>
    <w:tmpl w:val="C7A6C392"/>
    <w:lvl w:ilvl="0">
      <w:start w:val="1"/>
      <w:numFmt w:val="upperRoman"/>
      <w:lvlText w:val="%1."/>
      <w:lvlJc w:val="left"/>
      <w:pPr>
        <w:ind w:left="1049"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31" w:hanging="720"/>
      </w:pPr>
      <w:rPr>
        <w:rFonts w:hint="default"/>
      </w:rPr>
    </w:lvl>
    <w:lvl w:ilvl="3">
      <w:start w:val="1"/>
      <w:numFmt w:val="decimal"/>
      <w:isLgl/>
      <w:lvlText w:val="%1.%2.%3.%4"/>
      <w:lvlJc w:val="left"/>
      <w:pPr>
        <w:ind w:left="2222" w:hanging="720"/>
      </w:pPr>
      <w:rPr>
        <w:rFonts w:hint="default"/>
      </w:rPr>
    </w:lvl>
    <w:lvl w:ilvl="4">
      <w:start w:val="1"/>
      <w:numFmt w:val="decimal"/>
      <w:isLgl/>
      <w:lvlText w:val="%1.%2.%3.%4.%5"/>
      <w:lvlJc w:val="left"/>
      <w:pPr>
        <w:ind w:left="2973" w:hanging="1080"/>
      </w:pPr>
      <w:rPr>
        <w:rFonts w:hint="default"/>
      </w:rPr>
    </w:lvl>
    <w:lvl w:ilvl="5">
      <w:start w:val="1"/>
      <w:numFmt w:val="decimal"/>
      <w:isLgl/>
      <w:lvlText w:val="%1.%2.%3.%4.%5.%6"/>
      <w:lvlJc w:val="left"/>
      <w:pPr>
        <w:ind w:left="3364" w:hanging="1080"/>
      </w:pPr>
      <w:rPr>
        <w:rFonts w:hint="default"/>
      </w:rPr>
    </w:lvl>
    <w:lvl w:ilvl="6">
      <w:start w:val="1"/>
      <w:numFmt w:val="decimal"/>
      <w:isLgl/>
      <w:lvlText w:val="%1.%2.%3.%4.%5.%6.%7"/>
      <w:lvlJc w:val="left"/>
      <w:pPr>
        <w:ind w:left="4115" w:hanging="1440"/>
      </w:pPr>
      <w:rPr>
        <w:rFonts w:hint="default"/>
      </w:rPr>
    </w:lvl>
    <w:lvl w:ilvl="7">
      <w:start w:val="1"/>
      <w:numFmt w:val="decimal"/>
      <w:isLgl/>
      <w:lvlText w:val="%1.%2.%3.%4.%5.%6.%7.%8"/>
      <w:lvlJc w:val="left"/>
      <w:pPr>
        <w:ind w:left="4506" w:hanging="1440"/>
      </w:pPr>
      <w:rPr>
        <w:rFonts w:hint="default"/>
      </w:rPr>
    </w:lvl>
    <w:lvl w:ilvl="8">
      <w:start w:val="1"/>
      <w:numFmt w:val="decimal"/>
      <w:isLgl/>
      <w:lvlText w:val="%1.%2.%3.%4.%5.%6.%7.%8.%9"/>
      <w:lvlJc w:val="left"/>
      <w:pPr>
        <w:ind w:left="5257" w:hanging="1800"/>
      </w:pPr>
      <w:rPr>
        <w:rFonts w:hint="default"/>
      </w:rPr>
    </w:lvl>
  </w:abstractNum>
  <w:abstractNum w:abstractNumId="10" w15:restartNumberingAfterBreak="0">
    <w:nsid w:val="1F872AE2"/>
    <w:multiLevelType w:val="hybridMultilevel"/>
    <w:tmpl w:val="8F0C303E"/>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47D1705"/>
    <w:multiLevelType w:val="hybridMultilevel"/>
    <w:tmpl w:val="067E639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4BC7D9D"/>
    <w:multiLevelType w:val="hybridMultilevel"/>
    <w:tmpl w:val="D7B25962"/>
    <w:lvl w:ilvl="0" w:tplc="FAA42A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62E6C66"/>
    <w:multiLevelType w:val="hybridMultilevel"/>
    <w:tmpl w:val="D7D0DDCE"/>
    <w:lvl w:ilvl="0" w:tplc="040C000B">
      <w:start w:val="1"/>
      <w:numFmt w:val="bullet"/>
      <w:lvlText w:val=""/>
      <w:lvlJc w:val="left"/>
      <w:pPr>
        <w:ind w:left="1049" w:hanging="360"/>
      </w:pPr>
      <w:rPr>
        <w:rFonts w:ascii="Wingdings" w:hAnsi="Wingdings" w:hint="default"/>
      </w:rPr>
    </w:lvl>
    <w:lvl w:ilvl="1" w:tplc="040C0003" w:tentative="1">
      <w:start w:val="1"/>
      <w:numFmt w:val="bullet"/>
      <w:lvlText w:val="o"/>
      <w:lvlJc w:val="left"/>
      <w:pPr>
        <w:ind w:left="1769" w:hanging="360"/>
      </w:pPr>
      <w:rPr>
        <w:rFonts w:ascii="Courier New" w:hAnsi="Courier New" w:cs="Courier New" w:hint="default"/>
      </w:rPr>
    </w:lvl>
    <w:lvl w:ilvl="2" w:tplc="040C0005" w:tentative="1">
      <w:start w:val="1"/>
      <w:numFmt w:val="bullet"/>
      <w:lvlText w:val=""/>
      <w:lvlJc w:val="left"/>
      <w:pPr>
        <w:ind w:left="2489" w:hanging="360"/>
      </w:pPr>
      <w:rPr>
        <w:rFonts w:ascii="Wingdings" w:hAnsi="Wingdings" w:hint="default"/>
      </w:rPr>
    </w:lvl>
    <w:lvl w:ilvl="3" w:tplc="040C0001" w:tentative="1">
      <w:start w:val="1"/>
      <w:numFmt w:val="bullet"/>
      <w:lvlText w:val=""/>
      <w:lvlJc w:val="left"/>
      <w:pPr>
        <w:ind w:left="3209" w:hanging="360"/>
      </w:pPr>
      <w:rPr>
        <w:rFonts w:ascii="Symbol" w:hAnsi="Symbol" w:hint="default"/>
      </w:rPr>
    </w:lvl>
    <w:lvl w:ilvl="4" w:tplc="040C0003" w:tentative="1">
      <w:start w:val="1"/>
      <w:numFmt w:val="bullet"/>
      <w:lvlText w:val="o"/>
      <w:lvlJc w:val="left"/>
      <w:pPr>
        <w:ind w:left="3929" w:hanging="360"/>
      </w:pPr>
      <w:rPr>
        <w:rFonts w:ascii="Courier New" w:hAnsi="Courier New" w:cs="Courier New" w:hint="default"/>
      </w:rPr>
    </w:lvl>
    <w:lvl w:ilvl="5" w:tplc="040C0005" w:tentative="1">
      <w:start w:val="1"/>
      <w:numFmt w:val="bullet"/>
      <w:lvlText w:val=""/>
      <w:lvlJc w:val="left"/>
      <w:pPr>
        <w:ind w:left="4649" w:hanging="360"/>
      </w:pPr>
      <w:rPr>
        <w:rFonts w:ascii="Wingdings" w:hAnsi="Wingdings" w:hint="default"/>
      </w:rPr>
    </w:lvl>
    <w:lvl w:ilvl="6" w:tplc="040C0001" w:tentative="1">
      <w:start w:val="1"/>
      <w:numFmt w:val="bullet"/>
      <w:lvlText w:val=""/>
      <w:lvlJc w:val="left"/>
      <w:pPr>
        <w:ind w:left="5369" w:hanging="360"/>
      </w:pPr>
      <w:rPr>
        <w:rFonts w:ascii="Symbol" w:hAnsi="Symbol" w:hint="default"/>
      </w:rPr>
    </w:lvl>
    <w:lvl w:ilvl="7" w:tplc="040C0003" w:tentative="1">
      <w:start w:val="1"/>
      <w:numFmt w:val="bullet"/>
      <w:lvlText w:val="o"/>
      <w:lvlJc w:val="left"/>
      <w:pPr>
        <w:ind w:left="6089" w:hanging="360"/>
      </w:pPr>
      <w:rPr>
        <w:rFonts w:ascii="Courier New" w:hAnsi="Courier New" w:cs="Courier New" w:hint="default"/>
      </w:rPr>
    </w:lvl>
    <w:lvl w:ilvl="8" w:tplc="040C0005" w:tentative="1">
      <w:start w:val="1"/>
      <w:numFmt w:val="bullet"/>
      <w:lvlText w:val=""/>
      <w:lvlJc w:val="left"/>
      <w:pPr>
        <w:ind w:left="6809" w:hanging="360"/>
      </w:pPr>
      <w:rPr>
        <w:rFonts w:ascii="Wingdings" w:hAnsi="Wingdings" w:hint="default"/>
      </w:rPr>
    </w:lvl>
  </w:abstractNum>
  <w:abstractNum w:abstractNumId="14" w15:restartNumberingAfterBreak="0">
    <w:nsid w:val="29EA2A9A"/>
    <w:multiLevelType w:val="hybridMultilevel"/>
    <w:tmpl w:val="8E6AF79C"/>
    <w:lvl w:ilvl="0" w:tplc="AEFC8168">
      <w:start w:val="1"/>
      <w:numFmt w:val="lowerLetter"/>
      <w:lvlText w:val="%1)"/>
      <w:lvlJc w:val="left"/>
      <w:pPr>
        <w:ind w:left="1773"/>
      </w:pPr>
      <w:rPr>
        <w:rFonts w:ascii="Times New Roman" w:eastAsia="Times New Roman" w:hAnsi="Times New Roman" w:cs="Times New Roman"/>
        <w:b w:val="0"/>
        <w:i w:val="0"/>
        <w:strike w:val="0"/>
        <w:dstrike w:val="0"/>
        <w:color w:val="000000" w:themeColor="text1"/>
        <w:sz w:val="32"/>
        <w:szCs w:val="32"/>
        <w:u w:val="none" w:color="000000"/>
        <w:bdr w:val="none" w:sz="0" w:space="0" w:color="auto"/>
        <w:shd w:val="clear" w:color="auto" w:fill="auto"/>
        <w:vertAlign w:val="baseline"/>
      </w:rPr>
    </w:lvl>
    <w:lvl w:ilvl="1" w:tplc="60E22ECC">
      <w:start w:val="1"/>
      <w:numFmt w:val="lowerLetter"/>
      <w:lvlText w:val="%2"/>
      <w:lvlJc w:val="left"/>
      <w:pPr>
        <w:ind w:left="180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2" w:tplc="A44A440C">
      <w:start w:val="1"/>
      <w:numFmt w:val="lowerRoman"/>
      <w:lvlText w:val="%3"/>
      <w:lvlJc w:val="left"/>
      <w:pPr>
        <w:ind w:left="252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3" w:tplc="03CE5278">
      <w:start w:val="1"/>
      <w:numFmt w:val="decimal"/>
      <w:lvlText w:val="%4"/>
      <w:lvlJc w:val="left"/>
      <w:pPr>
        <w:ind w:left="324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4" w:tplc="5CEC3E7E">
      <w:start w:val="1"/>
      <w:numFmt w:val="lowerLetter"/>
      <w:lvlText w:val="%5"/>
      <w:lvlJc w:val="left"/>
      <w:pPr>
        <w:ind w:left="396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5" w:tplc="E36AD7CC">
      <w:start w:val="1"/>
      <w:numFmt w:val="lowerRoman"/>
      <w:lvlText w:val="%6"/>
      <w:lvlJc w:val="left"/>
      <w:pPr>
        <w:ind w:left="468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6" w:tplc="4EF6BF38">
      <w:start w:val="1"/>
      <w:numFmt w:val="decimal"/>
      <w:lvlText w:val="%7"/>
      <w:lvlJc w:val="left"/>
      <w:pPr>
        <w:ind w:left="540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7" w:tplc="37807540">
      <w:start w:val="1"/>
      <w:numFmt w:val="lowerLetter"/>
      <w:lvlText w:val="%8"/>
      <w:lvlJc w:val="left"/>
      <w:pPr>
        <w:ind w:left="612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8" w:tplc="B83078FE">
      <w:start w:val="1"/>
      <w:numFmt w:val="lowerRoman"/>
      <w:lvlText w:val="%9"/>
      <w:lvlJc w:val="left"/>
      <w:pPr>
        <w:ind w:left="6840"/>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abstractNum>
  <w:abstractNum w:abstractNumId="15" w15:restartNumberingAfterBreak="0">
    <w:nsid w:val="2AD7364C"/>
    <w:multiLevelType w:val="multilevel"/>
    <w:tmpl w:val="3CEEE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272FE"/>
    <w:multiLevelType w:val="hybridMultilevel"/>
    <w:tmpl w:val="01321EE6"/>
    <w:lvl w:ilvl="0" w:tplc="C8B69BB2">
      <w:start w:val="1"/>
      <w:numFmt w:val="lowerLetter"/>
      <w:lvlText w:val="%1)"/>
      <w:lvlJc w:val="left"/>
      <w:pPr>
        <w:ind w:left="2976"/>
      </w:pPr>
      <w:rPr>
        <w:rFonts w:ascii="Times New Roman" w:eastAsia="Times New Roman" w:hAnsi="Times New Roman" w:cs="Times New Roman"/>
        <w:b w:val="0"/>
        <w:i w:val="0"/>
        <w:strike w:val="0"/>
        <w:dstrike w:val="0"/>
        <w:color w:val="000000" w:themeColor="text1"/>
        <w:sz w:val="32"/>
        <w:szCs w:val="32"/>
        <w:u w:val="none" w:color="000000"/>
        <w:bdr w:val="none" w:sz="0" w:space="0" w:color="auto"/>
        <w:shd w:val="clear" w:color="auto" w:fill="auto"/>
        <w:vertAlign w:val="baseline"/>
      </w:rPr>
    </w:lvl>
    <w:lvl w:ilvl="1" w:tplc="AEC8BF9A">
      <w:start w:val="1"/>
      <w:numFmt w:val="lowerLetter"/>
      <w:lvlText w:val="%2"/>
      <w:lvlJc w:val="left"/>
      <w:pPr>
        <w:ind w:left="298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2" w:tplc="EE3AB53C">
      <w:start w:val="1"/>
      <w:numFmt w:val="lowerRoman"/>
      <w:lvlText w:val="%3"/>
      <w:lvlJc w:val="left"/>
      <w:pPr>
        <w:ind w:left="370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3" w:tplc="73B2F3EE">
      <w:start w:val="1"/>
      <w:numFmt w:val="decimal"/>
      <w:lvlText w:val="%4"/>
      <w:lvlJc w:val="left"/>
      <w:pPr>
        <w:ind w:left="442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4" w:tplc="9DBCC7E8">
      <w:start w:val="1"/>
      <w:numFmt w:val="lowerLetter"/>
      <w:lvlText w:val="%5"/>
      <w:lvlJc w:val="left"/>
      <w:pPr>
        <w:ind w:left="514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5" w:tplc="AF028712">
      <w:start w:val="1"/>
      <w:numFmt w:val="lowerRoman"/>
      <w:lvlText w:val="%6"/>
      <w:lvlJc w:val="left"/>
      <w:pPr>
        <w:ind w:left="586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6" w:tplc="3F1A53F2">
      <w:start w:val="1"/>
      <w:numFmt w:val="decimal"/>
      <w:lvlText w:val="%7"/>
      <w:lvlJc w:val="left"/>
      <w:pPr>
        <w:ind w:left="658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7" w:tplc="C1D812F6">
      <w:start w:val="1"/>
      <w:numFmt w:val="lowerLetter"/>
      <w:lvlText w:val="%8"/>
      <w:lvlJc w:val="left"/>
      <w:pPr>
        <w:ind w:left="730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lvl w:ilvl="8" w:tplc="D07484EE">
      <w:start w:val="1"/>
      <w:numFmt w:val="lowerRoman"/>
      <w:lvlText w:val="%9"/>
      <w:lvlJc w:val="left"/>
      <w:pPr>
        <w:ind w:left="8028"/>
      </w:pPr>
      <w:rPr>
        <w:rFonts w:ascii="Times New Roman" w:eastAsia="Times New Roman" w:hAnsi="Times New Roman" w:cs="Times New Roman"/>
        <w:b w:val="0"/>
        <w:i w:val="0"/>
        <w:strike w:val="0"/>
        <w:dstrike w:val="0"/>
        <w:color w:val="2F5496"/>
        <w:sz w:val="32"/>
        <w:szCs w:val="32"/>
        <w:u w:val="none" w:color="000000"/>
        <w:bdr w:val="none" w:sz="0" w:space="0" w:color="auto"/>
        <w:shd w:val="clear" w:color="auto" w:fill="auto"/>
        <w:vertAlign w:val="baseline"/>
      </w:rPr>
    </w:lvl>
  </w:abstractNum>
  <w:abstractNum w:abstractNumId="17" w15:restartNumberingAfterBreak="0">
    <w:nsid w:val="30557417"/>
    <w:multiLevelType w:val="hybridMultilevel"/>
    <w:tmpl w:val="B15480C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8" w15:restartNumberingAfterBreak="0">
    <w:nsid w:val="31055009"/>
    <w:multiLevelType w:val="hybridMultilevel"/>
    <w:tmpl w:val="577CC0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E07C46"/>
    <w:multiLevelType w:val="hybridMultilevel"/>
    <w:tmpl w:val="9ADA1E4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3382398B"/>
    <w:multiLevelType w:val="hybridMultilevel"/>
    <w:tmpl w:val="C4241AD0"/>
    <w:lvl w:ilvl="0" w:tplc="567680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4167C9E"/>
    <w:multiLevelType w:val="hybridMultilevel"/>
    <w:tmpl w:val="BAD645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4E0676"/>
    <w:multiLevelType w:val="multilevel"/>
    <w:tmpl w:val="0A0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F4074"/>
    <w:multiLevelType w:val="multilevel"/>
    <w:tmpl w:val="49B286E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92D52"/>
    <w:multiLevelType w:val="hybridMultilevel"/>
    <w:tmpl w:val="58B8F9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8072E48"/>
    <w:multiLevelType w:val="hybridMultilevel"/>
    <w:tmpl w:val="32149F24"/>
    <w:lvl w:ilvl="0" w:tplc="040C000F">
      <w:start w:val="1"/>
      <w:numFmt w:val="decimal"/>
      <w:lvlText w:val="%1."/>
      <w:lvlJc w:val="left"/>
      <w:pPr>
        <w:ind w:left="1658" w:hanging="360"/>
      </w:pPr>
    </w:lvl>
    <w:lvl w:ilvl="1" w:tplc="040C0019" w:tentative="1">
      <w:start w:val="1"/>
      <w:numFmt w:val="lowerLetter"/>
      <w:lvlText w:val="%2."/>
      <w:lvlJc w:val="left"/>
      <w:pPr>
        <w:ind w:left="2378" w:hanging="360"/>
      </w:pPr>
    </w:lvl>
    <w:lvl w:ilvl="2" w:tplc="040C001B" w:tentative="1">
      <w:start w:val="1"/>
      <w:numFmt w:val="lowerRoman"/>
      <w:lvlText w:val="%3."/>
      <w:lvlJc w:val="right"/>
      <w:pPr>
        <w:ind w:left="3098" w:hanging="180"/>
      </w:pPr>
    </w:lvl>
    <w:lvl w:ilvl="3" w:tplc="040C000F" w:tentative="1">
      <w:start w:val="1"/>
      <w:numFmt w:val="decimal"/>
      <w:lvlText w:val="%4."/>
      <w:lvlJc w:val="left"/>
      <w:pPr>
        <w:ind w:left="3818" w:hanging="360"/>
      </w:pPr>
    </w:lvl>
    <w:lvl w:ilvl="4" w:tplc="040C0019" w:tentative="1">
      <w:start w:val="1"/>
      <w:numFmt w:val="lowerLetter"/>
      <w:lvlText w:val="%5."/>
      <w:lvlJc w:val="left"/>
      <w:pPr>
        <w:ind w:left="4538" w:hanging="360"/>
      </w:pPr>
    </w:lvl>
    <w:lvl w:ilvl="5" w:tplc="040C001B" w:tentative="1">
      <w:start w:val="1"/>
      <w:numFmt w:val="lowerRoman"/>
      <w:lvlText w:val="%6."/>
      <w:lvlJc w:val="right"/>
      <w:pPr>
        <w:ind w:left="5258" w:hanging="180"/>
      </w:pPr>
    </w:lvl>
    <w:lvl w:ilvl="6" w:tplc="040C000F" w:tentative="1">
      <w:start w:val="1"/>
      <w:numFmt w:val="decimal"/>
      <w:lvlText w:val="%7."/>
      <w:lvlJc w:val="left"/>
      <w:pPr>
        <w:ind w:left="5978" w:hanging="360"/>
      </w:pPr>
    </w:lvl>
    <w:lvl w:ilvl="7" w:tplc="040C0019" w:tentative="1">
      <w:start w:val="1"/>
      <w:numFmt w:val="lowerLetter"/>
      <w:lvlText w:val="%8."/>
      <w:lvlJc w:val="left"/>
      <w:pPr>
        <w:ind w:left="6698" w:hanging="360"/>
      </w:pPr>
    </w:lvl>
    <w:lvl w:ilvl="8" w:tplc="040C001B" w:tentative="1">
      <w:start w:val="1"/>
      <w:numFmt w:val="lowerRoman"/>
      <w:lvlText w:val="%9."/>
      <w:lvlJc w:val="right"/>
      <w:pPr>
        <w:ind w:left="7418" w:hanging="180"/>
      </w:pPr>
    </w:lvl>
  </w:abstractNum>
  <w:abstractNum w:abstractNumId="26" w15:restartNumberingAfterBreak="0">
    <w:nsid w:val="39AD5BCD"/>
    <w:multiLevelType w:val="hybridMultilevel"/>
    <w:tmpl w:val="FFCAADB4"/>
    <w:lvl w:ilvl="0" w:tplc="040C0013">
      <w:start w:val="1"/>
      <w:numFmt w:val="upperRoman"/>
      <w:lvlText w:val="%1."/>
      <w:lvlJc w:val="right"/>
      <w:pPr>
        <w:ind w:left="1049" w:hanging="360"/>
      </w:pPr>
    </w:lvl>
    <w:lvl w:ilvl="1" w:tplc="040C0019" w:tentative="1">
      <w:start w:val="1"/>
      <w:numFmt w:val="lowerLetter"/>
      <w:lvlText w:val="%2."/>
      <w:lvlJc w:val="left"/>
      <w:pPr>
        <w:ind w:left="1769" w:hanging="360"/>
      </w:pPr>
    </w:lvl>
    <w:lvl w:ilvl="2" w:tplc="040C001B" w:tentative="1">
      <w:start w:val="1"/>
      <w:numFmt w:val="lowerRoman"/>
      <w:lvlText w:val="%3."/>
      <w:lvlJc w:val="right"/>
      <w:pPr>
        <w:ind w:left="2489" w:hanging="180"/>
      </w:pPr>
    </w:lvl>
    <w:lvl w:ilvl="3" w:tplc="040C000F" w:tentative="1">
      <w:start w:val="1"/>
      <w:numFmt w:val="decimal"/>
      <w:lvlText w:val="%4."/>
      <w:lvlJc w:val="left"/>
      <w:pPr>
        <w:ind w:left="3209" w:hanging="360"/>
      </w:pPr>
    </w:lvl>
    <w:lvl w:ilvl="4" w:tplc="040C0019" w:tentative="1">
      <w:start w:val="1"/>
      <w:numFmt w:val="lowerLetter"/>
      <w:lvlText w:val="%5."/>
      <w:lvlJc w:val="left"/>
      <w:pPr>
        <w:ind w:left="3929" w:hanging="360"/>
      </w:pPr>
    </w:lvl>
    <w:lvl w:ilvl="5" w:tplc="040C001B" w:tentative="1">
      <w:start w:val="1"/>
      <w:numFmt w:val="lowerRoman"/>
      <w:lvlText w:val="%6."/>
      <w:lvlJc w:val="right"/>
      <w:pPr>
        <w:ind w:left="4649" w:hanging="180"/>
      </w:pPr>
    </w:lvl>
    <w:lvl w:ilvl="6" w:tplc="040C000F" w:tentative="1">
      <w:start w:val="1"/>
      <w:numFmt w:val="decimal"/>
      <w:lvlText w:val="%7."/>
      <w:lvlJc w:val="left"/>
      <w:pPr>
        <w:ind w:left="5369" w:hanging="360"/>
      </w:pPr>
    </w:lvl>
    <w:lvl w:ilvl="7" w:tplc="040C0019" w:tentative="1">
      <w:start w:val="1"/>
      <w:numFmt w:val="lowerLetter"/>
      <w:lvlText w:val="%8."/>
      <w:lvlJc w:val="left"/>
      <w:pPr>
        <w:ind w:left="6089" w:hanging="360"/>
      </w:pPr>
    </w:lvl>
    <w:lvl w:ilvl="8" w:tplc="040C001B" w:tentative="1">
      <w:start w:val="1"/>
      <w:numFmt w:val="lowerRoman"/>
      <w:lvlText w:val="%9."/>
      <w:lvlJc w:val="right"/>
      <w:pPr>
        <w:ind w:left="6809" w:hanging="180"/>
      </w:pPr>
    </w:lvl>
  </w:abstractNum>
  <w:abstractNum w:abstractNumId="27" w15:restartNumberingAfterBreak="0">
    <w:nsid w:val="3B822D77"/>
    <w:multiLevelType w:val="hybridMultilevel"/>
    <w:tmpl w:val="F99C66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C2F1E74"/>
    <w:multiLevelType w:val="hybridMultilevel"/>
    <w:tmpl w:val="2D2EA40A"/>
    <w:lvl w:ilvl="0" w:tplc="3378D1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C5309CF"/>
    <w:multiLevelType w:val="multilevel"/>
    <w:tmpl w:val="E02A4D5E"/>
    <w:lvl w:ilvl="0">
      <w:start w:val="1"/>
      <w:numFmt w:val="decimal"/>
      <w:lvlText w:val="%1."/>
      <w:lvlJc w:val="left"/>
      <w:pPr>
        <w:ind w:left="1495" w:hanging="360"/>
      </w:pPr>
      <w:rPr>
        <w:rFonts w:hint="default"/>
      </w:rPr>
    </w:lvl>
    <w:lvl w:ilvl="1">
      <w:start w:val="1"/>
      <w:numFmt w:val="decimal"/>
      <w:isLgl/>
      <w:lvlText w:val="%1.%2."/>
      <w:lvlJc w:val="left"/>
      <w:pPr>
        <w:ind w:left="2148" w:hanging="720"/>
      </w:pPr>
      <w:rPr>
        <w:rFonts w:hint="default"/>
      </w:rPr>
    </w:lvl>
    <w:lvl w:ilvl="2">
      <w:start w:val="1"/>
      <w:numFmt w:val="decimal"/>
      <w:isLgl/>
      <w:lvlText w:val="%1.%2.%3."/>
      <w:lvlJc w:val="left"/>
      <w:pPr>
        <w:ind w:left="2441" w:hanging="720"/>
      </w:pPr>
      <w:rPr>
        <w:rFonts w:hint="default"/>
      </w:rPr>
    </w:lvl>
    <w:lvl w:ilvl="3">
      <w:start w:val="1"/>
      <w:numFmt w:val="decimal"/>
      <w:isLgl/>
      <w:lvlText w:val="%1.%2.%3.%4."/>
      <w:lvlJc w:val="left"/>
      <w:pPr>
        <w:ind w:left="3094" w:hanging="1080"/>
      </w:pPr>
      <w:rPr>
        <w:rFonts w:hint="default"/>
      </w:rPr>
    </w:lvl>
    <w:lvl w:ilvl="4">
      <w:start w:val="1"/>
      <w:numFmt w:val="decimal"/>
      <w:isLgl/>
      <w:lvlText w:val="%1.%2.%3.%4.%5."/>
      <w:lvlJc w:val="left"/>
      <w:pPr>
        <w:ind w:left="3387" w:hanging="1080"/>
      </w:pPr>
      <w:rPr>
        <w:rFonts w:hint="default"/>
      </w:rPr>
    </w:lvl>
    <w:lvl w:ilvl="5">
      <w:start w:val="1"/>
      <w:numFmt w:val="decimal"/>
      <w:isLgl/>
      <w:lvlText w:val="%1.%2.%3.%4.%5.%6."/>
      <w:lvlJc w:val="left"/>
      <w:pPr>
        <w:ind w:left="4040" w:hanging="1440"/>
      </w:pPr>
      <w:rPr>
        <w:rFonts w:hint="default"/>
      </w:rPr>
    </w:lvl>
    <w:lvl w:ilvl="6">
      <w:start w:val="1"/>
      <w:numFmt w:val="decimal"/>
      <w:isLgl/>
      <w:lvlText w:val="%1.%2.%3.%4.%5.%6.%7."/>
      <w:lvlJc w:val="left"/>
      <w:pPr>
        <w:ind w:left="4333" w:hanging="1440"/>
      </w:pPr>
      <w:rPr>
        <w:rFonts w:hint="default"/>
      </w:rPr>
    </w:lvl>
    <w:lvl w:ilvl="7">
      <w:start w:val="1"/>
      <w:numFmt w:val="decimal"/>
      <w:isLgl/>
      <w:lvlText w:val="%1.%2.%3.%4.%5.%6.%7.%8."/>
      <w:lvlJc w:val="left"/>
      <w:pPr>
        <w:ind w:left="4986" w:hanging="1800"/>
      </w:pPr>
      <w:rPr>
        <w:rFonts w:hint="default"/>
      </w:rPr>
    </w:lvl>
    <w:lvl w:ilvl="8">
      <w:start w:val="1"/>
      <w:numFmt w:val="decimal"/>
      <w:isLgl/>
      <w:lvlText w:val="%1.%2.%3.%4.%5.%6.%7.%8.%9."/>
      <w:lvlJc w:val="left"/>
      <w:pPr>
        <w:ind w:left="5279" w:hanging="1800"/>
      </w:pPr>
      <w:rPr>
        <w:rFonts w:hint="default"/>
      </w:rPr>
    </w:lvl>
  </w:abstractNum>
  <w:abstractNum w:abstractNumId="30" w15:restartNumberingAfterBreak="0">
    <w:nsid w:val="3E9C2D21"/>
    <w:multiLevelType w:val="hybridMultilevel"/>
    <w:tmpl w:val="8FECC64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3B65AFC"/>
    <w:multiLevelType w:val="hybridMultilevel"/>
    <w:tmpl w:val="D60E58AE"/>
    <w:lvl w:ilvl="0" w:tplc="738AE32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D784AB9"/>
    <w:multiLevelType w:val="hybridMultilevel"/>
    <w:tmpl w:val="45C043D6"/>
    <w:lvl w:ilvl="0" w:tplc="26E2EE3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DB977E0"/>
    <w:multiLevelType w:val="hybridMultilevel"/>
    <w:tmpl w:val="1BE0A1B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506C0885"/>
    <w:multiLevelType w:val="hybridMultilevel"/>
    <w:tmpl w:val="3F82EF02"/>
    <w:lvl w:ilvl="0" w:tplc="0B96E41C">
      <w:start w:val="1"/>
      <w:numFmt w:val="decimal"/>
      <w:lvlText w:val="%1."/>
      <w:lvlJc w:val="left"/>
      <w:pPr>
        <w:ind w:left="2018" w:hanging="360"/>
      </w:pPr>
      <w:rPr>
        <w:rFonts w:hint="default"/>
        <w:color w:val="000000" w:themeColor="text1"/>
      </w:rPr>
    </w:lvl>
    <w:lvl w:ilvl="1" w:tplc="040C0019" w:tentative="1">
      <w:start w:val="1"/>
      <w:numFmt w:val="lowerLetter"/>
      <w:lvlText w:val="%2."/>
      <w:lvlJc w:val="left"/>
      <w:pPr>
        <w:ind w:left="2738" w:hanging="360"/>
      </w:pPr>
    </w:lvl>
    <w:lvl w:ilvl="2" w:tplc="040C001B" w:tentative="1">
      <w:start w:val="1"/>
      <w:numFmt w:val="lowerRoman"/>
      <w:lvlText w:val="%3."/>
      <w:lvlJc w:val="right"/>
      <w:pPr>
        <w:ind w:left="3458" w:hanging="180"/>
      </w:pPr>
    </w:lvl>
    <w:lvl w:ilvl="3" w:tplc="040C000F" w:tentative="1">
      <w:start w:val="1"/>
      <w:numFmt w:val="decimal"/>
      <w:lvlText w:val="%4."/>
      <w:lvlJc w:val="left"/>
      <w:pPr>
        <w:ind w:left="4178" w:hanging="360"/>
      </w:pPr>
    </w:lvl>
    <w:lvl w:ilvl="4" w:tplc="040C0019" w:tentative="1">
      <w:start w:val="1"/>
      <w:numFmt w:val="lowerLetter"/>
      <w:lvlText w:val="%5."/>
      <w:lvlJc w:val="left"/>
      <w:pPr>
        <w:ind w:left="4898" w:hanging="360"/>
      </w:pPr>
    </w:lvl>
    <w:lvl w:ilvl="5" w:tplc="040C001B" w:tentative="1">
      <w:start w:val="1"/>
      <w:numFmt w:val="lowerRoman"/>
      <w:lvlText w:val="%6."/>
      <w:lvlJc w:val="right"/>
      <w:pPr>
        <w:ind w:left="5618" w:hanging="180"/>
      </w:pPr>
    </w:lvl>
    <w:lvl w:ilvl="6" w:tplc="040C000F" w:tentative="1">
      <w:start w:val="1"/>
      <w:numFmt w:val="decimal"/>
      <w:lvlText w:val="%7."/>
      <w:lvlJc w:val="left"/>
      <w:pPr>
        <w:ind w:left="6338" w:hanging="360"/>
      </w:pPr>
    </w:lvl>
    <w:lvl w:ilvl="7" w:tplc="040C0019" w:tentative="1">
      <w:start w:val="1"/>
      <w:numFmt w:val="lowerLetter"/>
      <w:lvlText w:val="%8."/>
      <w:lvlJc w:val="left"/>
      <w:pPr>
        <w:ind w:left="7058" w:hanging="360"/>
      </w:pPr>
    </w:lvl>
    <w:lvl w:ilvl="8" w:tplc="040C001B" w:tentative="1">
      <w:start w:val="1"/>
      <w:numFmt w:val="lowerRoman"/>
      <w:lvlText w:val="%9."/>
      <w:lvlJc w:val="right"/>
      <w:pPr>
        <w:ind w:left="7778" w:hanging="180"/>
      </w:pPr>
    </w:lvl>
  </w:abstractNum>
  <w:abstractNum w:abstractNumId="35" w15:restartNumberingAfterBreak="0">
    <w:nsid w:val="5222253C"/>
    <w:multiLevelType w:val="multilevel"/>
    <w:tmpl w:val="8F2C2660"/>
    <w:lvl w:ilvl="0">
      <w:start w:val="1"/>
      <w:numFmt w:val="bullet"/>
      <w:lvlText w:val=""/>
      <w:lvlJc w:val="left"/>
      <w:pPr>
        <w:ind w:left="689" w:hanging="360"/>
      </w:pPr>
      <w:rPr>
        <w:rFonts w:ascii="Wingdings" w:hAnsi="Wingding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807" w:hanging="720"/>
      </w:pPr>
      <w:rPr>
        <w:rFonts w:hint="default"/>
      </w:rPr>
    </w:lvl>
    <w:lvl w:ilvl="3">
      <w:start w:val="1"/>
      <w:numFmt w:val="decimal"/>
      <w:isLgl/>
      <w:lvlText w:val="%1.%2.%3.%4"/>
      <w:lvlJc w:val="left"/>
      <w:pPr>
        <w:ind w:left="2546" w:hanging="1080"/>
      </w:pPr>
      <w:rPr>
        <w:rFonts w:hint="default"/>
      </w:rPr>
    </w:lvl>
    <w:lvl w:ilvl="4">
      <w:start w:val="1"/>
      <w:numFmt w:val="decimal"/>
      <w:isLgl/>
      <w:lvlText w:val="%1.%2.%3.%4.%5"/>
      <w:lvlJc w:val="left"/>
      <w:pPr>
        <w:ind w:left="3285" w:hanging="1440"/>
      </w:pPr>
      <w:rPr>
        <w:rFonts w:hint="default"/>
      </w:rPr>
    </w:lvl>
    <w:lvl w:ilvl="5">
      <w:start w:val="1"/>
      <w:numFmt w:val="decimal"/>
      <w:isLgl/>
      <w:lvlText w:val="%1.%2.%3.%4.%5.%6"/>
      <w:lvlJc w:val="left"/>
      <w:pPr>
        <w:ind w:left="3664" w:hanging="1440"/>
      </w:pPr>
      <w:rPr>
        <w:rFonts w:hint="default"/>
      </w:rPr>
    </w:lvl>
    <w:lvl w:ilvl="6">
      <w:start w:val="1"/>
      <w:numFmt w:val="decimal"/>
      <w:isLgl/>
      <w:lvlText w:val="%1.%2.%3.%4.%5.%6.%7"/>
      <w:lvlJc w:val="left"/>
      <w:pPr>
        <w:ind w:left="4403" w:hanging="1800"/>
      </w:pPr>
      <w:rPr>
        <w:rFonts w:hint="default"/>
      </w:rPr>
    </w:lvl>
    <w:lvl w:ilvl="7">
      <w:start w:val="1"/>
      <w:numFmt w:val="decimal"/>
      <w:isLgl/>
      <w:lvlText w:val="%1.%2.%3.%4.%5.%6.%7.%8"/>
      <w:lvlJc w:val="left"/>
      <w:pPr>
        <w:ind w:left="5142" w:hanging="2160"/>
      </w:pPr>
      <w:rPr>
        <w:rFonts w:hint="default"/>
      </w:rPr>
    </w:lvl>
    <w:lvl w:ilvl="8">
      <w:start w:val="1"/>
      <w:numFmt w:val="decimal"/>
      <w:isLgl/>
      <w:lvlText w:val="%1.%2.%3.%4.%5.%6.%7.%8.%9"/>
      <w:lvlJc w:val="left"/>
      <w:pPr>
        <w:ind w:left="5521" w:hanging="2160"/>
      </w:pPr>
      <w:rPr>
        <w:rFonts w:hint="default"/>
      </w:rPr>
    </w:lvl>
  </w:abstractNum>
  <w:abstractNum w:abstractNumId="36" w15:restartNumberingAfterBreak="0">
    <w:nsid w:val="531F1339"/>
    <w:multiLevelType w:val="hybridMultilevel"/>
    <w:tmpl w:val="83E68664"/>
    <w:lvl w:ilvl="0" w:tplc="3F24B6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4BF7DB3"/>
    <w:multiLevelType w:val="hybridMultilevel"/>
    <w:tmpl w:val="33D61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9013FC1"/>
    <w:multiLevelType w:val="hybridMultilevel"/>
    <w:tmpl w:val="CBB689A0"/>
    <w:lvl w:ilvl="0" w:tplc="183AF3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B63268E"/>
    <w:multiLevelType w:val="hybridMultilevel"/>
    <w:tmpl w:val="9DA8A1E2"/>
    <w:lvl w:ilvl="0" w:tplc="93ACC57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E2328A2"/>
    <w:multiLevelType w:val="hybridMultilevel"/>
    <w:tmpl w:val="CB5ACDBA"/>
    <w:lvl w:ilvl="0" w:tplc="F27AE4D2">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1" w15:restartNumberingAfterBreak="0">
    <w:nsid w:val="60295107"/>
    <w:multiLevelType w:val="multilevel"/>
    <w:tmpl w:val="4F1AF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77CB2"/>
    <w:multiLevelType w:val="hybridMultilevel"/>
    <w:tmpl w:val="4B9CFAF0"/>
    <w:lvl w:ilvl="0" w:tplc="D5603C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A5B7266"/>
    <w:multiLevelType w:val="hybridMultilevel"/>
    <w:tmpl w:val="BDD06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5F0E0F"/>
    <w:multiLevelType w:val="hybridMultilevel"/>
    <w:tmpl w:val="EFF63CCA"/>
    <w:lvl w:ilvl="0" w:tplc="6EFE5F0E">
      <w:start w:val="1"/>
      <w:numFmt w:val="bullet"/>
      <w:lvlText w:val=""/>
      <w:lvlPicBulletId w:val="0"/>
      <w:lvlJc w:val="left"/>
      <w:pPr>
        <w:tabs>
          <w:tab w:val="num" w:pos="720"/>
        </w:tabs>
        <w:ind w:left="720" w:hanging="360"/>
      </w:pPr>
      <w:rPr>
        <w:rFonts w:ascii="Symbol" w:hAnsi="Symbol" w:hint="default"/>
      </w:rPr>
    </w:lvl>
    <w:lvl w:ilvl="1" w:tplc="301C32EE" w:tentative="1">
      <w:start w:val="1"/>
      <w:numFmt w:val="bullet"/>
      <w:lvlText w:val=""/>
      <w:lvlJc w:val="left"/>
      <w:pPr>
        <w:tabs>
          <w:tab w:val="num" w:pos="1440"/>
        </w:tabs>
        <w:ind w:left="1440" w:hanging="360"/>
      </w:pPr>
      <w:rPr>
        <w:rFonts w:ascii="Symbol" w:hAnsi="Symbol" w:hint="default"/>
      </w:rPr>
    </w:lvl>
    <w:lvl w:ilvl="2" w:tplc="6360F2F4" w:tentative="1">
      <w:start w:val="1"/>
      <w:numFmt w:val="bullet"/>
      <w:lvlText w:val=""/>
      <w:lvlJc w:val="left"/>
      <w:pPr>
        <w:tabs>
          <w:tab w:val="num" w:pos="2160"/>
        </w:tabs>
        <w:ind w:left="2160" w:hanging="360"/>
      </w:pPr>
      <w:rPr>
        <w:rFonts w:ascii="Symbol" w:hAnsi="Symbol" w:hint="default"/>
      </w:rPr>
    </w:lvl>
    <w:lvl w:ilvl="3" w:tplc="2578B422" w:tentative="1">
      <w:start w:val="1"/>
      <w:numFmt w:val="bullet"/>
      <w:lvlText w:val=""/>
      <w:lvlJc w:val="left"/>
      <w:pPr>
        <w:tabs>
          <w:tab w:val="num" w:pos="2880"/>
        </w:tabs>
        <w:ind w:left="2880" w:hanging="360"/>
      </w:pPr>
      <w:rPr>
        <w:rFonts w:ascii="Symbol" w:hAnsi="Symbol" w:hint="default"/>
      </w:rPr>
    </w:lvl>
    <w:lvl w:ilvl="4" w:tplc="08BED0AC" w:tentative="1">
      <w:start w:val="1"/>
      <w:numFmt w:val="bullet"/>
      <w:lvlText w:val=""/>
      <w:lvlJc w:val="left"/>
      <w:pPr>
        <w:tabs>
          <w:tab w:val="num" w:pos="3600"/>
        </w:tabs>
        <w:ind w:left="3600" w:hanging="360"/>
      </w:pPr>
      <w:rPr>
        <w:rFonts w:ascii="Symbol" w:hAnsi="Symbol" w:hint="default"/>
      </w:rPr>
    </w:lvl>
    <w:lvl w:ilvl="5" w:tplc="CBDEC098" w:tentative="1">
      <w:start w:val="1"/>
      <w:numFmt w:val="bullet"/>
      <w:lvlText w:val=""/>
      <w:lvlJc w:val="left"/>
      <w:pPr>
        <w:tabs>
          <w:tab w:val="num" w:pos="4320"/>
        </w:tabs>
        <w:ind w:left="4320" w:hanging="360"/>
      </w:pPr>
      <w:rPr>
        <w:rFonts w:ascii="Symbol" w:hAnsi="Symbol" w:hint="default"/>
      </w:rPr>
    </w:lvl>
    <w:lvl w:ilvl="6" w:tplc="01C8A9F2" w:tentative="1">
      <w:start w:val="1"/>
      <w:numFmt w:val="bullet"/>
      <w:lvlText w:val=""/>
      <w:lvlJc w:val="left"/>
      <w:pPr>
        <w:tabs>
          <w:tab w:val="num" w:pos="5040"/>
        </w:tabs>
        <w:ind w:left="5040" w:hanging="360"/>
      </w:pPr>
      <w:rPr>
        <w:rFonts w:ascii="Symbol" w:hAnsi="Symbol" w:hint="default"/>
      </w:rPr>
    </w:lvl>
    <w:lvl w:ilvl="7" w:tplc="5E7E9DB6" w:tentative="1">
      <w:start w:val="1"/>
      <w:numFmt w:val="bullet"/>
      <w:lvlText w:val=""/>
      <w:lvlJc w:val="left"/>
      <w:pPr>
        <w:tabs>
          <w:tab w:val="num" w:pos="5760"/>
        </w:tabs>
        <w:ind w:left="5760" w:hanging="360"/>
      </w:pPr>
      <w:rPr>
        <w:rFonts w:ascii="Symbol" w:hAnsi="Symbol" w:hint="default"/>
      </w:rPr>
    </w:lvl>
    <w:lvl w:ilvl="8" w:tplc="C3726026"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6A754BB7"/>
    <w:multiLevelType w:val="hybridMultilevel"/>
    <w:tmpl w:val="0E52E4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D3A13FE"/>
    <w:multiLevelType w:val="hybridMultilevel"/>
    <w:tmpl w:val="ED42A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EC36BE3"/>
    <w:multiLevelType w:val="hybridMultilevel"/>
    <w:tmpl w:val="5ED8F9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111286"/>
    <w:multiLevelType w:val="multilevel"/>
    <w:tmpl w:val="86747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B6BFD"/>
    <w:multiLevelType w:val="hybridMultilevel"/>
    <w:tmpl w:val="F31C423C"/>
    <w:lvl w:ilvl="0" w:tplc="72C8F3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50172F2"/>
    <w:multiLevelType w:val="multilevel"/>
    <w:tmpl w:val="197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5A1F3F"/>
    <w:multiLevelType w:val="hybridMultilevel"/>
    <w:tmpl w:val="D59E9B9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2" w15:restartNumberingAfterBreak="0">
    <w:nsid w:val="77A2630B"/>
    <w:multiLevelType w:val="hybridMultilevel"/>
    <w:tmpl w:val="8C34467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8AE1082"/>
    <w:multiLevelType w:val="multilevel"/>
    <w:tmpl w:val="04C8BE0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7A7E0886"/>
    <w:multiLevelType w:val="hybridMultilevel"/>
    <w:tmpl w:val="D984523A"/>
    <w:lvl w:ilvl="0" w:tplc="ABC403A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5" w15:restartNumberingAfterBreak="0">
    <w:nsid w:val="7C076D72"/>
    <w:multiLevelType w:val="hybridMultilevel"/>
    <w:tmpl w:val="89F4C1E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6" w15:restartNumberingAfterBreak="0">
    <w:nsid w:val="7DA16536"/>
    <w:multiLevelType w:val="multilevel"/>
    <w:tmpl w:val="844A69A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72552"/>
    <w:multiLevelType w:val="multilevel"/>
    <w:tmpl w:val="2E4C8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B17AD0"/>
    <w:multiLevelType w:val="multilevel"/>
    <w:tmpl w:val="8DC0AA6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3017">
    <w:abstractNumId w:val="47"/>
  </w:num>
  <w:num w:numId="2" w16cid:durableId="605620689">
    <w:abstractNumId w:val="17"/>
  </w:num>
  <w:num w:numId="3" w16cid:durableId="380636832">
    <w:abstractNumId w:val="51"/>
  </w:num>
  <w:num w:numId="4" w16cid:durableId="1832525092">
    <w:abstractNumId w:val="10"/>
  </w:num>
  <w:num w:numId="5" w16cid:durableId="154808077">
    <w:abstractNumId w:val="49"/>
  </w:num>
  <w:num w:numId="6" w16cid:durableId="433980507">
    <w:abstractNumId w:val="31"/>
  </w:num>
  <w:num w:numId="7" w16cid:durableId="337319404">
    <w:abstractNumId w:val="26"/>
  </w:num>
  <w:num w:numId="8" w16cid:durableId="10691697">
    <w:abstractNumId w:val="25"/>
  </w:num>
  <w:num w:numId="9" w16cid:durableId="906184719">
    <w:abstractNumId w:val="34"/>
  </w:num>
  <w:num w:numId="10" w16cid:durableId="429548842">
    <w:abstractNumId w:val="56"/>
  </w:num>
  <w:num w:numId="11" w16cid:durableId="619143270">
    <w:abstractNumId w:val="40"/>
  </w:num>
  <w:num w:numId="12" w16cid:durableId="44523701">
    <w:abstractNumId w:val="39"/>
  </w:num>
  <w:num w:numId="13" w16cid:durableId="1914003515">
    <w:abstractNumId w:val="22"/>
  </w:num>
  <w:num w:numId="14" w16cid:durableId="587276182">
    <w:abstractNumId w:val="6"/>
  </w:num>
  <w:num w:numId="15" w16cid:durableId="1290432440">
    <w:abstractNumId w:val="24"/>
  </w:num>
  <w:num w:numId="16" w16cid:durableId="622420952">
    <w:abstractNumId w:val="35"/>
  </w:num>
  <w:num w:numId="17" w16cid:durableId="1623609192">
    <w:abstractNumId w:val="28"/>
  </w:num>
  <w:num w:numId="18" w16cid:durableId="2081246532">
    <w:abstractNumId w:val="46"/>
  </w:num>
  <w:num w:numId="19" w16cid:durableId="793014533">
    <w:abstractNumId w:val="5"/>
  </w:num>
  <w:num w:numId="20" w16cid:durableId="690685998">
    <w:abstractNumId w:val="43"/>
  </w:num>
  <w:num w:numId="21" w16cid:durableId="395177">
    <w:abstractNumId w:val="55"/>
  </w:num>
  <w:num w:numId="22" w16cid:durableId="1049498042">
    <w:abstractNumId w:val="19"/>
  </w:num>
  <w:num w:numId="23" w16cid:durableId="44842226">
    <w:abstractNumId w:val="33"/>
  </w:num>
  <w:num w:numId="24" w16cid:durableId="963736853">
    <w:abstractNumId w:val="7"/>
  </w:num>
  <w:num w:numId="25" w16cid:durableId="1036661057">
    <w:abstractNumId w:val="0"/>
  </w:num>
  <w:num w:numId="26" w16cid:durableId="284772446">
    <w:abstractNumId w:val="44"/>
  </w:num>
  <w:num w:numId="27" w16cid:durableId="259140687">
    <w:abstractNumId w:val="1"/>
  </w:num>
  <w:num w:numId="28" w16cid:durableId="296372729">
    <w:abstractNumId w:val="8"/>
  </w:num>
  <w:num w:numId="29" w16cid:durableId="1314725354">
    <w:abstractNumId w:val="37"/>
  </w:num>
  <w:num w:numId="30" w16cid:durableId="890071110">
    <w:abstractNumId w:val="3"/>
  </w:num>
  <w:num w:numId="31" w16cid:durableId="100302196">
    <w:abstractNumId w:val="9"/>
  </w:num>
  <w:num w:numId="32" w16cid:durableId="2120449607">
    <w:abstractNumId w:val="53"/>
  </w:num>
  <w:num w:numId="33" w16cid:durableId="725488377">
    <w:abstractNumId w:val="58"/>
  </w:num>
  <w:num w:numId="34" w16cid:durableId="1062676470">
    <w:abstractNumId w:val="27"/>
  </w:num>
  <w:num w:numId="35" w16cid:durableId="820661356">
    <w:abstractNumId w:val="50"/>
  </w:num>
  <w:num w:numId="36" w16cid:durableId="1768116751">
    <w:abstractNumId w:val="57"/>
  </w:num>
  <w:num w:numId="37" w16cid:durableId="793522776">
    <w:abstractNumId w:val="41"/>
  </w:num>
  <w:num w:numId="38" w16cid:durableId="777797826">
    <w:abstractNumId w:val="13"/>
  </w:num>
  <w:num w:numId="39" w16cid:durableId="1643535105">
    <w:abstractNumId w:val="48"/>
  </w:num>
  <w:num w:numId="40" w16cid:durableId="822743537">
    <w:abstractNumId w:val="15"/>
  </w:num>
  <w:num w:numId="41" w16cid:durableId="318269449">
    <w:abstractNumId w:val="45"/>
  </w:num>
  <w:num w:numId="42" w16cid:durableId="1441417755">
    <w:abstractNumId w:val="23"/>
  </w:num>
  <w:num w:numId="43" w16cid:durableId="1227258432">
    <w:abstractNumId w:val="20"/>
  </w:num>
  <w:num w:numId="44" w16cid:durableId="1112358704">
    <w:abstractNumId w:val="52"/>
  </w:num>
  <w:num w:numId="45" w16cid:durableId="1550796425">
    <w:abstractNumId w:val="30"/>
  </w:num>
  <w:num w:numId="46" w16cid:durableId="2142796647">
    <w:abstractNumId w:val="11"/>
  </w:num>
  <w:num w:numId="47" w16cid:durableId="524363431">
    <w:abstractNumId w:val="36"/>
  </w:num>
  <w:num w:numId="48" w16cid:durableId="1377271405">
    <w:abstractNumId w:val="2"/>
  </w:num>
  <w:num w:numId="49" w16cid:durableId="1898470589">
    <w:abstractNumId w:val="32"/>
  </w:num>
  <w:num w:numId="50" w16cid:durableId="770704609">
    <w:abstractNumId w:val="16"/>
  </w:num>
  <w:num w:numId="51" w16cid:durableId="1598443868">
    <w:abstractNumId w:val="14"/>
  </w:num>
  <w:num w:numId="52" w16cid:durableId="1457941639">
    <w:abstractNumId w:val="4"/>
  </w:num>
  <w:num w:numId="53" w16cid:durableId="653340763">
    <w:abstractNumId w:val="54"/>
  </w:num>
  <w:num w:numId="54" w16cid:durableId="2121491127">
    <w:abstractNumId w:val="29"/>
  </w:num>
  <w:num w:numId="55" w16cid:durableId="717903016">
    <w:abstractNumId w:val="42"/>
  </w:num>
  <w:num w:numId="56" w16cid:durableId="372114861">
    <w:abstractNumId w:val="12"/>
  </w:num>
  <w:num w:numId="57" w16cid:durableId="1779720118">
    <w:abstractNumId w:val="38"/>
  </w:num>
  <w:num w:numId="58" w16cid:durableId="992635131">
    <w:abstractNumId w:val="21"/>
  </w:num>
  <w:num w:numId="59" w16cid:durableId="1483815100">
    <w:abstractNumId w:val="1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F2"/>
    <w:rsid w:val="00001C7F"/>
    <w:rsid w:val="00003B1E"/>
    <w:rsid w:val="00003ECB"/>
    <w:rsid w:val="000042F9"/>
    <w:rsid w:val="0000534B"/>
    <w:rsid w:val="00006967"/>
    <w:rsid w:val="000100F7"/>
    <w:rsid w:val="00010110"/>
    <w:rsid w:val="00010672"/>
    <w:rsid w:val="00010FBD"/>
    <w:rsid w:val="0001109E"/>
    <w:rsid w:val="000134B3"/>
    <w:rsid w:val="000172CD"/>
    <w:rsid w:val="0002312B"/>
    <w:rsid w:val="00023684"/>
    <w:rsid w:val="00023B85"/>
    <w:rsid w:val="00026359"/>
    <w:rsid w:val="0002720D"/>
    <w:rsid w:val="0003040E"/>
    <w:rsid w:val="00030EAC"/>
    <w:rsid w:val="00033B30"/>
    <w:rsid w:val="00034805"/>
    <w:rsid w:val="00043188"/>
    <w:rsid w:val="00043AAF"/>
    <w:rsid w:val="00043F98"/>
    <w:rsid w:val="0004424C"/>
    <w:rsid w:val="000455B8"/>
    <w:rsid w:val="00045E68"/>
    <w:rsid w:val="00050605"/>
    <w:rsid w:val="00050702"/>
    <w:rsid w:val="0005075E"/>
    <w:rsid w:val="0005087B"/>
    <w:rsid w:val="00051DA9"/>
    <w:rsid w:val="0005745F"/>
    <w:rsid w:val="000608F0"/>
    <w:rsid w:val="000629CB"/>
    <w:rsid w:val="00063629"/>
    <w:rsid w:val="000639D4"/>
    <w:rsid w:val="000642D8"/>
    <w:rsid w:val="00067A42"/>
    <w:rsid w:val="0007301B"/>
    <w:rsid w:val="00074458"/>
    <w:rsid w:val="00080548"/>
    <w:rsid w:val="0008303E"/>
    <w:rsid w:val="000842C3"/>
    <w:rsid w:val="00084303"/>
    <w:rsid w:val="0008773B"/>
    <w:rsid w:val="00097E39"/>
    <w:rsid w:val="000A1EEC"/>
    <w:rsid w:val="000A383D"/>
    <w:rsid w:val="000A65ED"/>
    <w:rsid w:val="000B20D6"/>
    <w:rsid w:val="000B3B15"/>
    <w:rsid w:val="000B4739"/>
    <w:rsid w:val="000B4C53"/>
    <w:rsid w:val="000B7878"/>
    <w:rsid w:val="000C13A6"/>
    <w:rsid w:val="000C4061"/>
    <w:rsid w:val="000D0187"/>
    <w:rsid w:val="000D3447"/>
    <w:rsid w:val="000D47D3"/>
    <w:rsid w:val="000D4A18"/>
    <w:rsid w:val="000D6745"/>
    <w:rsid w:val="000F054B"/>
    <w:rsid w:val="000F16DC"/>
    <w:rsid w:val="000F5A9E"/>
    <w:rsid w:val="000F6AC4"/>
    <w:rsid w:val="00102D44"/>
    <w:rsid w:val="00106083"/>
    <w:rsid w:val="001068A1"/>
    <w:rsid w:val="00106F4E"/>
    <w:rsid w:val="00113DFE"/>
    <w:rsid w:val="00122687"/>
    <w:rsid w:val="001228EB"/>
    <w:rsid w:val="001229CF"/>
    <w:rsid w:val="001233F9"/>
    <w:rsid w:val="00123641"/>
    <w:rsid w:val="00125416"/>
    <w:rsid w:val="001261B9"/>
    <w:rsid w:val="0012735E"/>
    <w:rsid w:val="00127407"/>
    <w:rsid w:val="0013079A"/>
    <w:rsid w:val="00131743"/>
    <w:rsid w:val="0013218F"/>
    <w:rsid w:val="001339D6"/>
    <w:rsid w:val="00134E0A"/>
    <w:rsid w:val="00141B5D"/>
    <w:rsid w:val="0014244A"/>
    <w:rsid w:val="001445CD"/>
    <w:rsid w:val="00144F64"/>
    <w:rsid w:val="001479CD"/>
    <w:rsid w:val="0015168C"/>
    <w:rsid w:val="0015239F"/>
    <w:rsid w:val="00152D5A"/>
    <w:rsid w:val="00154AA8"/>
    <w:rsid w:val="00156799"/>
    <w:rsid w:val="00161849"/>
    <w:rsid w:val="00166931"/>
    <w:rsid w:val="00166A5E"/>
    <w:rsid w:val="00166D7F"/>
    <w:rsid w:val="0016771C"/>
    <w:rsid w:val="0017181E"/>
    <w:rsid w:val="001735F8"/>
    <w:rsid w:val="00174FCE"/>
    <w:rsid w:val="00177127"/>
    <w:rsid w:val="00177243"/>
    <w:rsid w:val="0017777B"/>
    <w:rsid w:val="00177A43"/>
    <w:rsid w:val="0018133F"/>
    <w:rsid w:val="00183B5D"/>
    <w:rsid w:val="00184E7A"/>
    <w:rsid w:val="00187A63"/>
    <w:rsid w:val="0019207A"/>
    <w:rsid w:val="00194EB5"/>
    <w:rsid w:val="00195F9D"/>
    <w:rsid w:val="00196CCD"/>
    <w:rsid w:val="001A1BB0"/>
    <w:rsid w:val="001A1C36"/>
    <w:rsid w:val="001A2346"/>
    <w:rsid w:val="001A4755"/>
    <w:rsid w:val="001A6AED"/>
    <w:rsid w:val="001A770D"/>
    <w:rsid w:val="001B05E0"/>
    <w:rsid w:val="001B1E94"/>
    <w:rsid w:val="001B22CC"/>
    <w:rsid w:val="001B24F1"/>
    <w:rsid w:val="001B3ACB"/>
    <w:rsid w:val="001B4B72"/>
    <w:rsid w:val="001B68B4"/>
    <w:rsid w:val="001B6C04"/>
    <w:rsid w:val="001B6D81"/>
    <w:rsid w:val="001B7803"/>
    <w:rsid w:val="001B7FB6"/>
    <w:rsid w:val="001C03E7"/>
    <w:rsid w:val="001C3476"/>
    <w:rsid w:val="001C3F0E"/>
    <w:rsid w:val="001C72B4"/>
    <w:rsid w:val="001D20AF"/>
    <w:rsid w:val="001D3EDC"/>
    <w:rsid w:val="001D441D"/>
    <w:rsid w:val="001D515E"/>
    <w:rsid w:val="001D6D79"/>
    <w:rsid w:val="001E0627"/>
    <w:rsid w:val="001E187A"/>
    <w:rsid w:val="001E4D42"/>
    <w:rsid w:val="001E63E8"/>
    <w:rsid w:val="001E7891"/>
    <w:rsid w:val="001E7FD0"/>
    <w:rsid w:val="001F1404"/>
    <w:rsid w:val="001F709D"/>
    <w:rsid w:val="001F73B3"/>
    <w:rsid w:val="00200BDB"/>
    <w:rsid w:val="00200DAE"/>
    <w:rsid w:val="002017B6"/>
    <w:rsid w:val="00201BBE"/>
    <w:rsid w:val="00205ED7"/>
    <w:rsid w:val="0020726C"/>
    <w:rsid w:val="00207A0D"/>
    <w:rsid w:val="0021042C"/>
    <w:rsid w:val="00213A7A"/>
    <w:rsid w:val="00213FDF"/>
    <w:rsid w:val="00214511"/>
    <w:rsid w:val="002206B4"/>
    <w:rsid w:val="00222671"/>
    <w:rsid w:val="002229B9"/>
    <w:rsid w:val="00222ED2"/>
    <w:rsid w:val="00226328"/>
    <w:rsid w:val="002277F7"/>
    <w:rsid w:val="00233754"/>
    <w:rsid w:val="00233791"/>
    <w:rsid w:val="00233DBD"/>
    <w:rsid w:val="00233F82"/>
    <w:rsid w:val="0023555F"/>
    <w:rsid w:val="00237E14"/>
    <w:rsid w:val="00240170"/>
    <w:rsid w:val="00240894"/>
    <w:rsid w:val="00242F22"/>
    <w:rsid w:val="002440E3"/>
    <w:rsid w:val="0024496A"/>
    <w:rsid w:val="00245A9B"/>
    <w:rsid w:val="002469D3"/>
    <w:rsid w:val="002473A7"/>
    <w:rsid w:val="002474BF"/>
    <w:rsid w:val="00250BC4"/>
    <w:rsid w:val="00253C45"/>
    <w:rsid w:val="00254454"/>
    <w:rsid w:val="00255365"/>
    <w:rsid w:val="00255ACD"/>
    <w:rsid w:val="00256776"/>
    <w:rsid w:val="002578D0"/>
    <w:rsid w:val="00257A43"/>
    <w:rsid w:val="00260D02"/>
    <w:rsid w:val="002616F7"/>
    <w:rsid w:val="002618A5"/>
    <w:rsid w:val="0026211F"/>
    <w:rsid w:val="00262653"/>
    <w:rsid w:val="002633FD"/>
    <w:rsid w:val="0026357C"/>
    <w:rsid w:val="0026369D"/>
    <w:rsid w:val="002669DB"/>
    <w:rsid w:val="00270796"/>
    <w:rsid w:val="00273BB4"/>
    <w:rsid w:val="00274F2B"/>
    <w:rsid w:val="0028423A"/>
    <w:rsid w:val="00284B61"/>
    <w:rsid w:val="0028512E"/>
    <w:rsid w:val="00286421"/>
    <w:rsid w:val="002920BA"/>
    <w:rsid w:val="00293173"/>
    <w:rsid w:val="00294C12"/>
    <w:rsid w:val="002978F4"/>
    <w:rsid w:val="00297FC4"/>
    <w:rsid w:val="002A1712"/>
    <w:rsid w:val="002A225F"/>
    <w:rsid w:val="002A25DF"/>
    <w:rsid w:val="002A63FC"/>
    <w:rsid w:val="002B36FD"/>
    <w:rsid w:val="002B3A69"/>
    <w:rsid w:val="002B3AA0"/>
    <w:rsid w:val="002B5B83"/>
    <w:rsid w:val="002B63BA"/>
    <w:rsid w:val="002B6C86"/>
    <w:rsid w:val="002C49B2"/>
    <w:rsid w:val="002C587F"/>
    <w:rsid w:val="002C703B"/>
    <w:rsid w:val="002C719C"/>
    <w:rsid w:val="002D17AC"/>
    <w:rsid w:val="002D18E8"/>
    <w:rsid w:val="002D2CD9"/>
    <w:rsid w:val="002D3F7C"/>
    <w:rsid w:val="002D5125"/>
    <w:rsid w:val="002D7018"/>
    <w:rsid w:val="002E0B3A"/>
    <w:rsid w:val="002E18EB"/>
    <w:rsid w:val="002E2F0B"/>
    <w:rsid w:val="002E6E30"/>
    <w:rsid w:val="002F2E52"/>
    <w:rsid w:val="002F3AEC"/>
    <w:rsid w:val="002F472B"/>
    <w:rsid w:val="002F489D"/>
    <w:rsid w:val="00301135"/>
    <w:rsid w:val="00301C50"/>
    <w:rsid w:val="00304B2B"/>
    <w:rsid w:val="00305364"/>
    <w:rsid w:val="00306F62"/>
    <w:rsid w:val="00310344"/>
    <w:rsid w:val="00311476"/>
    <w:rsid w:val="00312DEB"/>
    <w:rsid w:val="00316FCB"/>
    <w:rsid w:val="003233D9"/>
    <w:rsid w:val="00324215"/>
    <w:rsid w:val="00326470"/>
    <w:rsid w:val="00332C80"/>
    <w:rsid w:val="00333103"/>
    <w:rsid w:val="00334B7A"/>
    <w:rsid w:val="00336130"/>
    <w:rsid w:val="003362F9"/>
    <w:rsid w:val="00336AEC"/>
    <w:rsid w:val="0034131E"/>
    <w:rsid w:val="00344B26"/>
    <w:rsid w:val="00350746"/>
    <w:rsid w:val="003513F0"/>
    <w:rsid w:val="0035458C"/>
    <w:rsid w:val="00357201"/>
    <w:rsid w:val="00357F2B"/>
    <w:rsid w:val="003620CF"/>
    <w:rsid w:val="00362D81"/>
    <w:rsid w:val="00364FB7"/>
    <w:rsid w:val="003660C3"/>
    <w:rsid w:val="00367ABC"/>
    <w:rsid w:val="00367D91"/>
    <w:rsid w:val="00372589"/>
    <w:rsid w:val="00373D4A"/>
    <w:rsid w:val="00373D51"/>
    <w:rsid w:val="0037464F"/>
    <w:rsid w:val="00376570"/>
    <w:rsid w:val="00376EAC"/>
    <w:rsid w:val="00377180"/>
    <w:rsid w:val="003831AA"/>
    <w:rsid w:val="00383E2D"/>
    <w:rsid w:val="00384D64"/>
    <w:rsid w:val="00385213"/>
    <w:rsid w:val="003866C9"/>
    <w:rsid w:val="003873AF"/>
    <w:rsid w:val="0039081D"/>
    <w:rsid w:val="00391A91"/>
    <w:rsid w:val="00392754"/>
    <w:rsid w:val="0039348D"/>
    <w:rsid w:val="003948E3"/>
    <w:rsid w:val="00395015"/>
    <w:rsid w:val="003954F7"/>
    <w:rsid w:val="00396E85"/>
    <w:rsid w:val="003978D3"/>
    <w:rsid w:val="003A3B2A"/>
    <w:rsid w:val="003A63BD"/>
    <w:rsid w:val="003A67E5"/>
    <w:rsid w:val="003B171A"/>
    <w:rsid w:val="003B1894"/>
    <w:rsid w:val="003B20E5"/>
    <w:rsid w:val="003B2154"/>
    <w:rsid w:val="003B41A9"/>
    <w:rsid w:val="003B497B"/>
    <w:rsid w:val="003B59CC"/>
    <w:rsid w:val="003B5D24"/>
    <w:rsid w:val="003C1C1A"/>
    <w:rsid w:val="003C212A"/>
    <w:rsid w:val="003C3D7A"/>
    <w:rsid w:val="003C5E41"/>
    <w:rsid w:val="003C6591"/>
    <w:rsid w:val="003C6A0A"/>
    <w:rsid w:val="003C760F"/>
    <w:rsid w:val="003D27CA"/>
    <w:rsid w:val="003D3489"/>
    <w:rsid w:val="003D3ACA"/>
    <w:rsid w:val="003D578E"/>
    <w:rsid w:val="003D63FD"/>
    <w:rsid w:val="003E07C1"/>
    <w:rsid w:val="003E0ADA"/>
    <w:rsid w:val="003E1092"/>
    <w:rsid w:val="003E195A"/>
    <w:rsid w:val="003E2E24"/>
    <w:rsid w:val="003E5038"/>
    <w:rsid w:val="003E66B4"/>
    <w:rsid w:val="003E7179"/>
    <w:rsid w:val="003E7F88"/>
    <w:rsid w:val="003F0D39"/>
    <w:rsid w:val="003F0F4A"/>
    <w:rsid w:val="003F1519"/>
    <w:rsid w:val="003F43E7"/>
    <w:rsid w:val="003F44E8"/>
    <w:rsid w:val="003F5546"/>
    <w:rsid w:val="003F6742"/>
    <w:rsid w:val="003F755F"/>
    <w:rsid w:val="00405F55"/>
    <w:rsid w:val="00407335"/>
    <w:rsid w:val="0040794A"/>
    <w:rsid w:val="0041184F"/>
    <w:rsid w:val="00412E7A"/>
    <w:rsid w:val="004146E9"/>
    <w:rsid w:val="00416645"/>
    <w:rsid w:val="00416E7B"/>
    <w:rsid w:val="004178D3"/>
    <w:rsid w:val="00420F8F"/>
    <w:rsid w:val="00423228"/>
    <w:rsid w:val="00432E19"/>
    <w:rsid w:val="00432F7E"/>
    <w:rsid w:val="00435578"/>
    <w:rsid w:val="00436B72"/>
    <w:rsid w:val="00437624"/>
    <w:rsid w:val="0044046C"/>
    <w:rsid w:val="00440FAB"/>
    <w:rsid w:val="004424D5"/>
    <w:rsid w:val="0045006C"/>
    <w:rsid w:val="004500F3"/>
    <w:rsid w:val="00452067"/>
    <w:rsid w:val="00454595"/>
    <w:rsid w:val="00455BBE"/>
    <w:rsid w:val="00457164"/>
    <w:rsid w:val="00457F98"/>
    <w:rsid w:val="00461A6A"/>
    <w:rsid w:val="00463B71"/>
    <w:rsid w:val="00464743"/>
    <w:rsid w:val="004662FD"/>
    <w:rsid w:val="00466EDA"/>
    <w:rsid w:val="00470268"/>
    <w:rsid w:val="00471A51"/>
    <w:rsid w:val="004754C1"/>
    <w:rsid w:val="00476940"/>
    <w:rsid w:val="00482B15"/>
    <w:rsid w:val="00484069"/>
    <w:rsid w:val="0048499D"/>
    <w:rsid w:val="00484B4E"/>
    <w:rsid w:val="00486776"/>
    <w:rsid w:val="00487D2F"/>
    <w:rsid w:val="00491AE6"/>
    <w:rsid w:val="00495687"/>
    <w:rsid w:val="00496293"/>
    <w:rsid w:val="004977A3"/>
    <w:rsid w:val="0049785D"/>
    <w:rsid w:val="004A1CF4"/>
    <w:rsid w:val="004A1DE9"/>
    <w:rsid w:val="004A265E"/>
    <w:rsid w:val="004A3813"/>
    <w:rsid w:val="004A76A8"/>
    <w:rsid w:val="004B0036"/>
    <w:rsid w:val="004B07E0"/>
    <w:rsid w:val="004B3D8A"/>
    <w:rsid w:val="004B45B0"/>
    <w:rsid w:val="004B5001"/>
    <w:rsid w:val="004B6DCC"/>
    <w:rsid w:val="004C1F5B"/>
    <w:rsid w:val="004C23FB"/>
    <w:rsid w:val="004C46B7"/>
    <w:rsid w:val="004D2202"/>
    <w:rsid w:val="004D26E0"/>
    <w:rsid w:val="004D2AA7"/>
    <w:rsid w:val="004D2AEB"/>
    <w:rsid w:val="004D3C55"/>
    <w:rsid w:val="004D49A0"/>
    <w:rsid w:val="004D6682"/>
    <w:rsid w:val="004D7DED"/>
    <w:rsid w:val="004E0829"/>
    <w:rsid w:val="004E0E6C"/>
    <w:rsid w:val="004E0FBE"/>
    <w:rsid w:val="004E7435"/>
    <w:rsid w:val="004F1027"/>
    <w:rsid w:val="004F1FDD"/>
    <w:rsid w:val="004F3720"/>
    <w:rsid w:val="004F451F"/>
    <w:rsid w:val="004F46A4"/>
    <w:rsid w:val="00500541"/>
    <w:rsid w:val="005008C9"/>
    <w:rsid w:val="00501326"/>
    <w:rsid w:val="0050345B"/>
    <w:rsid w:val="005039CA"/>
    <w:rsid w:val="00503D45"/>
    <w:rsid w:val="00503F2B"/>
    <w:rsid w:val="005051F1"/>
    <w:rsid w:val="00506A30"/>
    <w:rsid w:val="0050710F"/>
    <w:rsid w:val="00510511"/>
    <w:rsid w:val="00510603"/>
    <w:rsid w:val="00510B58"/>
    <w:rsid w:val="00514330"/>
    <w:rsid w:val="0051700D"/>
    <w:rsid w:val="00520A7F"/>
    <w:rsid w:val="00520F39"/>
    <w:rsid w:val="00520F53"/>
    <w:rsid w:val="005220CD"/>
    <w:rsid w:val="00527FCA"/>
    <w:rsid w:val="00530BE9"/>
    <w:rsid w:val="00533D55"/>
    <w:rsid w:val="00534428"/>
    <w:rsid w:val="00542DB9"/>
    <w:rsid w:val="00543927"/>
    <w:rsid w:val="00543ED8"/>
    <w:rsid w:val="005451AC"/>
    <w:rsid w:val="00545960"/>
    <w:rsid w:val="00547AD5"/>
    <w:rsid w:val="00547ECF"/>
    <w:rsid w:val="00552576"/>
    <w:rsid w:val="00555B95"/>
    <w:rsid w:val="005569F9"/>
    <w:rsid w:val="0055756F"/>
    <w:rsid w:val="0056113C"/>
    <w:rsid w:val="00562448"/>
    <w:rsid w:val="005625AD"/>
    <w:rsid w:val="00564637"/>
    <w:rsid w:val="005673EA"/>
    <w:rsid w:val="00573507"/>
    <w:rsid w:val="0057492D"/>
    <w:rsid w:val="00575458"/>
    <w:rsid w:val="00575F59"/>
    <w:rsid w:val="0057686B"/>
    <w:rsid w:val="00576B7A"/>
    <w:rsid w:val="00577521"/>
    <w:rsid w:val="00581473"/>
    <w:rsid w:val="00581A10"/>
    <w:rsid w:val="00581BEA"/>
    <w:rsid w:val="00581FA0"/>
    <w:rsid w:val="005835BC"/>
    <w:rsid w:val="00583E9C"/>
    <w:rsid w:val="00586163"/>
    <w:rsid w:val="00587C94"/>
    <w:rsid w:val="0059137A"/>
    <w:rsid w:val="0059182A"/>
    <w:rsid w:val="0059348C"/>
    <w:rsid w:val="005972F2"/>
    <w:rsid w:val="00597482"/>
    <w:rsid w:val="005A266A"/>
    <w:rsid w:val="005A496A"/>
    <w:rsid w:val="005A5886"/>
    <w:rsid w:val="005B6838"/>
    <w:rsid w:val="005C0955"/>
    <w:rsid w:val="005C17A6"/>
    <w:rsid w:val="005C1E2C"/>
    <w:rsid w:val="005C2018"/>
    <w:rsid w:val="005C387F"/>
    <w:rsid w:val="005C4E1B"/>
    <w:rsid w:val="005C5CA9"/>
    <w:rsid w:val="005C7240"/>
    <w:rsid w:val="005C733F"/>
    <w:rsid w:val="005C7D46"/>
    <w:rsid w:val="005D0364"/>
    <w:rsid w:val="005D0693"/>
    <w:rsid w:val="005D0FF9"/>
    <w:rsid w:val="005D19A8"/>
    <w:rsid w:val="005D1A32"/>
    <w:rsid w:val="005D5445"/>
    <w:rsid w:val="005D58ED"/>
    <w:rsid w:val="005D6C93"/>
    <w:rsid w:val="005D6DC0"/>
    <w:rsid w:val="005E0F46"/>
    <w:rsid w:val="005E6CD5"/>
    <w:rsid w:val="005E7A40"/>
    <w:rsid w:val="005E7E30"/>
    <w:rsid w:val="005F04CD"/>
    <w:rsid w:val="005F1A1F"/>
    <w:rsid w:val="005F21CA"/>
    <w:rsid w:val="005F3D0A"/>
    <w:rsid w:val="005F7E3B"/>
    <w:rsid w:val="00600187"/>
    <w:rsid w:val="00601A30"/>
    <w:rsid w:val="00601D7F"/>
    <w:rsid w:val="0060477F"/>
    <w:rsid w:val="00605896"/>
    <w:rsid w:val="00605B52"/>
    <w:rsid w:val="00607FE1"/>
    <w:rsid w:val="006109BB"/>
    <w:rsid w:val="00611BF9"/>
    <w:rsid w:val="006122CE"/>
    <w:rsid w:val="006141F5"/>
    <w:rsid w:val="00614609"/>
    <w:rsid w:val="00617C2C"/>
    <w:rsid w:val="00622C46"/>
    <w:rsid w:val="006236A6"/>
    <w:rsid w:val="0062462A"/>
    <w:rsid w:val="00625CAE"/>
    <w:rsid w:val="00626FFE"/>
    <w:rsid w:val="006403F8"/>
    <w:rsid w:val="006451D2"/>
    <w:rsid w:val="0065158F"/>
    <w:rsid w:val="00653EC0"/>
    <w:rsid w:val="00654307"/>
    <w:rsid w:val="00654739"/>
    <w:rsid w:val="0065565B"/>
    <w:rsid w:val="00655D32"/>
    <w:rsid w:val="00660B8A"/>
    <w:rsid w:val="0066365A"/>
    <w:rsid w:val="00664D28"/>
    <w:rsid w:val="006704C5"/>
    <w:rsid w:val="00670D32"/>
    <w:rsid w:val="00670DCD"/>
    <w:rsid w:val="006734D0"/>
    <w:rsid w:val="00676D4A"/>
    <w:rsid w:val="0067769C"/>
    <w:rsid w:val="00677B42"/>
    <w:rsid w:val="00680F27"/>
    <w:rsid w:val="006825F5"/>
    <w:rsid w:val="006829D0"/>
    <w:rsid w:val="00682A94"/>
    <w:rsid w:val="00684093"/>
    <w:rsid w:val="00685155"/>
    <w:rsid w:val="00687C0D"/>
    <w:rsid w:val="00690553"/>
    <w:rsid w:val="00692064"/>
    <w:rsid w:val="00692356"/>
    <w:rsid w:val="00692C97"/>
    <w:rsid w:val="00694759"/>
    <w:rsid w:val="006959ED"/>
    <w:rsid w:val="00695C1A"/>
    <w:rsid w:val="00697337"/>
    <w:rsid w:val="006A28A7"/>
    <w:rsid w:val="006A5728"/>
    <w:rsid w:val="006A7712"/>
    <w:rsid w:val="006B4EBD"/>
    <w:rsid w:val="006B4F76"/>
    <w:rsid w:val="006B69C7"/>
    <w:rsid w:val="006B73EE"/>
    <w:rsid w:val="006C04E4"/>
    <w:rsid w:val="006C266D"/>
    <w:rsid w:val="006C3127"/>
    <w:rsid w:val="006C57DF"/>
    <w:rsid w:val="006C633A"/>
    <w:rsid w:val="006D05F3"/>
    <w:rsid w:val="006D22F0"/>
    <w:rsid w:val="006D3773"/>
    <w:rsid w:val="006D37F3"/>
    <w:rsid w:val="006D48C9"/>
    <w:rsid w:val="006D600B"/>
    <w:rsid w:val="006E16A0"/>
    <w:rsid w:val="006E58C2"/>
    <w:rsid w:val="006E59DE"/>
    <w:rsid w:val="006E63DD"/>
    <w:rsid w:val="006E644E"/>
    <w:rsid w:val="006E65F0"/>
    <w:rsid w:val="006F17A6"/>
    <w:rsid w:val="0070034B"/>
    <w:rsid w:val="00700E98"/>
    <w:rsid w:val="00701D77"/>
    <w:rsid w:val="00703FC7"/>
    <w:rsid w:val="0070534B"/>
    <w:rsid w:val="00707103"/>
    <w:rsid w:val="007071C5"/>
    <w:rsid w:val="0071091F"/>
    <w:rsid w:val="00714CCA"/>
    <w:rsid w:val="007167FF"/>
    <w:rsid w:val="00721412"/>
    <w:rsid w:val="007215A5"/>
    <w:rsid w:val="00721943"/>
    <w:rsid w:val="00721CC6"/>
    <w:rsid w:val="00721F0A"/>
    <w:rsid w:val="00722169"/>
    <w:rsid w:val="007229EE"/>
    <w:rsid w:val="00723DFA"/>
    <w:rsid w:val="0072479C"/>
    <w:rsid w:val="007248E9"/>
    <w:rsid w:val="00725462"/>
    <w:rsid w:val="0072620F"/>
    <w:rsid w:val="0072634B"/>
    <w:rsid w:val="0072760A"/>
    <w:rsid w:val="00727A3A"/>
    <w:rsid w:val="00727B1D"/>
    <w:rsid w:val="00727D91"/>
    <w:rsid w:val="007300CD"/>
    <w:rsid w:val="00730264"/>
    <w:rsid w:val="00732340"/>
    <w:rsid w:val="00732D3B"/>
    <w:rsid w:val="007338B3"/>
    <w:rsid w:val="00733F94"/>
    <w:rsid w:val="00734B25"/>
    <w:rsid w:val="00734DAC"/>
    <w:rsid w:val="00734F3A"/>
    <w:rsid w:val="00736370"/>
    <w:rsid w:val="00736A18"/>
    <w:rsid w:val="007446D7"/>
    <w:rsid w:val="00746C0D"/>
    <w:rsid w:val="00746FB4"/>
    <w:rsid w:val="007479E0"/>
    <w:rsid w:val="00752E8C"/>
    <w:rsid w:val="0075529C"/>
    <w:rsid w:val="00757D86"/>
    <w:rsid w:val="0076278B"/>
    <w:rsid w:val="00767797"/>
    <w:rsid w:val="00773C4B"/>
    <w:rsid w:val="00776834"/>
    <w:rsid w:val="00780F90"/>
    <w:rsid w:val="00783155"/>
    <w:rsid w:val="00783E51"/>
    <w:rsid w:val="007852B4"/>
    <w:rsid w:val="00785528"/>
    <w:rsid w:val="007862C7"/>
    <w:rsid w:val="00786AD1"/>
    <w:rsid w:val="00786E11"/>
    <w:rsid w:val="0078726E"/>
    <w:rsid w:val="00787CA0"/>
    <w:rsid w:val="00790375"/>
    <w:rsid w:val="00790859"/>
    <w:rsid w:val="00791EC2"/>
    <w:rsid w:val="00794A1A"/>
    <w:rsid w:val="0079651D"/>
    <w:rsid w:val="007970D7"/>
    <w:rsid w:val="007A126A"/>
    <w:rsid w:val="007A2D00"/>
    <w:rsid w:val="007A2E39"/>
    <w:rsid w:val="007A3E1C"/>
    <w:rsid w:val="007A3F12"/>
    <w:rsid w:val="007A56D8"/>
    <w:rsid w:val="007A5A6B"/>
    <w:rsid w:val="007A635C"/>
    <w:rsid w:val="007A6BC3"/>
    <w:rsid w:val="007A7E21"/>
    <w:rsid w:val="007B1DEE"/>
    <w:rsid w:val="007B2A4D"/>
    <w:rsid w:val="007B2FDA"/>
    <w:rsid w:val="007B4173"/>
    <w:rsid w:val="007B4720"/>
    <w:rsid w:val="007B5988"/>
    <w:rsid w:val="007C115E"/>
    <w:rsid w:val="007C286E"/>
    <w:rsid w:val="007C2943"/>
    <w:rsid w:val="007C3F71"/>
    <w:rsid w:val="007D21A4"/>
    <w:rsid w:val="007D3128"/>
    <w:rsid w:val="007D3754"/>
    <w:rsid w:val="007D419F"/>
    <w:rsid w:val="007D6840"/>
    <w:rsid w:val="007E216D"/>
    <w:rsid w:val="007E2C02"/>
    <w:rsid w:val="007E2C8A"/>
    <w:rsid w:val="007E3DD0"/>
    <w:rsid w:val="007E70E1"/>
    <w:rsid w:val="007F05EB"/>
    <w:rsid w:val="007F07E9"/>
    <w:rsid w:val="007F0E7B"/>
    <w:rsid w:val="007F1C3C"/>
    <w:rsid w:val="007F2964"/>
    <w:rsid w:val="007F29D2"/>
    <w:rsid w:val="007F2F24"/>
    <w:rsid w:val="007F3D4F"/>
    <w:rsid w:val="007F47B4"/>
    <w:rsid w:val="007F50B6"/>
    <w:rsid w:val="007F5A21"/>
    <w:rsid w:val="0080084A"/>
    <w:rsid w:val="00801B98"/>
    <w:rsid w:val="00801CFA"/>
    <w:rsid w:val="00804598"/>
    <w:rsid w:val="00807331"/>
    <w:rsid w:val="0081426E"/>
    <w:rsid w:val="00815C4C"/>
    <w:rsid w:val="008179D1"/>
    <w:rsid w:val="00821A5A"/>
    <w:rsid w:val="00821EC8"/>
    <w:rsid w:val="00823292"/>
    <w:rsid w:val="0082376A"/>
    <w:rsid w:val="008270E1"/>
    <w:rsid w:val="00827ACB"/>
    <w:rsid w:val="008316C1"/>
    <w:rsid w:val="008319BA"/>
    <w:rsid w:val="00833A89"/>
    <w:rsid w:val="00834599"/>
    <w:rsid w:val="00841340"/>
    <w:rsid w:val="00841629"/>
    <w:rsid w:val="00841821"/>
    <w:rsid w:val="008425F2"/>
    <w:rsid w:val="008427C1"/>
    <w:rsid w:val="00842CDA"/>
    <w:rsid w:val="0084495B"/>
    <w:rsid w:val="0084516F"/>
    <w:rsid w:val="00845E5C"/>
    <w:rsid w:val="0084749B"/>
    <w:rsid w:val="00851D37"/>
    <w:rsid w:val="00851F37"/>
    <w:rsid w:val="00852416"/>
    <w:rsid w:val="00852B84"/>
    <w:rsid w:val="00855A70"/>
    <w:rsid w:val="00860AB8"/>
    <w:rsid w:val="00861E78"/>
    <w:rsid w:val="00862D87"/>
    <w:rsid w:val="00863422"/>
    <w:rsid w:val="008659F2"/>
    <w:rsid w:val="008704B0"/>
    <w:rsid w:val="008706C0"/>
    <w:rsid w:val="008716DD"/>
    <w:rsid w:val="0087328A"/>
    <w:rsid w:val="008765A9"/>
    <w:rsid w:val="00877E0B"/>
    <w:rsid w:val="0088132C"/>
    <w:rsid w:val="00882352"/>
    <w:rsid w:val="00883625"/>
    <w:rsid w:val="00886A1A"/>
    <w:rsid w:val="00886E09"/>
    <w:rsid w:val="008870FB"/>
    <w:rsid w:val="00890054"/>
    <w:rsid w:val="0089092E"/>
    <w:rsid w:val="00891DD5"/>
    <w:rsid w:val="00893991"/>
    <w:rsid w:val="00896C1C"/>
    <w:rsid w:val="00897B98"/>
    <w:rsid w:val="008A04A6"/>
    <w:rsid w:val="008A38CC"/>
    <w:rsid w:val="008B0B89"/>
    <w:rsid w:val="008B1326"/>
    <w:rsid w:val="008B1904"/>
    <w:rsid w:val="008B19BE"/>
    <w:rsid w:val="008B2553"/>
    <w:rsid w:val="008B4938"/>
    <w:rsid w:val="008B7C48"/>
    <w:rsid w:val="008C0A57"/>
    <w:rsid w:val="008C0EF5"/>
    <w:rsid w:val="008C0FFB"/>
    <w:rsid w:val="008C50AB"/>
    <w:rsid w:val="008C569E"/>
    <w:rsid w:val="008C6492"/>
    <w:rsid w:val="008C780A"/>
    <w:rsid w:val="008D00B5"/>
    <w:rsid w:val="008D0662"/>
    <w:rsid w:val="008D1EA0"/>
    <w:rsid w:val="008D5F6E"/>
    <w:rsid w:val="008E1B69"/>
    <w:rsid w:val="008E2D1E"/>
    <w:rsid w:val="008E31E5"/>
    <w:rsid w:val="008E342E"/>
    <w:rsid w:val="008E388E"/>
    <w:rsid w:val="008E3EA3"/>
    <w:rsid w:val="008E4A05"/>
    <w:rsid w:val="008E5320"/>
    <w:rsid w:val="008E597B"/>
    <w:rsid w:val="008E5B8E"/>
    <w:rsid w:val="008E5E18"/>
    <w:rsid w:val="008E66EA"/>
    <w:rsid w:val="008E79D0"/>
    <w:rsid w:val="008F1216"/>
    <w:rsid w:val="008F182F"/>
    <w:rsid w:val="008F1F94"/>
    <w:rsid w:val="008F6284"/>
    <w:rsid w:val="009014ED"/>
    <w:rsid w:val="0090195D"/>
    <w:rsid w:val="00903C53"/>
    <w:rsid w:val="009067A5"/>
    <w:rsid w:val="00907394"/>
    <w:rsid w:val="00907495"/>
    <w:rsid w:val="009075D9"/>
    <w:rsid w:val="00910F9C"/>
    <w:rsid w:val="00911502"/>
    <w:rsid w:val="00913B55"/>
    <w:rsid w:val="00914816"/>
    <w:rsid w:val="0091502B"/>
    <w:rsid w:val="00915978"/>
    <w:rsid w:val="00916D88"/>
    <w:rsid w:val="00916F8E"/>
    <w:rsid w:val="00917006"/>
    <w:rsid w:val="00917F86"/>
    <w:rsid w:val="009200A2"/>
    <w:rsid w:val="009202E0"/>
    <w:rsid w:val="0092157D"/>
    <w:rsid w:val="009220EE"/>
    <w:rsid w:val="00922ED4"/>
    <w:rsid w:val="00923687"/>
    <w:rsid w:val="0092403E"/>
    <w:rsid w:val="009243D6"/>
    <w:rsid w:val="00926238"/>
    <w:rsid w:val="00927368"/>
    <w:rsid w:val="00931B01"/>
    <w:rsid w:val="00932875"/>
    <w:rsid w:val="00933418"/>
    <w:rsid w:val="0093558C"/>
    <w:rsid w:val="00935E9E"/>
    <w:rsid w:val="00936DA1"/>
    <w:rsid w:val="0093754F"/>
    <w:rsid w:val="009424D6"/>
    <w:rsid w:val="00942B41"/>
    <w:rsid w:val="00942FCF"/>
    <w:rsid w:val="00945133"/>
    <w:rsid w:val="00945381"/>
    <w:rsid w:val="009465DD"/>
    <w:rsid w:val="00946D29"/>
    <w:rsid w:val="009479C0"/>
    <w:rsid w:val="00950992"/>
    <w:rsid w:val="0095212D"/>
    <w:rsid w:val="00953E16"/>
    <w:rsid w:val="009571B9"/>
    <w:rsid w:val="00960562"/>
    <w:rsid w:val="00962112"/>
    <w:rsid w:val="00962B1F"/>
    <w:rsid w:val="00967758"/>
    <w:rsid w:val="00967E1F"/>
    <w:rsid w:val="00970CF7"/>
    <w:rsid w:val="00980510"/>
    <w:rsid w:val="00980C02"/>
    <w:rsid w:val="009836D8"/>
    <w:rsid w:val="00983DE5"/>
    <w:rsid w:val="009845FB"/>
    <w:rsid w:val="009857E7"/>
    <w:rsid w:val="00985A8A"/>
    <w:rsid w:val="00987C23"/>
    <w:rsid w:val="00990AAF"/>
    <w:rsid w:val="00990B8B"/>
    <w:rsid w:val="0099329A"/>
    <w:rsid w:val="00993C72"/>
    <w:rsid w:val="00995117"/>
    <w:rsid w:val="009A1509"/>
    <w:rsid w:val="009A211D"/>
    <w:rsid w:val="009A24F4"/>
    <w:rsid w:val="009A2A8D"/>
    <w:rsid w:val="009A3159"/>
    <w:rsid w:val="009A5D0A"/>
    <w:rsid w:val="009A6313"/>
    <w:rsid w:val="009A73D6"/>
    <w:rsid w:val="009B0C36"/>
    <w:rsid w:val="009B2249"/>
    <w:rsid w:val="009B576B"/>
    <w:rsid w:val="009C1C7D"/>
    <w:rsid w:val="009C2F27"/>
    <w:rsid w:val="009C444A"/>
    <w:rsid w:val="009C5BF2"/>
    <w:rsid w:val="009C6D09"/>
    <w:rsid w:val="009C7DE5"/>
    <w:rsid w:val="009D32F7"/>
    <w:rsid w:val="009D3C2C"/>
    <w:rsid w:val="009D73A6"/>
    <w:rsid w:val="009E05D6"/>
    <w:rsid w:val="009E067A"/>
    <w:rsid w:val="009E06E1"/>
    <w:rsid w:val="009E550A"/>
    <w:rsid w:val="009F283B"/>
    <w:rsid w:val="009F366F"/>
    <w:rsid w:val="009F3D19"/>
    <w:rsid w:val="009F439D"/>
    <w:rsid w:val="009F4D9C"/>
    <w:rsid w:val="009F4FDE"/>
    <w:rsid w:val="009F52A5"/>
    <w:rsid w:val="009F5632"/>
    <w:rsid w:val="009F5EAB"/>
    <w:rsid w:val="009F5EE8"/>
    <w:rsid w:val="009F767D"/>
    <w:rsid w:val="00A0087E"/>
    <w:rsid w:val="00A00D1A"/>
    <w:rsid w:val="00A037E7"/>
    <w:rsid w:val="00A03B45"/>
    <w:rsid w:val="00A070E6"/>
    <w:rsid w:val="00A07AAF"/>
    <w:rsid w:val="00A11ACD"/>
    <w:rsid w:val="00A12D73"/>
    <w:rsid w:val="00A14E4D"/>
    <w:rsid w:val="00A165E8"/>
    <w:rsid w:val="00A17A17"/>
    <w:rsid w:val="00A20F0C"/>
    <w:rsid w:val="00A21FED"/>
    <w:rsid w:val="00A23FF0"/>
    <w:rsid w:val="00A24D92"/>
    <w:rsid w:val="00A25FCC"/>
    <w:rsid w:val="00A262A3"/>
    <w:rsid w:val="00A26A69"/>
    <w:rsid w:val="00A30F65"/>
    <w:rsid w:val="00A31938"/>
    <w:rsid w:val="00A344EC"/>
    <w:rsid w:val="00A3522A"/>
    <w:rsid w:val="00A353EB"/>
    <w:rsid w:val="00A353FE"/>
    <w:rsid w:val="00A43C2E"/>
    <w:rsid w:val="00A45950"/>
    <w:rsid w:val="00A47E33"/>
    <w:rsid w:val="00A51A54"/>
    <w:rsid w:val="00A52C87"/>
    <w:rsid w:val="00A55293"/>
    <w:rsid w:val="00A61921"/>
    <w:rsid w:val="00A62B32"/>
    <w:rsid w:val="00A6376D"/>
    <w:rsid w:val="00A644FC"/>
    <w:rsid w:val="00A66183"/>
    <w:rsid w:val="00A662FE"/>
    <w:rsid w:val="00A66ACA"/>
    <w:rsid w:val="00A670A2"/>
    <w:rsid w:val="00A750D7"/>
    <w:rsid w:val="00A75A1A"/>
    <w:rsid w:val="00A76228"/>
    <w:rsid w:val="00A80579"/>
    <w:rsid w:val="00A80F32"/>
    <w:rsid w:val="00A8100B"/>
    <w:rsid w:val="00A81B7A"/>
    <w:rsid w:val="00A83AA3"/>
    <w:rsid w:val="00A84645"/>
    <w:rsid w:val="00A8609A"/>
    <w:rsid w:val="00A90AA3"/>
    <w:rsid w:val="00A920EB"/>
    <w:rsid w:val="00A94435"/>
    <w:rsid w:val="00A95543"/>
    <w:rsid w:val="00A95929"/>
    <w:rsid w:val="00A9686A"/>
    <w:rsid w:val="00AA4F5D"/>
    <w:rsid w:val="00AA5473"/>
    <w:rsid w:val="00AA573B"/>
    <w:rsid w:val="00AB00DF"/>
    <w:rsid w:val="00AB0110"/>
    <w:rsid w:val="00AB1F7D"/>
    <w:rsid w:val="00AB2D70"/>
    <w:rsid w:val="00AB6035"/>
    <w:rsid w:val="00AB683D"/>
    <w:rsid w:val="00AC0BC2"/>
    <w:rsid w:val="00AC30DB"/>
    <w:rsid w:val="00AC37D2"/>
    <w:rsid w:val="00AC49A3"/>
    <w:rsid w:val="00AC5DD5"/>
    <w:rsid w:val="00AC70F2"/>
    <w:rsid w:val="00AC7C00"/>
    <w:rsid w:val="00AD034B"/>
    <w:rsid w:val="00AD4204"/>
    <w:rsid w:val="00AD6CAC"/>
    <w:rsid w:val="00AD785D"/>
    <w:rsid w:val="00AE19E7"/>
    <w:rsid w:val="00AE2604"/>
    <w:rsid w:val="00AE48EF"/>
    <w:rsid w:val="00AE5656"/>
    <w:rsid w:val="00AE7A23"/>
    <w:rsid w:val="00AF08D2"/>
    <w:rsid w:val="00AF0E29"/>
    <w:rsid w:val="00AF2CD5"/>
    <w:rsid w:val="00AF365D"/>
    <w:rsid w:val="00AF56D7"/>
    <w:rsid w:val="00AF5E22"/>
    <w:rsid w:val="00AF7043"/>
    <w:rsid w:val="00AF7F9B"/>
    <w:rsid w:val="00B040EF"/>
    <w:rsid w:val="00B04ECC"/>
    <w:rsid w:val="00B064BA"/>
    <w:rsid w:val="00B105AA"/>
    <w:rsid w:val="00B157D9"/>
    <w:rsid w:val="00B16418"/>
    <w:rsid w:val="00B17702"/>
    <w:rsid w:val="00B225FF"/>
    <w:rsid w:val="00B23576"/>
    <w:rsid w:val="00B252C0"/>
    <w:rsid w:val="00B25845"/>
    <w:rsid w:val="00B26EC7"/>
    <w:rsid w:val="00B2784A"/>
    <w:rsid w:val="00B314E5"/>
    <w:rsid w:val="00B34F73"/>
    <w:rsid w:val="00B3553C"/>
    <w:rsid w:val="00B37A9A"/>
    <w:rsid w:val="00B4408E"/>
    <w:rsid w:val="00B456B6"/>
    <w:rsid w:val="00B45786"/>
    <w:rsid w:val="00B45B4E"/>
    <w:rsid w:val="00B51CFF"/>
    <w:rsid w:val="00B53034"/>
    <w:rsid w:val="00B53A3F"/>
    <w:rsid w:val="00B54614"/>
    <w:rsid w:val="00B557C3"/>
    <w:rsid w:val="00B568CF"/>
    <w:rsid w:val="00B6198E"/>
    <w:rsid w:val="00B6250A"/>
    <w:rsid w:val="00B63F83"/>
    <w:rsid w:val="00B645E3"/>
    <w:rsid w:val="00B6660F"/>
    <w:rsid w:val="00B70CD6"/>
    <w:rsid w:val="00B71692"/>
    <w:rsid w:val="00B73242"/>
    <w:rsid w:val="00B752F0"/>
    <w:rsid w:val="00B761DD"/>
    <w:rsid w:val="00B823B0"/>
    <w:rsid w:val="00B8278B"/>
    <w:rsid w:val="00B82F18"/>
    <w:rsid w:val="00B8621F"/>
    <w:rsid w:val="00B9082A"/>
    <w:rsid w:val="00B91A3E"/>
    <w:rsid w:val="00B95A55"/>
    <w:rsid w:val="00B96B2D"/>
    <w:rsid w:val="00BA075B"/>
    <w:rsid w:val="00BA22BC"/>
    <w:rsid w:val="00BA2EDE"/>
    <w:rsid w:val="00BA5110"/>
    <w:rsid w:val="00BB0201"/>
    <w:rsid w:val="00BB03BA"/>
    <w:rsid w:val="00BB088C"/>
    <w:rsid w:val="00BB1E78"/>
    <w:rsid w:val="00BB4518"/>
    <w:rsid w:val="00BB4B6C"/>
    <w:rsid w:val="00BB52FF"/>
    <w:rsid w:val="00BB6DB2"/>
    <w:rsid w:val="00BB6F6B"/>
    <w:rsid w:val="00BC0683"/>
    <w:rsid w:val="00BC2C2A"/>
    <w:rsid w:val="00BC30AC"/>
    <w:rsid w:val="00BC345E"/>
    <w:rsid w:val="00BC56A6"/>
    <w:rsid w:val="00BC60E5"/>
    <w:rsid w:val="00BC7BBF"/>
    <w:rsid w:val="00BD0A68"/>
    <w:rsid w:val="00BD2B9D"/>
    <w:rsid w:val="00BD5429"/>
    <w:rsid w:val="00BD611E"/>
    <w:rsid w:val="00BD665D"/>
    <w:rsid w:val="00BE075A"/>
    <w:rsid w:val="00BE0C72"/>
    <w:rsid w:val="00BE0CCE"/>
    <w:rsid w:val="00BE2C1F"/>
    <w:rsid w:val="00BE3946"/>
    <w:rsid w:val="00BE3CC2"/>
    <w:rsid w:val="00BE3FDD"/>
    <w:rsid w:val="00BE5800"/>
    <w:rsid w:val="00BE5971"/>
    <w:rsid w:val="00BF0AC6"/>
    <w:rsid w:val="00BF7297"/>
    <w:rsid w:val="00C011A8"/>
    <w:rsid w:val="00C0147F"/>
    <w:rsid w:val="00C01851"/>
    <w:rsid w:val="00C025C4"/>
    <w:rsid w:val="00C038BB"/>
    <w:rsid w:val="00C04821"/>
    <w:rsid w:val="00C0691F"/>
    <w:rsid w:val="00C0738C"/>
    <w:rsid w:val="00C10867"/>
    <w:rsid w:val="00C10E2B"/>
    <w:rsid w:val="00C11209"/>
    <w:rsid w:val="00C139CB"/>
    <w:rsid w:val="00C14AF8"/>
    <w:rsid w:val="00C156DC"/>
    <w:rsid w:val="00C16B8B"/>
    <w:rsid w:val="00C175B5"/>
    <w:rsid w:val="00C17FF1"/>
    <w:rsid w:val="00C21242"/>
    <w:rsid w:val="00C21379"/>
    <w:rsid w:val="00C2185C"/>
    <w:rsid w:val="00C22FD2"/>
    <w:rsid w:val="00C230A7"/>
    <w:rsid w:val="00C26834"/>
    <w:rsid w:val="00C273F5"/>
    <w:rsid w:val="00C31BB1"/>
    <w:rsid w:val="00C32D49"/>
    <w:rsid w:val="00C34DF7"/>
    <w:rsid w:val="00C358CF"/>
    <w:rsid w:val="00C378AD"/>
    <w:rsid w:val="00C3794F"/>
    <w:rsid w:val="00C37C1E"/>
    <w:rsid w:val="00C42E20"/>
    <w:rsid w:val="00C44A9E"/>
    <w:rsid w:val="00C4520C"/>
    <w:rsid w:val="00C455D9"/>
    <w:rsid w:val="00C46111"/>
    <w:rsid w:val="00C508BF"/>
    <w:rsid w:val="00C509A1"/>
    <w:rsid w:val="00C51446"/>
    <w:rsid w:val="00C517F0"/>
    <w:rsid w:val="00C52BD9"/>
    <w:rsid w:val="00C55C4D"/>
    <w:rsid w:val="00C57814"/>
    <w:rsid w:val="00C60512"/>
    <w:rsid w:val="00C62FEC"/>
    <w:rsid w:val="00C64046"/>
    <w:rsid w:val="00C660E7"/>
    <w:rsid w:val="00C66D92"/>
    <w:rsid w:val="00C66E8C"/>
    <w:rsid w:val="00C70256"/>
    <w:rsid w:val="00C7145F"/>
    <w:rsid w:val="00C7366F"/>
    <w:rsid w:val="00C76588"/>
    <w:rsid w:val="00C7696B"/>
    <w:rsid w:val="00C80C85"/>
    <w:rsid w:val="00C81E95"/>
    <w:rsid w:val="00C86F8C"/>
    <w:rsid w:val="00C87975"/>
    <w:rsid w:val="00C90398"/>
    <w:rsid w:val="00C91425"/>
    <w:rsid w:val="00C916E3"/>
    <w:rsid w:val="00C933FE"/>
    <w:rsid w:val="00C94004"/>
    <w:rsid w:val="00C961DF"/>
    <w:rsid w:val="00CA25F0"/>
    <w:rsid w:val="00CA4606"/>
    <w:rsid w:val="00CA5371"/>
    <w:rsid w:val="00CA68CE"/>
    <w:rsid w:val="00CA7D62"/>
    <w:rsid w:val="00CB1697"/>
    <w:rsid w:val="00CB1838"/>
    <w:rsid w:val="00CB1A4F"/>
    <w:rsid w:val="00CB2AC5"/>
    <w:rsid w:val="00CB3B68"/>
    <w:rsid w:val="00CB3FC1"/>
    <w:rsid w:val="00CB6F4C"/>
    <w:rsid w:val="00CC137A"/>
    <w:rsid w:val="00CC15F9"/>
    <w:rsid w:val="00CC31C6"/>
    <w:rsid w:val="00CC6398"/>
    <w:rsid w:val="00CD0038"/>
    <w:rsid w:val="00CD19E0"/>
    <w:rsid w:val="00CD3C69"/>
    <w:rsid w:val="00CD5913"/>
    <w:rsid w:val="00CE3E33"/>
    <w:rsid w:val="00CE42B4"/>
    <w:rsid w:val="00CE4AC4"/>
    <w:rsid w:val="00CE4D67"/>
    <w:rsid w:val="00CE5195"/>
    <w:rsid w:val="00CE5298"/>
    <w:rsid w:val="00CE5BFE"/>
    <w:rsid w:val="00CE5D20"/>
    <w:rsid w:val="00CE775A"/>
    <w:rsid w:val="00CE7FA2"/>
    <w:rsid w:val="00CF121D"/>
    <w:rsid w:val="00CF4022"/>
    <w:rsid w:val="00CF4954"/>
    <w:rsid w:val="00CF77CE"/>
    <w:rsid w:val="00CF7877"/>
    <w:rsid w:val="00D00752"/>
    <w:rsid w:val="00D01028"/>
    <w:rsid w:val="00D01CCA"/>
    <w:rsid w:val="00D0222A"/>
    <w:rsid w:val="00D053F7"/>
    <w:rsid w:val="00D12ECA"/>
    <w:rsid w:val="00D14219"/>
    <w:rsid w:val="00D178CE"/>
    <w:rsid w:val="00D20240"/>
    <w:rsid w:val="00D2127F"/>
    <w:rsid w:val="00D217F0"/>
    <w:rsid w:val="00D21BB0"/>
    <w:rsid w:val="00D2387E"/>
    <w:rsid w:val="00D27260"/>
    <w:rsid w:val="00D274CA"/>
    <w:rsid w:val="00D31BE3"/>
    <w:rsid w:val="00D33F7A"/>
    <w:rsid w:val="00D34649"/>
    <w:rsid w:val="00D36548"/>
    <w:rsid w:val="00D411EF"/>
    <w:rsid w:val="00D427AD"/>
    <w:rsid w:val="00D527AB"/>
    <w:rsid w:val="00D52FAC"/>
    <w:rsid w:val="00D53F29"/>
    <w:rsid w:val="00D62228"/>
    <w:rsid w:val="00D6660B"/>
    <w:rsid w:val="00D66A91"/>
    <w:rsid w:val="00D66B40"/>
    <w:rsid w:val="00D67D03"/>
    <w:rsid w:val="00D70F22"/>
    <w:rsid w:val="00D71B05"/>
    <w:rsid w:val="00D74F95"/>
    <w:rsid w:val="00D80DB9"/>
    <w:rsid w:val="00D81628"/>
    <w:rsid w:val="00D84622"/>
    <w:rsid w:val="00D847FA"/>
    <w:rsid w:val="00D87562"/>
    <w:rsid w:val="00D87FA9"/>
    <w:rsid w:val="00D903F2"/>
    <w:rsid w:val="00D920AA"/>
    <w:rsid w:val="00D93CB8"/>
    <w:rsid w:val="00D94B51"/>
    <w:rsid w:val="00D973BE"/>
    <w:rsid w:val="00DA0A58"/>
    <w:rsid w:val="00DA1B95"/>
    <w:rsid w:val="00DA2479"/>
    <w:rsid w:val="00DA27F4"/>
    <w:rsid w:val="00DA2E0A"/>
    <w:rsid w:val="00DA6070"/>
    <w:rsid w:val="00DA63FE"/>
    <w:rsid w:val="00DA6CDD"/>
    <w:rsid w:val="00DA70F0"/>
    <w:rsid w:val="00DB011D"/>
    <w:rsid w:val="00DB2983"/>
    <w:rsid w:val="00DB2EF7"/>
    <w:rsid w:val="00DB73BE"/>
    <w:rsid w:val="00DC0B36"/>
    <w:rsid w:val="00DC2F43"/>
    <w:rsid w:val="00DC4628"/>
    <w:rsid w:val="00DC4758"/>
    <w:rsid w:val="00DC4916"/>
    <w:rsid w:val="00DC4EF0"/>
    <w:rsid w:val="00DC53C8"/>
    <w:rsid w:val="00DC7D37"/>
    <w:rsid w:val="00DD0188"/>
    <w:rsid w:val="00DD0F44"/>
    <w:rsid w:val="00DD141D"/>
    <w:rsid w:val="00DD2BBF"/>
    <w:rsid w:val="00DD2D78"/>
    <w:rsid w:val="00DD303E"/>
    <w:rsid w:val="00DD3542"/>
    <w:rsid w:val="00DD47A1"/>
    <w:rsid w:val="00DD6A94"/>
    <w:rsid w:val="00DE189C"/>
    <w:rsid w:val="00DE2A52"/>
    <w:rsid w:val="00DE3CAF"/>
    <w:rsid w:val="00DE6F87"/>
    <w:rsid w:val="00DF188D"/>
    <w:rsid w:val="00DF570D"/>
    <w:rsid w:val="00DF778B"/>
    <w:rsid w:val="00E0194D"/>
    <w:rsid w:val="00E03E37"/>
    <w:rsid w:val="00E05AC6"/>
    <w:rsid w:val="00E05D08"/>
    <w:rsid w:val="00E05E06"/>
    <w:rsid w:val="00E0674E"/>
    <w:rsid w:val="00E073DE"/>
    <w:rsid w:val="00E07C65"/>
    <w:rsid w:val="00E12CEF"/>
    <w:rsid w:val="00E12EFF"/>
    <w:rsid w:val="00E1317D"/>
    <w:rsid w:val="00E1372E"/>
    <w:rsid w:val="00E15834"/>
    <w:rsid w:val="00E16214"/>
    <w:rsid w:val="00E16D82"/>
    <w:rsid w:val="00E2129D"/>
    <w:rsid w:val="00E26367"/>
    <w:rsid w:val="00E312C7"/>
    <w:rsid w:val="00E33D57"/>
    <w:rsid w:val="00E4037A"/>
    <w:rsid w:val="00E42331"/>
    <w:rsid w:val="00E45EE8"/>
    <w:rsid w:val="00E45F51"/>
    <w:rsid w:val="00E47594"/>
    <w:rsid w:val="00E50C68"/>
    <w:rsid w:val="00E514AF"/>
    <w:rsid w:val="00E53F89"/>
    <w:rsid w:val="00E554E3"/>
    <w:rsid w:val="00E562ED"/>
    <w:rsid w:val="00E57B8E"/>
    <w:rsid w:val="00E57C7B"/>
    <w:rsid w:val="00E627C8"/>
    <w:rsid w:val="00E63456"/>
    <w:rsid w:val="00E66511"/>
    <w:rsid w:val="00E675C7"/>
    <w:rsid w:val="00E70C50"/>
    <w:rsid w:val="00E71B5B"/>
    <w:rsid w:val="00E73682"/>
    <w:rsid w:val="00E738EF"/>
    <w:rsid w:val="00E7722D"/>
    <w:rsid w:val="00E8031B"/>
    <w:rsid w:val="00E84FA9"/>
    <w:rsid w:val="00E85C41"/>
    <w:rsid w:val="00E90136"/>
    <w:rsid w:val="00E91C4D"/>
    <w:rsid w:val="00E924BE"/>
    <w:rsid w:val="00EA0097"/>
    <w:rsid w:val="00EA0BCC"/>
    <w:rsid w:val="00EA1E24"/>
    <w:rsid w:val="00EA2268"/>
    <w:rsid w:val="00EA2956"/>
    <w:rsid w:val="00EA2CF2"/>
    <w:rsid w:val="00EA2E30"/>
    <w:rsid w:val="00EA4688"/>
    <w:rsid w:val="00EA5EEF"/>
    <w:rsid w:val="00EA7AB8"/>
    <w:rsid w:val="00EB4DB8"/>
    <w:rsid w:val="00EB5975"/>
    <w:rsid w:val="00EC2288"/>
    <w:rsid w:val="00EC3FC3"/>
    <w:rsid w:val="00EC622C"/>
    <w:rsid w:val="00ED01A9"/>
    <w:rsid w:val="00ED3FC5"/>
    <w:rsid w:val="00ED58F2"/>
    <w:rsid w:val="00EE01DC"/>
    <w:rsid w:val="00EE03D4"/>
    <w:rsid w:val="00EE42BD"/>
    <w:rsid w:val="00EE4CAF"/>
    <w:rsid w:val="00EE507E"/>
    <w:rsid w:val="00EE7DA7"/>
    <w:rsid w:val="00EF1340"/>
    <w:rsid w:val="00EF5357"/>
    <w:rsid w:val="00EF5A38"/>
    <w:rsid w:val="00EF5B8F"/>
    <w:rsid w:val="00EF73EC"/>
    <w:rsid w:val="00F00DAB"/>
    <w:rsid w:val="00F03DAB"/>
    <w:rsid w:val="00F049E3"/>
    <w:rsid w:val="00F04D73"/>
    <w:rsid w:val="00F07A8F"/>
    <w:rsid w:val="00F102F1"/>
    <w:rsid w:val="00F1317B"/>
    <w:rsid w:val="00F13E49"/>
    <w:rsid w:val="00F14A81"/>
    <w:rsid w:val="00F15938"/>
    <w:rsid w:val="00F17846"/>
    <w:rsid w:val="00F17F99"/>
    <w:rsid w:val="00F20221"/>
    <w:rsid w:val="00F20616"/>
    <w:rsid w:val="00F207A8"/>
    <w:rsid w:val="00F21F8D"/>
    <w:rsid w:val="00F22036"/>
    <w:rsid w:val="00F22393"/>
    <w:rsid w:val="00F23648"/>
    <w:rsid w:val="00F250C4"/>
    <w:rsid w:val="00F26037"/>
    <w:rsid w:val="00F262C6"/>
    <w:rsid w:val="00F27D51"/>
    <w:rsid w:val="00F30CEE"/>
    <w:rsid w:val="00F3226E"/>
    <w:rsid w:val="00F37066"/>
    <w:rsid w:val="00F40C21"/>
    <w:rsid w:val="00F40E1F"/>
    <w:rsid w:val="00F41AF8"/>
    <w:rsid w:val="00F4589A"/>
    <w:rsid w:val="00F4785F"/>
    <w:rsid w:val="00F5051B"/>
    <w:rsid w:val="00F51F3D"/>
    <w:rsid w:val="00F53D50"/>
    <w:rsid w:val="00F55259"/>
    <w:rsid w:val="00F570B8"/>
    <w:rsid w:val="00F604A6"/>
    <w:rsid w:val="00F67BD0"/>
    <w:rsid w:val="00F70397"/>
    <w:rsid w:val="00F70599"/>
    <w:rsid w:val="00F71907"/>
    <w:rsid w:val="00F725BD"/>
    <w:rsid w:val="00F73CA9"/>
    <w:rsid w:val="00F80BF6"/>
    <w:rsid w:val="00F80CD3"/>
    <w:rsid w:val="00F82C2D"/>
    <w:rsid w:val="00F83C5F"/>
    <w:rsid w:val="00F83CE9"/>
    <w:rsid w:val="00F86D92"/>
    <w:rsid w:val="00F92AB2"/>
    <w:rsid w:val="00F92BC6"/>
    <w:rsid w:val="00F93EA4"/>
    <w:rsid w:val="00F95F67"/>
    <w:rsid w:val="00F96B27"/>
    <w:rsid w:val="00FA0B60"/>
    <w:rsid w:val="00FA61BB"/>
    <w:rsid w:val="00FA62C6"/>
    <w:rsid w:val="00FA7B86"/>
    <w:rsid w:val="00FB1F7E"/>
    <w:rsid w:val="00FB5589"/>
    <w:rsid w:val="00FB5962"/>
    <w:rsid w:val="00FB63DA"/>
    <w:rsid w:val="00FC2327"/>
    <w:rsid w:val="00FC4551"/>
    <w:rsid w:val="00FC4BC3"/>
    <w:rsid w:val="00FC61D7"/>
    <w:rsid w:val="00FC6488"/>
    <w:rsid w:val="00FC7C0A"/>
    <w:rsid w:val="00FD16BD"/>
    <w:rsid w:val="00FD2868"/>
    <w:rsid w:val="00FD2EFA"/>
    <w:rsid w:val="00FD326C"/>
    <w:rsid w:val="00FD5162"/>
    <w:rsid w:val="00FD5A0E"/>
    <w:rsid w:val="00FD6021"/>
    <w:rsid w:val="00FD692E"/>
    <w:rsid w:val="00FD7EC5"/>
    <w:rsid w:val="00FE1953"/>
    <w:rsid w:val="00FE26F2"/>
    <w:rsid w:val="00FE3CA3"/>
    <w:rsid w:val="00FE44FB"/>
    <w:rsid w:val="00FE4698"/>
    <w:rsid w:val="00FE4EBC"/>
    <w:rsid w:val="00FF140E"/>
    <w:rsid w:val="00FF175B"/>
    <w:rsid w:val="00FF5D3B"/>
    <w:rsid w:val="00FF63A5"/>
    <w:rsid w:val="00FF72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4F0D7"/>
  <w15:chartTrackingRefBased/>
  <w15:docId w15:val="{F4D4ADE2-16BA-483C-B6D1-33D2AFA0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428"/>
    <w:pPr>
      <w:spacing w:line="360" w:lineRule="auto"/>
      <w:jc w:val="both"/>
    </w:pPr>
    <w:rPr>
      <w:rFonts w:ascii="Times New Roman" w:hAnsi="Times New Roman"/>
      <w:sz w:val="24"/>
    </w:rPr>
  </w:style>
  <w:style w:type="paragraph" w:styleId="Titre1">
    <w:name w:val="heading 1"/>
    <w:basedOn w:val="Normal"/>
    <w:next w:val="Normal"/>
    <w:link w:val="Titre1Car"/>
    <w:autoRedefine/>
    <w:uiPriority w:val="9"/>
    <w:qFormat/>
    <w:rsid w:val="008B2553"/>
    <w:pPr>
      <w:keepNext/>
      <w:keepLines/>
      <w:spacing w:before="360" w:after="80" w:line="261" w:lineRule="auto"/>
      <w:ind w:right="5"/>
      <w:jc w:val="center"/>
      <w:outlineLvl w:val="0"/>
    </w:pPr>
    <w:rPr>
      <w:rFonts w:eastAsiaTheme="majorEastAsia" w:cstheme="majorBidi"/>
      <w:b/>
      <w:iCs/>
      <w:kern w:val="0"/>
      <w:sz w:val="40"/>
      <w:szCs w:val="40"/>
      <w:lang w:val="fr" w:eastAsia="fr-FR"/>
      <w14:ligatures w14:val="none"/>
    </w:rPr>
  </w:style>
  <w:style w:type="paragraph" w:styleId="Titre2">
    <w:name w:val="heading 2"/>
    <w:basedOn w:val="Normal"/>
    <w:next w:val="Normal"/>
    <w:link w:val="Titre2Car"/>
    <w:uiPriority w:val="9"/>
    <w:unhideWhenUsed/>
    <w:qFormat/>
    <w:rsid w:val="00676D4A"/>
    <w:pPr>
      <w:keepNext/>
      <w:keepLines/>
      <w:spacing w:before="160" w:after="80" w:line="261" w:lineRule="auto"/>
      <w:ind w:left="339" w:right="5" w:hanging="10"/>
      <w:jc w:val="center"/>
      <w:outlineLvl w:val="1"/>
    </w:pPr>
    <w:rPr>
      <w:rFonts w:eastAsiaTheme="majorEastAsia" w:cstheme="majorBidi"/>
      <w:b/>
      <w:kern w:val="0"/>
      <w:sz w:val="36"/>
      <w:szCs w:val="32"/>
      <w:lang w:eastAsia="fr-FR"/>
      <w14:ligatures w14:val="none"/>
    </w:rPr>
  </w:style>
  <w:style w:type="paragraph" w:styleId="Titre3">
    <w:name w:val="heading 3"/>
    <w:basedOn w:val="Normal"/>
    <w:next w:val="Normal"/>
    <w:link w:val="Titre3Car"/>
    <w:uiPriority w:val="9"/>
    <w:unhideWhenUsed/>
    <w:qFormat/>
    <w:rsid w:val="00787CA0"/>
    <w:pPr>
      <w:keepNext/>
      <w:keepLines/>
      <w:spacing w:before="160" w:after="80" w:line="261" w:lineRule="auto"/>
      <w:ind w:left="718" w:right="5" w:hanging="10"/>
      <w:jc w:val="center"/>
      <w:outlineLvl w:val="2"/>
    </w:pPr>
    <w:rPr>
      <w:rFonts w:eastAsiaTheme="majorEastAsia" w:cstheme="majorBidi"/>
      <w:b/>
      <w:kern w:val="0"/>
      <w:sz w:val="32"/>
      <w:szCs w:val="28"/>
      <w:lang w:eastAsia="fr-FR"/>
      <w14:ligatures w14:val="none"/>
    </w:rPr>
  </w:style>
  <w:style w:type="paragraph" w:styleId="Titre4">
    <w:name w:val="heading 4"/>
    <w:basedOn w:val="Normal"/>
    <w:next w:val="Normal"/>
    <w:link w:val="Titre4Car"/>
    <w:uiPriority w:val="9"/>
    <w:unhideWhenUsed/>
    <w:qFormat/>
    <w:rsid w:val="007F0E7B"/>
    <w:pPr>
      <w:keepNext/>
      <w:keepLines/>
      <w:spacing w:before="80" w:after="40"/>
      <w:outlineLvl w:val="3"/>
    </w:pPr>
    <w:rPr>
      <w:rFonts w:eastAsiaTheme="majorEastAsia" w:cstheme="majorBidi"/>
      <w:b/>
      <w:iCs/>
      <w:sz w:val="28"/>
    </w:rPr>
  </w:style>
  <w:style w:type="paragraph" w:styleId="Titre5">
    <w:name w:val="heading 5"/>
    <w:basedOn w:val="Normal"/>
    <w:next w:val="Normal"/>
    <w:link w:val="Titre5Car"/>
    <w:autoRedefine/>
    <w:uiPriority w:val="9"/>
    <w:unhideWhenUsed/>
    <w:qFormat/>
    <w:rsid w:val="00144F64"/>
    <w:pPr>
      <w:keepNext/>
      <w:keepLines/>
      <w:numPr>
        <w:ilvl w:val="1"/>
        <w:numId w:val="14"/>
      </w:numPr>
      <w:spacing w:before="80" w:after="40"/>
      <w:outlineLvl w:val="4"/>
    </w:pPr>
    <w:rPr>
      <w:rFonts w:eastAsiaTheme="majorEastAsia" w:cstheme="majorBidi"/>
      <w:b/>
      <w:sz w:val="26"/>
      <w:lang w:val="fr"/>
    </w:rPr>
  </w:style>
  <w:style w:type="paragraph" w:styleId="Titre6">
    <w:name w:val="heading 6"/>
    <w:basedOn w:val="Normal"/>
    <w:next w:val="Normal"/>
    <w:link w:val="Titre6Car"/>
    <w:uiPriority w:val="9"/>
    <w:unhideWhenUsed/>
    <w:qFormat/>
    <w:rsid w:val="00144F64"/>
    <w:pPr>
      <w:keepNext/>
      <w:keepLines/>
      <w:spacing w:before="40" w:after="0"/>
      <w:outlineLvl w:val="5"/>
    </w:pPr>
    <w:rPr>
      <w:rFonts w:eastAsiaTheme="majorEastAsia" w:cstheme="majorBidi"/>
      <w:b/>
      <w:i/>
      <w:iCs/>
      <w:color w:val="595959" w:themeColor="text1" w:themeTint="A6"/>
    </w:rPr>
  </w:style>
  <w:style w:type="paragraph" w:styleId="Titre7">
    <w:name w:val="heading 7"/>
    <w:basedOn w:val="Normal"/>
    <w:next w:val="Normal"/>
    <w:link w:val="Titre7Car"/>
    <w:uiPriority w:val="9"/>
    <w:semiHidden/>
    <w:unhideWhenUsed/>
    <w:qFormat/>
    <w:rsid w:val="00ED58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58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58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2553"/>
    <w:rPr>
      <w:rFonts w:ascii="Times New Roman" w:eastAsiaTheme="majorEastAsia" w:hAnsi="Times New Roman" w:cstheme="majorBidi"/>
      <w:b/>
      <w:iCs/>
      <w:kern w:val="0"/>
      <w:sz w:val="40"/>
      <w:szCs w:val="40"/>
      <w:lang w:val="fr" w:eastAsia="fr-FR"/>
      <w14:ligatures w14:val="none"/>
    </w:rPr>
  </w:style>
  <w:style w:type="character" w:customStyle="1" w:styleId="Titre2Car">
    <w:name w:val="Titre 2 Car"/>
    <w:basedOn w:val="Policepardfaut"/>
    <w:link w:val="Titre2"/>
    <w:uiPriority w:val="9"/>
    <w:rsid w:val="00676D4A"/>
    <w:rPr>
      <w:rFonts w:ascii="Times New Roman" w:eastAsiaTheme="majorEastAsia" w:hAnsi="Times New Roman" w:cstheme="majorBidi"/>
      <w:b/>
      <w:kern w:val="0"/>
      <w:sz w:val="36"/>
      <w:szCs w:val="32"/>
      <w:lang w:eastAsia="fr-FR"/>
      <w14:ligatures w14:val="none"/>
    </w:rPr>
  </w:style>
  <w:style w:type="character" w:customStyle="1" w:styleId="Titre3Car">
    <w:name w:val="Titre 3 Car"/>
    <w:basedOn w:val="Policepardfaut"/>
    <w:link w:val="Titre3"/>
    <w:uiPriority w:val="9"/>
    <w:rsid w:val="00787CA0"/>
    <w:rPr>
      <w:rFonts w:ascii="Times New Roman" w:eastAsiaTheme="majorEastAsia" w:hAnsi="Times New Roman" w:cstheme="majorBidi"/>
      <w:b/>
      <w:kern w:val="0"/>
      <w:sz w:val="32"/>
      <w:szCs w:val="28"/>
      <w:lang w:eastAsia="fr-FR"/>
      <w14:ligatures w14:val="none"/>
    </w:rPr>
  </w:style>
  <w:style w:type="character" w:customStyle="1" w:styleId="Titre4Car">
    <w:name w:val="Titre 4 Car"/>
    <w:basedOn w:val="Policepardfaut"/>
    <w:link w:val="Titre4"/>
    <w:uiPriority w:val="9"/>
    <w:rsid w:val="007F0E7B"/>
    <w:rPr>
      <w:rFonts w:ascii="Times New Roman" w:eastAsiaTheme="majorEastAsia" w:hAnsi="Times New Roman" w:cstheme="majorBidi"/>
      <w:b/>
      <w:iCs/>
      <w:sz w:val="28"/>
    </w:rPr>
  </w:style>
  <w:style w:type="character" w:customStyle="1" w:styleId="Titre5Car">
    <w:name w:val="Titre 5 Car"/>
    <w:basedOn w:val="Policepardfaut"/>
    <w:link w:val="Titre5"/>
    <w:uiPriority w:val="9"/>
    <w:rsid w:val="00144F64"/>
    <w:rPr>
      <w:rFonts w:ascii="Times New Roman" w:eastAsiaTheme="majorEastAsia" w:hAnsi="Times New Roman" w:cstheme="majorBidi"/>
      <w:b/>
      <w:sz w:val="26"/>
      <w:lang w:val="fr"/>
    </w:rPr>
  </w:style>
  <w:style w:type="character" w:customStyle="1" w:styleId="Titre6Car">
    <w:name w:val="Titre 6 Car"/>
    <w:basedOn w:val="Policepardfaut"/>
    <w:link w:val="Titre6"/>
    <w:uiPriority w:val="9"/>
    <w:rsid w:val="00144F64"/>
    <w:rPr>
      <w:rFonts w:ascii="Times New Roman" w:eastAsiaTheme="majorEastAsia" w:hAnsi="Times New Roman" w:cstheme="majorBidi"/>
      <w:b/>
      <w:i/>
      <w:iCs/>
      <w:color w:val="595959" w:themeColor="text1" w:themeTint="A6"/>
      <w:sz w:val="24"/>
    </w:rPr>
  </w:style>
  <w:style w:type="character" w:customStyle="1" w:styleId="Titre7Car">
    <w:name w:val="Titre 7 Car"/>
    <w:basedOn w:val="Policepardfaut"/>
    <w:link w:val="Titre7"/>
    <w:uiPriority w:val="9"/>
    <w:semiHidden/>
    <w:rsid w:val="00ED58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58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58F2"/>
    <w:rPr>
      <w:rFonts w:eastAsiaTheme="majorEastAsia" w:cstheme="majorBidi"/>
      <w:color w:val="272727" w:themeColor="text1" w:themeTint="D8"/>
    </w:rPr>
  </w:style>
  <w:style w:type="paragraph" w:styleId="Titre">
    <w:name w:val="Title"/>
    <w:basedOn w:val="Normal"/>
    <w:next w:val="Normal"/>
    <w:link w:val="TitreCar"/>
    <w:uiPriority w:val="10"/>
    <w:qFormat/>
    <w:rsid w:val="00ED5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58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58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58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58F2"/>
    <w:pPr>
      <w:spacing w:before="160"/>
      <w:jc w:val="center"/>
    </w:pPr>
    <w:rPr>
      <w:i/>
      <w:iCs/>
      <w:color w:val="404040" w:themeColor="text1" w:themeTint="BF"/>
    </w:rPr>
  </w:style>
  <w:style w:type="character" w:customStyle="1" w:styleId="CitationCar">
    <w:name w:val="Citation Car"/>
    <w:basedOn w:val="Policepardfaut"/>
    <w:link w:val="Citation"/>
    <w:uiPriority w:val="29"/>
    <w:rsid w:val="00ED58F2"/>
    <w:rPr>
      <w:i/>
      <w:iCs/>
      <w:color w:val="404040" w:themeColor="text1" w:themeTint="BF"/>
    </w:rPr>
  </w:style>
  <w:style w:type="paragraph" w:styleId="Paragraphedeliste">
    <w:name w:val="List Paragraph"/>
    <w:basedOn w:val="Normal"/>
    <w:link w:val="ParagraphedelisteCar"/>
    <w:uiPriority w:val="34"/>
    <w:qFormat/>
    <w:rsid w:val="00ED58F2"/>
    <w:pPr>
      <w:ind w:left="720"/>
      <w:contextualSpacing/>
    </w:pPr>
  </w:style>
  <w:style w:type="character" w:styleId="Accentuationintense">
    <w:name w:val="Intense Emphasis"/>
    <w:basedOn w:val="Policepardfaut"/>
    <w:uiPriority w:val="21"/>
    <w:qFormat/>
    <w:rsid w:val="00F41AF8"/>
    <w:rPr>
      <w:i/>
      <w:iCs/>
      <w:color w:val="2F5496" w:themeColor="accent1" w:themeShade="BF"/>
      <w:sz w:val="22"/>
    </w:rPr>
  </w:style>
  <w:style w:type="paragraph" w:styleId="Citationintense">
    <w:name w:val="Intense Quote"/>
    <w:basedOn w:val="Normal"/>
    <w:next w:val="Normal"/>
    <w:link w:val="CitationintenseCar"/>
    <w:uiPriority w:val="30"/>
    <w:qFormat/>
    <w:rsid w:val="00ED5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58F2"/>
    <w:rPr>
      <w:i/>
      <w:iCs/>
      <w:color w:val="2F5496" w:themeColor="accent1" w:themeShade="BF"/>
    </w:rPr>
  </w:style>
  <w:style w:type="character" w:styleId="Rfrenceintense">
    <w:name w:val="Intense Reference"/>
    <w:basedOn w:val="Policepardfaut"/>
    <w:uiPriority w:val="32"/>
    <w:qFormat/>
    <w:rsid w:val="00ED58F2"/>
    <w:rPr>
      <w:b/>
      <w:bCs/>
      <w:smallCaps/>
      <w:color w:val="2F5496" w:themeColor="accent1" w:themeShade="BF"/>
      <w:spacing w:val="5"/>
    </w:rPr>
  </w:style>
  <w:style w:type="character" w:styleId="Lienhypertexte">
    <w:name w:val="Hyperlink"/>
    <w:basedOn w:val="Policepardfaut"/>
    <w:uiPriority w:val="99"/>
    <w:unhideWhenUsed/>
    <w:rsid w:val="004B6DCC"/>
    <w:rPr>
      <w:color w:val="0563C1" w:themeColor="hyperlink"/>
      <w:u w:val="single"/>
    </w:rPr>
  </w:style>
  <w:style w:type="character" w:styleId="Mentionnonrsolue">
    <w:name w:val="Unresolved Mention"/>
    <w:basedOn w:val="Policepardfaut"/>
    <w:uiPriority w:val="99"/>
    <w:semiHidden/>
    <w:unhideWhenUsed/>
    <w:rsid w:val="004B6DCC"/>
    <w:rPr>
      <w:color w:val="605E5C"/>
      <w:shd w:val="clear" w:color="auto" w:fill="E1DFDD"/>
    </w:rPr>
  </w:style>
  <w:style w:type="paragraph" w:styleId="En-tte">
    <w:name w:val="header"/>
    <w:basedOn w:val="Normal"/>
    <w:link w:val="En-tteCar"/>
    <w:uiPriority w:val="99"/>
    <w:unhideWhenUsed/>
    <w:rsid w:val="009B0C36"/>
    <w:pPr>
      <w:tabs>
        <w:tab w:val="center" w:pos="4536"/>
        <w:tab w:val="right" w:pos="9072"/>
      </w:tabs>
      <w:spacing w:after="0" w:line="240" w:lineRule="auto"/>
    </w:pPr>
  </w:style>
  <w:style w:type="character" w:customStyle="1" w:styleId="En-tteCar">
    <w:name w:val="En-tête Car"/>
    <w:basedOn w:val="Policepardfaut"/>
    <w:link w:val="En-tte"/>
    <w:uiPriority w:val="99"/>
    <w:rsid w:val="009B0C36"/>
    <w:rPr>
      <w:rFonts w:ascii="Times New Roman" w:hAnsi="Times New Roman"/>
      <w:sz w:val="24"/>
    </w:rPr>
  </w:style>
  <w:style w:type="paragraph" w:styleId="Pieddepage">
    <w:name w:val="footer"/>
    <w:basedOn w:val="Normal"/>
    <w:link w:val="PieddepageCar"/>
    <w:uiPriority w:val="99"/>
    <w:unhideWhenUsed/>
    <w:rsid w:val="009B0C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0C36"/>
    <w:rPr>
      <w:rFonts w:ascii="Times New Roman" w:hAnsi="Times New Roman"/>
      <w:sz w:val="24"/>
    </w:rPr>
  </w:style>
  <w:style w:type="character" w:customStyle="1" w:styleId="fontstyle01">
    <w:name w:val="fontstyle01"/>
    <w:basedOn w:val="Policepardfaut"/>
    <w:rsid w:val="005673EA"/>
    <w:rPr>
      <w:rFonts w:ascii="CenturySchL-Roma" w:hAnsi="CenturySchL-Roma" w:cs="Times New Roman"/>
      <w:color w:val="000000"/>
      <w:sz w:val="20"/>
      <w:szCs w:val="20"/>
    </w:rPr>
  </w:style>
  <w:style w:type="paragraph" w:styleId="Lgende">
    <w:name w:val="caption"/>
    <w:basedOn w:val="Normal"/>
    <w:next w:val="Normal"/>
    <w:uiPriority w:val="99"/>
    <w:unhideWhenUsed/>
    <w:qFormat/>
    <w:rsid w:val="002616F7"/>
    <w:pPr>
      <w:spacing w:after="200" w:line="240" w:lineRule="auto"/>
      <w:jc w:val="center"/>
    </w:pPr>
    <w:rPr>
      <w:rFonts w:eastAsia="SimSun"/>
      <w:i/>
      <w:iCs/>
      <w:color w:val="44546A" w:themeColor="text2"/>
      <w:kern w:val="0"/>
      <w:sz w:val="16"/>
      <w:szCs w:val="18"/>
      <w14:ligatures w14:val="none"/>
    </w:rPr>
  </w:style>
  <w:style w:type="character" w:customStyle="1" w:styleId="ParagraphedelisteCar">
    <w:name w:val="Paragraphe de liste Car"/>
    <w:basedOn w:val="Policepardfaut"/>
    <w:link w:val="Paragraphedeliste"/>
    <w:uiPriority w:val="34"/>
    <w:qFormat/>
    <w:rsid w:val="00D0222A"/>
    <w:rPr>
      <w:rFonts w:ascii="Times New Roman" w:hAnsi="Times New Roman"/>
      <w:sz w:val="24"/>
    </w:rPr>
  </w:style>
  <w:style w:type="table" w:customStyle="1" w:styleId="TableGrid">
    <w:name w:val="TableGrid"/>
    <w:qFormat/>
    <w:rsid w:val="00D0222A"/>
    <w:pPr>
      <w:spacing w:after="0" w:line="240" w:lineRule="auto"/>
    </w:pPr>
    <w:rPr>
      <w:rFonts w:eastAsiaTheme="minorEastAsia"/>
      <w:kern w:val="0"/>
      <w:sz w:val="20"/>
      <w:szCs w:val="20"/>
      <w:lang w:eastAsia="fr-FR"/>
      <w14:ligatures w14:val="none"/>
    </w:rPr>
    <w:tblPr>
      <w:tblCellMar>
        <w:top w:w="0" w:type="dxa"/>
        <w:left w:w="0" w:type="dxa"/>
        <w:bottom w:w="0" w:type="dxa"/>
        <w:right w:w="0" w:type="dxa"/>
      </w:tblCellMar>
    </w:tblPr>
  </w:style>
  <w:style w:type="table" w:styleId="Grilledutableau">
    <w:name w:val="Table Grid"/>
    <w:basedOn w:val="TableauNormal"/>
    <w:uiPriority w:val="59"/>
    <w:rsid w:val="004977A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1317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5">
    <w:name w:val="Grid Table 4 Accent 5"/>
    <w:basedOn w:val="TableauNormal"/>
    <w:uiPriority w:val="49"/>
    <w:rsid w:val="00C175B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1Clair-Accentuation5">
    <w:name w:val="Grid Table 1 Light Accent 5"/>
    <w:basedOn w:val="TableauNormal"/>
    <w:uiPriority w:val="46"/>
    <w:rsid w:val="00C175B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16F7"/>
    <w:rPr>
      <w:rFonts w:ascii="Times New Roman" w:hAnsi="Times New Roman"/>
      <w:b w:val="0"/>
      <w:i/>
      <w:iCs/>
      <w:color w:val="4472C4" w:themeColor="accent1"/>
      <w:sz w:val="18"/>
    </w:rPr>
  </w:style>
  <w:style w:type="paragraph" w:customStyle="1" w:styleId="Titredestableaux">
    <w:name w:val="Titre des tableaux"/>
    <w:basedOn w:val="Normal"/>
    <w:link w:val="TitredestableauxCar"/>
    <w:qFormat/>
    <w:rsid w:val="002616F7"/>
    <w:pPr>
      <w:spacing w:after="255" w:line="240" w:lineRule="auto"/>
      <w:jc w:val="left"/>
    </w:pPr>
    <w:rPr>
      <w:rFonts w:cs="Times New Roman"/>
      <w:b/>
      <w:i/>
      <w:iCs/>
      <w:color w:val="5B9BD5" w:themeColor="accent5"/>
      <w:sz w:val="18"/>
    </w:rPr>
  </w:style>
  <w:style w:type="character" w:customStyle="1" w:styleId="TitredestableauxCar">
    <w:name w:val="Titre des tableaux Car"/>
    <w:basedOn w:val="Policepardfaut"/>
    <w:link w:val="Titredestableaux"/>
    <w:rsid w:val="002616F7"/>
    <w:rPr>
      <w:rFonts w:ascii="Times New Roman" w:hAnsi="Times New Roman" w:cs="Times New Roman"/>
      <w:b/>
      <w:i/>
      <w:iCs/>
      <w:color w:val="5B9BD5" w:themeColor="accent5"/>
      <w:sz w:val="18"/>
    </w:rPr>
  </w:style>
  <w:style w:type="table" w:styleId="TableauGrille5Fonc-Accentuation5">
    <w:name w:val="Grid Table 5 Dark Accent 5"/>
    <w:basedOn w:val="TableauNormal"/>
    <w:uiPriority w:val="50"/>
    <w:rsid w:val="00F505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rmalWeb">
    <w:name w:val="Normal (Web)"/>
    <w:basedOn w:val="Normal"/>
    <w:uiPriority w:val="99"/>
    <w:semiHidden/>
    <w:unhideWhenUsed/>
    <w:rsid w:val="007C2943"/>
    <w:pPr>
      <w:spacing w:before="100" w:beforeAutospacing="1" w:after="100" w:afterAutospacing="1" w:line="240" w:lineRule="auto"/>
      <w:jc w:val="left"/>
    </w:pPr>
    <w:rPr>
      <w:rFonts w:eastAsia="Times New Roman" w:cs="Times New Roman"/>
      <w:kern w:val="0"/>
      <w:szCs w:val="24"/>
      <w:lang w:eastAsia="fr-FR"/>
      <w14:ligatures w14:val="none"/>
    </w:rPr>
  </w:style>
  <w:style w:type="character" w:styleId="lev">
    <w:name w:val="Strong"/>
    <w:basedOn w:val="Policepardfaut"/>
    <w:uiPriority w:val="22"/>
    <w:qFormat/>
    <w:rsid w:val="007C2943"/>
    <w:rPr>
      <w:b/>
      <w:bCs/>
    </w:rPr>
  </w:style>
  <w:style w:type="table" w:styleId="TableauGrille4-Accentuation1">
    <w:name w:val="Grid Table 4 Accent 1"/>
    <w:basedOn w:val="TableauNormal"/>
    <w:uiPriority w:val="49"/>
    <w:rsid w:val="0094513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isselectedend">
    <w:name w:val="isselectedend"/>
    <w:basedOn w:val="Normal"/>
    <w:rsid w:val="00CB1A4F"/>
    <w:pPr>
      <w:spacing w:before="100" w:beforeAutospacing="1" w:after="100" w:afterAutospacing="1" w:line="240" w:lineRule="auto"/>
      <w:jc w:val="left"/>
    </w:pPr>
    <w:rPr>
      <w:rFonts w:eastAsia="Times New Roman" w:cs="Times New Roman"/>
      <w:kern w:val="0"/>
      <w:szCs w:val="24"/>
      <w:lang w:eastAsia="fr-FR"/>
      <w14:ligatures w14:val="none"/>
    </w:rPr>
  </w:style>
  <w:style w:type="table" w:styleId="TableauGrille1Clair-Accentuation1">
    <w:name w:val="Grid Table 1 Light Accent 1"/>
    <w:basedOn w:val="TableauNormal"/>
    <w:uiPriority w:val="46"/>
    <w:rsid w:val="00CB1A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4-Accentuation3">
    <w:name w:val="Grid Table 4 Accent 3"/>
    <w:basedOn w:val="TableauNormal"/>
    <w:uiPriority w:val="49"/>
    <w:rsid w:val="00CB1A4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M1">
    <w:name w:val="toc 1"/>
    <w:basedOn w:val="Normal"/>
    <w:next w:val="Normal"/>
    <w:autoRedefine/>
    <w:uiPriority w:val="39"/>
    <w:unhideWhenUsed/>
    <w:rsid w:val="00DF188D"/>
    <w:pPr>
      <w:spacing w:after="100"/>
    </w:pPr>
  </w:style>
  <w:style w:type="paragraph" w:styleId="TM2">
    <w:name w:val="toc 2"/>
    <w:basedOn w:val="Normal"/>
    <w:next w:val="Normal"/>
    <w:autoRedefine/>
    <w:uiPriority w:val="39"/>
    <w:unhideWhenUsed/>
    <w:rsid w:val="00C01851"/>
    <w:pPr>
      <w:spacing w:after="100"/>
      <w:ind w:left="240"/>
    </w:pPr>
  </w:style>
  <w:style w:type="paragraph" w:styleId="TM3">
    <w:name w:val="toc 3"/>
    <w:basedOn w:val="Normal"/>
    <w:next w:val="Normal"/>
    <w:autoRedefine/>
    <w:uiPriority w:val="39"/>
    <w:unhideWhenUsed/>
    <w:rsid w:val="00C01851"/>
    <w:pPr>
      <w:spacing w:after="100"/>
      <w:ind w:left="480"/>
    </w:pPr>
  </w:style>
  <w:style w:type="paragraph" w:styleId="TM4">
    <w:name w:val="toc 4"/>
    <w:basedOn w:val="Normal"/>
    <w:next w:val="Normal"/>
    <w:autoRedefine/>
    <w:uiPriority w:val="39"/>
    <w:unhideWhenUsed/>
    <w:rsid w:val="00C01851"/>
    <w:pPr>
      <w:spacing w:after="100"/>
      <w:ind w:left="720"/>
    </w:pPr>
  </w:style>
  <w:style w:type="paragraph" w:styleId="TM5">
    <w:name w:val="toc 5"/>
    <w:basedOn w:val="Normal"/>
    <w:next w:val="Normal"/>
    <w:autoRedefine/>
    <w:uiPriority w:val="39"/>
    <w:unhideWhenUsed/>
    <w:rsid w:val="00C01851"/>
    <w:pPr>
      <w:spacing w:after="100"/>
      <w:ind w:left="960"/>
    </w:pPr>
  </w:style>
  <w:style w:type="paragraph" w:styleId="TM6">
    <w:name w:val="toc 6"/>
    <w:basedOn w:val="Normal"/>
    <w:next w:val="Normal"/>
    <w:autoRedefine/>
    <w:uiPriority w:val="39"/>
    <w:unhideWhenUsed/>
    <w:rsid w:val="00C01851"/>
    <w:pPr>
      <w:spacing w:after="100" w:line="278" w:lineRule="auto"/>
      <w:ind w:left="1200"/>
      <w:jc w:val="left"/>
    </w:pPr>
    <w:rPr>
      <w:rFonts w:asciiTheme="minorHAnsi" w:eastAsiaTheme="minorEastAsia" w:hAnsiTheme="minorHAnsi"/>
      <w:szCs w:val="24"/>
      <w:lang w:eastAsia="fr-FR"/>
    </w:rPr>
  </w:style>
  <w:style w:type="paragraph" w:styleId="TM7">
    <w:name w:val="toc 7"/>
    <w:basedOn w:val="Normal"/>
    <w:next w:val="Normal"/>
    <w:autoRedefine/>
    <w:uiPriority w:val="39"/>
    <w:unhideWhenUsed/>
    <w:rsid w:val="00C01851"/>
    <w:pPr>
      <w:spacing w:after="100" w:line="278" w:lineRule="auto"/>
      <w:ind w:left="1440"/>
      <w:jc w:val="left"/>
    </w:pPr>
    <w:rPr>
      <w:rFonts w:asciiTheme="minorHAnsi" w:eastAsiaTheme="minorEastAsia" w:hAnsiTheme="minorHAnsi"/>
      <w:szCs w:val="24"/>
      <w:lang w:eastAsia="fr-FR"/>
    </w:rPr>
  </w:style>
  <w:style w:type="paragraph" w:styleId="TM8">
    <w:name w:val="toc 8"/>
    <w:basedOn w:val="Normal"/>
    <w:next w:val="Normal"/>
    <w:autoRedefine/>
    <w:uiPriority w:val="39"/>
    <w:unhideWhenUsed/>
    <w:rsid w:val="00C01851"/>
    <w:pPr>
      <w:spacing w:after="100" w:line="278" w:lineRule="auto"/>
      <w:ind w:left="1680"/>
      <w:jc w:val="left"/>
    </w:pPr>
    <w:rPr>
      <w:rFonts w:asciiTheme="minorHAnsi" w:eastAsiaTheme="minorEastAsia" w:hAnsiTheme="minorHAnsi"/>
      <w:szCs w:val="24"/>
      <w:lang w:eastAsia="fr-FR"/>
    </w:rPr>
  </w:style>
  <w:style w:type="paragraph" w:styleId="TM9">
    <w:name w:val="toc 9"/>
    <w:basedOn w:val="Normal"/>
    <w:next w:val="Normal"/>
    <w:autoRedefine/>
    <w:uiPriority w:val="39"/>
    <w:unhideWhenUsed/>
    <w:rsid w:val="00C01851"/>
    <w:pPr>
      <w:spacing w:after="100" w:line="278" w:lineRule="auto"/>
      <w:ind w:left="1920"/>
      <w:jc w:val="left"/>
    </w:pPr>
    <w:rPr>
      <w:rFonts w:asciiTheme="minorHAnsi" w:eastAsiaTheme="minorEastAsia" w:hAnsiTheme="minorHAnsi"/>
      <w:szCs w:val="24"/>
      <w:lang w:eastAsia="fr-FR"/>
    </w:rPr>
  </w:style>
  <w:style w:type="paragraph" w:styleId="Tabledesillustrations">
    <w:name w:val="table of figures"/>
    <w:basedOn w:val="Normal"/>
    <w:next w:val="Normal"/>
    <w:uiPriority w:val="99"/>
    <w:unhideWhenUsed/>
    <w:rsid w:val="00240894"/>
    <w:pPr>
      <w:spacing w:after="0"/>
    </w:pPr>
  </w:style>
  <w:style w:type="character" w:styleId="Lienhypertextesuivivisit">
    <w:name w:val="FollowedHyperlink"/>
    <w:basedOn w:val="Policepardfaut"/>
    <w:uiPriority w:val="99"/>
    <w:semiHidden/>
    <w:unhideWhenUsed/>
    <w:rsid w:val="00B8621F"/>
    <w:rPr>
      <w:color w:val="954F72" w:themeColor="followedHyperlink"/>
      <w:u w:val="single"/>
    </w:rPr>
  </w:style>
  <w:style w:type="paragraph" w:styleId="Sansinterligne">
    <w:name w:val="No Spacing"/>
    <w:uiPriority w:val="1"/>
    <w:qFormat/>
    <w:rsid w:val="008319BA"/>
    <w:pPr>
      <w:spacing w:after="0" w:line="360" w:lineRule="auto"/>
      <w:jc w:val="both"/>
    </w:pPr>
    <w:rPr>
      <w:rFonts w:ascii="Times New Roman" w:eastAsia="SimSu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5437">
      <w:bodyDiv w:val="1"/>
      <w:marLeft w:val="0"/>
      <w:marRight w:val="0"/>
      <w:marTop w:val="0"/>
      <w:marBottom w:val="0"/>
      <w:divBdr>
        <w:top w:val="none" w:sz="0" w:space="0" w:color="auto"/>
        <w:left w:val="none" w:sz="0" w:space="0" w:color="auto"/>
        <w:bottom w:val="none" w:sz="0" w:space="0" w:color="auto"/>
        <w:right w:val="none" w:sz="0" w:space="0" w:color="auto"/>
      </w:divBdr>
    </w:div>
    <w:div w:id="1516067582">
      <w:bodyDiv w:val="1"/>
      <w:marLeft w:val="0"/>
      <w:marRight w:val="0"/>
      <w:marTop w:val="0"/>
      <w:marBottom w:val="0"/>
      <w:divBdr>
        <w:top w:val="none" w:sz="0" w:space="0" w:color="auto"/>
        <w:left w:val="none" w:sz="0" w:space="0" w:color="auto"/>
        <w:bottom w:val="none" w:sz="0" w:space="0" w:color="auto"/>
        <w:right w:val="none" w:sz="0" w:space="0" w:color="auto"/>
      </w:divBdr>
    </w:div>
    <w:div w:id="1667854191">
      <w:bodyDiv w:val="1"/>
      <w:marLeft w:val="0"/>
      <w:marRight w:val="0"/>
      <w:marTop w:val="0"/>
      <w:marBottom w:val="0"/>
      <w:divBdr>
        <w:top w:val="none" w:sz="0" w:space="0" w:color="auto"/>
        <w:left w:val="none" w:sz="0" w:space="0" w:color="auto"/>
        <w:bottom w:val="none" w:sz="0" w:space="0" w:color="auto"/>
        <w:right w:val="none" w:sz="0" w:space="0" w:color="auto"/>
      </w:divBdr>
    </w:div>
    <w:div w:id="197355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footer" Target="footer2.xml"/><Relationship Id="rId42" Type="http://schemas.openxmlformats.org/officeDocument/2006/relationships/image" Target="media/image24.emf"/><Relationship Id="rId63" Type="http://schemas.openxmlformats.org/officeDocument/2006/relationships/image" Target="media/image45.emf"/><Relationship Id="rId84" Type="http://schemas.openxmlformats.org/officeDocument/2006/relationships/image" Target="media/image66.emf"/><Relationship Id="rId138" Type="http://schemas.openxmlformats.org/officeDocument/2006/relationships/image" Target="media/image120.png"/><Relationship Id="rId107" Type="http://schemas.openxmlformats.org/officeDocument/2006/relationships/image" Target="media/image89.png"/><Relationship Id="rId11" Type="http://schemas.openxmlformats.org/officeDocument/2006/relationships/hyperlink" Target="http://www.digitalgenerationcompanysarl.com" TargetMode="External"/><Relationship Id="rId32" Type="http://schemas.openxmlformats.org/officeDocument/2006/relationships/image" Target="media/image14.jpg"/><Relationship Id="rId53" Type="http://schemas.openxmlformats.org/officeDocument/2006/relationships/image" Target="media/image35.jpeg"/><Relationship Id="rId74" Type="http://schemas.openxmlformats.org/officeDocument/2006/relationships/image" Target="media/image56.emf"/><Relationship Id="rId128" Type="http://schemas.openxmlformats.org/officeDocument/2006/relationships/image" Target="media/image110.emf"/><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77.emf"/><Relationship Id="rId22" Type="http://schemas.openxmlformats.org/officeDocument/2006/relationships/image" Target="media/image4.jpg"/><Relationship Id="rId27" Type="http://schemas.openxmlformats.org/officeDocument/2006/relationships/image" Target="media/image9.png"/><Relationship Id="rId43" Type="http://schemas.openxmlformats.org/officeDocument/2006/relationships/image" Target="media/image25.emf"/><Relationship Id="rId48" Type="http://schemas.openxmlformats.org/officeDocument/2006/relationships/image" Target="media/image30.emf"/><Relationship Id="rId64" Type="http://schemas.openxmlformats.org/officeDocument/2006/relationships/image" Target="media/image46.emf"/><Relationship Id="rId69" Type="http://schemas.openxmlformats.org/officeDocument/2006/relationships/image" Target="media/image51.emf"/><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image" Target="media/image116.png"/><Relationship Id="rId139" Type="http://schemas.openxmlformats.org/officeDocument/2006/relationships/image" Target="media/image121.png"/><Relationship Id="rId80" Type="http://schemas.openxmlformats.org/officeDocument/2006/relationships/image" Target="media/image62.emf"/><Relationship Id="rId85" Type="http://schemas.openxmlformats.org/officeDocument/2006/relationships/image" Target="media/image67.emf"/><Relationship Id="rId150" Type="http://schemas.openxmlformats.org/officeDocument/2006/relationships/theme" Target="theme/theme1.xml"/><Relationship Id="rId12" Type="http://schemas.openxmlformats.org/officeDocument/2006/relationships/hyperlink" Target="mailto:contact@digitalgenerationcompanysarl.com" TargetMode="External"/><Relationship Id="rId17" Type="http://schemas.openxmlformats.org/officeDocument/2006/relationships/hyperlink" Target="mailto:contact@iaicameroun.com" TargetMode="Externa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emf"/><Relationship Id="rId103" Type="http://schemas.openxmlformats.org/officeDocument/2006/relationships/image" Target="media/image85.emf"/><Relationship Id="rId108" Type="http://schemas.openxmlformats.org/officeDocument/2006/relationships/image" Target="media/image90.jpg"/><Relationship Id="rId124" Type="http://schemas.openxmlformats.org/officeDocument/2006/relationships/image" Target="media/image106.emf"/><Relationship Id="rId129" Type="http://schemas.openxmlformats.org/officeDocument/2006/relationships/image" Target="media/image111.emf"/><Relationship Id="rId54" Type="http://schemas.openxmlformats.org/officeDocument/2006/relationships/image" Target="media/image36.emf"/><Relationship Id="rId70" Type="http://schemas.openxmlformats.org/officeDocument/2006/relationships/image" Target="media/image52.emf"/><Relationship Id="rId75" Type="http://schemas.openxmlformats.org/officeDocument/2006/relationships/image" Target="media/image57.emf"/><Relationship Id="rId91" Type="http://schemas.openxmlformats.org/officeDocument/2006/relationships/image" Target="media/image73.emf"/><Relationship Id="rId96" Type="http://schemas.openxmlformats.org/officeDocument/2006/relationships/image" Target="media/image78.emf"/><Relationship Id="rId140" Type="http://schemas.openxmlformats.org/officeDocument/2006/relationships/hyperlink" Target="https://www.python.org/doc/" TargetMode="External"/><Relationship Id="rId145" Type="http://schemas.openxmlformats.org/officeDocument/2006/relationships/hyperlink" Target="https://open-meteo.com/en/doc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1.jpeg"/><Relationship Id="rId114" Type="http://schemas.openxmlformats.org/officeDocument/2006/relationships/image" Target="media/image96.png"/><Relationship Id="rId119" Type="http://schemas.openxmlformats.org/officeDocument/2006/relationships/image" Target="media/image101.jpg"/><Relationship Id="rId44" Type="http://schemas.openxmlformats.org/officeDocument/2006/relationships/image" Target="media/image26.emf"/><Relationship Id="rId60" Type="http://schemas.openxmlformats.org/officeDocument/2006/relationships/image" Target="media/image42.emf"/><Relationship Id="rId65" Type="http://schemas.openxmlformats.org/officeDocument/2006/relationships/image" Target="media/image47.emf"/><Relationship Id="rId81" Type="http://schemas.openxmlformats.org/officeDocument/2006/relationships/image" Target="media/image63.emf"/><Relationship Id="rId86" Type="http://schemas.openxmlformats.org/officeDocument/2006/relationships/image" Target="media/image68.emf"/><Relationship Id="rId130" Type="http://schemas.openxmlformats.org/officeDocument/2006/relationships/image" Target="media/image112.emf"/><Relationship Id="rId135" Type="http://schemas.openxmlformats.org/officeDocument/2006/relationships/image" Target="media/image117.png"/><Relationship Id="rId13" Type="http://schemas.openxmlformats.org/officeDocument/2006/relationships/image" Target="media/image3.jpg"/><Relationship Id="rId18" Type="http://schemas.openxmlformats.org/officeDocument/2006/relationships/header" Target="header1.xml"/><Relationship Id="rId39" Type="http://schemas.openxmlformats.org/officeDocument/2006/relationships/image" Target="media/image21.emf"/><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jpeg"/><Relationship Id="rId55" Type="http://schemas.openxmlformats.org/officeDocument/2006/relationships/image" Target="media/image37.emf"/><Relationship Id="rId76" Type="http://schemas.openxmlformats.org/officeDocument/2006/relationships/image" Target="media/image58.emf"/><Relationship Id="rId97" Type="http://schemas.openxmlformats.org/officeDocument/2006/relationships/image" Target="media/image79.emf"/><Relationship Id="rId104" Type="http://schemas.openxmlformats.org/officeDocument/2006/relationships/image" Target="media/image86.png"/><Relationship Id="rId120" Type="http://schemas.openxmlformats.org/officeDocument/2006/relationships/image" Target="media/image102.jpg"/><Relationship Id="rId125" Type="http://schemas.openxmlformats.org/officeDocument/2006/relationships/image" Target="media/image107.emf"/><Relationship Id="rId141" Type="http://schemas.openxmlformats.org/officeDocument/2006/relationships/hyperlink" Target="https://fastapi.tiangolo.com" TargetMode="External"/><Relationship Id="rId146" Type="http://schemas.openxmlformats.org/officeDocument/2006/relationships/hyperlink" Target="https://developers.google.com/maps/documentation?hl=fr" TargetMode="External"/><Relationship Id="rId7" Type="http://schemas.openxmlformats.org/officeDocument/2006/relationships/endnotes" Target="endnotes.xml"/><Relationship Id="rId71" Type="http://schemas.openxmlformats.org/officeDocument/2006/relationships/image" Target="media/image53.emf"/><Relationship Id="rId92" Type="http://schemas.openxmlformats.org/officeDocument/2006/relationships/image" Target="media/image74.emf"/><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6.png"/><Relationship Id="rId40" Type="http://schemas.openxmlformats.org/officeDocument/2006/relationships/image" Target="media/image22.emf"/><Relationship Id="rId45" Type="http://schemas.openxmlformats.org/officeDocument/2006/relationships/image" Target="media/image27.emf"/><Relationship Id="rId66" Type="http://schemas.openxmlformats.org/officeDocument/2006/relationships/image" Target="media/image48.emf"/><Relationship Id="rId87" Type="http://schemas.openxmlformats.org/officeDocument/2006/relationships/image" Target="media/image69.emf"/><Relationship Id="rId110" Type="http://schemas.openxmlformats.org/officeDocument/2006/relationships/image" Target="media/image92.jpg"/><Relationship Id="rId115" Type="http://schemas.openxmlformats.org/officeDocument/2006/relationships/image" Target="media/image97.png"/><Relationship Id="rId131" Type="http://schemas.openxmlformats.org/officeDocument/2006/relationships/image" Target="media/image113.emf"/><Relationship Id="rId136" Type="http://schemas.openxmlformats.org/officeDocument/2006/relationships/image" Target="media/image118.png"/><Relationship Id="rId61" Type="http://schemas.openxmlformats.org/officeDocument/2006/relationships/image" Target="media/image43.emf"/><Relationship Id="rId82" Type="http://schemas.openxmlformats.org/officeDocument/2006/relationships/image" Target="media/image64.emf"/><Relationship Id="rId19" Type="http://schemas.openxmlformats.org/officeDocument/2006/relationships/footer" Target="footer1.xml"/><Relationship Id="rId14" Type="http://schemas.openxmlformats.org/officeDocument/2006/relationships/hyperlink" Target="http://www.iaicameroun.com" TargetMode="Externa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emf"/><Relationship Id="rId77" Type="http://schemas.openxmlformats.org/officeDocument/2006/relationships/image" Target="media/image59.emf"/><Relationship Id="rId100" Type="http://schemas.openxmlformats.org/officeDocument/2006/relationships/image" Target="media/image82.emf"/><Relationship Id="rId105" Type="http://schemas.openxmlformats.org/officeDocument/2006/relationships/image" Target="media/image87.jpg"/><Relationship Id="rId126" Type="http://schemas.openxmlformats.org/officeDocument/2006/relationships/image" Target="media/image108.emf"/><Relationship Id="rId147" Type="http://schemas.openxmlformats.org/officeDocument/2006/relationships/hyperlink" Target="https://cahier-de-prepa.fr/psi-arago/download?id=1603" TargetMode="External"/><Relationship Id="rId8" Type="http://schemas.openxmlformats.org/officeDocument/2006/relationships/image" Target="media/image2.jpeg"/><Relationship Id="rId51" Type="http://schemas.openxmlformats.org/officeDocument/2006/relationships/image" Target="media/image33.jpeg"/><Relationship Id="rId72" Type="http://schemas.openxmlformats.org/officeDocument/2006/relationships/image" Target="media/image54.emf"/><Relationship Id="rId93" Type="http://schemas.openxmlformats.org/officeDocument/2006/relationships/image" Target="media/image75.emf"/><Relationship Id="rId98" Type="http://schemas.openxmlformats.org/officeDocument/2006/relationships/image" Target="media/image80.emf"/><Relationship Id="rId121" Type="http://schemas.openxmlformats.org/officeDocument/2006/relationships/image" Target="media/image103.emf"/><Relationship Id="rId142" Type="http://schemas.openxmlformats.org/officeDocument/2006/relationships/hyperlink" Target="https://www.postgresql.org/docs/19/index.html" TargetMode="External"/><Relationship Id="rId3" Type="http://schemas.openxmlformats.org/officeDocument/2006/relationships/styles" Target="styles.xml"/><Relationship Id="rId25" Type="http://schemas.openxmlformats.org/officeDocument/2006/relationships/image" Target="media/image7.jpeg"/><Relationship Id="rId46" Type="http://schemas.openxmlformats.org/officeDocument/2006/relationships/image" Target="media/image28.emf"/><Relationship Id="rId67" Type="http://schemas.openxmlformats.org/officeDocument/2006/relationships/image" Target="media/image49.emf"/><Relationship Id="rId116" Type="http://schemas.openxmlformats.org/officeDocument/2006/relationships/image" Target="media/image98.png"/><Relationship Id="rId137" Type="http://schemas.openxmlformats.org/officeDocument/2006/relationships/image" Target="media/image119.png"/><Relationship Id="rId20" Type="http://schemas.openxmlformats.org/officeDocument/2006/relationships/header" Target="header2.xml"/><Relationship Id="rId41" Type="http://schemas.openxmlformats.org/officeDocument/2006/relationships/image" Target="media/image23.emf"/><Relationship Id="rId62" Type="http://schemas.openxmlformats.org/officeDocument/2006/relationships/image" Target="media/image44.emf"/><Relationship Id="rId83" Type="http://schemas.openxmlformats.org/officeDocument/2006/relationships/image" Target="media/image65.emf"/><Relationship Id="rId88" Type="http://schemas.openxmlformats.org/officeDocument/2006/relationships/image" Target="media/image70.emf"/><Relationship Id="rId111" Type="http://schemas.openxmlformats.org/officeDocument/2006/relationships/image" Target="media/image93.jpg"/><Relationship Id="rId132" Type="http://schemas.openxmlformats.org/officeDocument/2006/relationships/image" Target="media/image114.png"/><Relationship Id="rId15" Type="http://schemas.openxmlformats.org/officeDocument/2006/relationships/hyperlink" Target="mailto:contact@iaicameroun.com" TargetMode="External"/><Relationship Id="rId36" Type="http://schemas.openxmlformats.org/officeDocument/2006/relationships/image" Target="media/image18.png"/><Relationship Id="rId57" Type="http://schemas.openxmlformats.org/officeDocument/2006/relationships/image" Target="media/image39.emf"/><Relationship Id="rId106" Type="http://schemas.openxmlformats.org/officeDocument/2006/relationships/image" Target="media/image88.png"/><Relationship Id="rId127" Type="http://schemas.openxmlformats.org/officeDocument/2006/relationships/image" Target="media/image109.emf"/><Relationship Id="rId10" Type="http://schemas.openxmlformats.org/officeDocument/2006/relationships/hyperlink" Target="mailto:contact@digitalgenerationcompanysarl.com" TargetMode="External"/><Relationship Id="rId31" Type="http://schemas.openxmlformats.org/officeDocument/2006/relationships/image" Target="media/image13.jpg"/><Relationship Id="rId52" Type="http://schemas.openxmlformats.org/officeDocument/2006/relationships/image" Target="media/image34.jpeg"/><Relationship Id="rId73" Type="http://schemas.openxmlformats.org/officeDocument/2006/relationships/image" Target="media/image55.emf"/><Relationship Id="rId78" Type="http://schemas.openxmlformats.org/officeDocument/2006/relationships/image" Target="media/image60.emf"/><Relationship Id="rId94" Type="http://schemas.openxmlformats.org/officeDocument/2006/relationships/image" Target="media/image76.emf"/><Relationship Id="rId99" Type="http://schemas.openxmlformats.org/officeDocument/2006/relationships/image" Target="media/image81.emf"/><Relationship Id="rId101" Type="http://schemas.openxmlformats.org/officeDocument/2006/relationships/image" Target="media/image83.emf"/><Relationship Id="rId122" Type="http://schemas.openxmlformats.org/officeDocument/2006/relationships/image" Target="media/image104.emf"/><Relationship Id="rId143" Type="http://schemas.openxmlformats.org/officeDocument/2006/relationships/hyperlink" Target="https://docs.docker.com/manuals/" TargetMode="External"/><Relationship Id="rId148" Type="http://schemas.openxmlformats.org/officeDocument/2006/relationships/hyperlink" Target="https://www.mincommerce.gov.cm/fr/la-mercuriale" TargetMode="External"/><Relationship Id="rId4" Type="http://schemas.openxmlformats.org/officeDocument/2006/relationships/settings" Target="settings.xml"/><Relationship Id="rId9" Type="http://schemas.openxmlformats.org/officeDocument/2006/relationships/hyperlink" Target="http://www.digitalgenerationcompanysarl.com" TargetMode="External"/><Relationship Id="rId26" Type="http://schemas.openxmlformats.org/officeDocument/2006/relationships/image" Target="media/image8.png"/><Relationship Id="rId47" Type="http://schemas.openxmlformats.org/officeDocument/2006/relationships/image" Target="media/image29.emf"/><Relationship Id="rId68" Type="http://schemas.openxmlformats.org/officeDocument/2006/relationships/image" Target="media/image50.emf"/><Relationship Id="rId89" Type="http://schemas.openxmlformats.org/officeDocument/2006/relationships/image" Target="media/image71.emf"/><Relationship Id="rId112" Type="http://schemas.openxmlformats.org/officeDocument/2006/relationships/image" Target="media/image94.png"/><Relationship Id="rId133" Type="http://schemas.openxmlformats.org/officeDocument/2006/relationships/image" Target="media/image115.png"/><Relationship Id="rId16" Type="http://schemas.openxmlformats.org/officeDocument/2006/relationships/hyperlink" Target="http://www.iaicameroun.com" TargetMode="External"/><Relationship Id="rId37" Type="http://schemas.openxmlformats.org/officeDocument/2006/relationships/image" Target="media/image19.png"/><Relationship Id="rId58" Type="http://schemas.openxmlformats.org/officeDocument/2006/relationships/image" Target="media/image40.emf"/><Relationship Id="rId79" Type="http://schemas.openxmlformats.org/officeDocument/2006/relationships/image" Target="media/image61.emf"/><Relationship Id="rId102" Type="http://schemas.openxmlformats.org/officeDocument/2006/relationships/image" Target="media/image84.emf"/><Relationship Id="rId123" Type="http://schemas.openxmlformats.org/officeDocument/2006/relationships/image" Target="media/image105.emf"/><Relationship Id="rId144" Type="http://schemas.openxmlformats.org/officeDocument/2006/relationships/hyperlink" Target="https://developers.openai.com/api/docs" TargetMode="External"/><Relationship Id="rId90" Type="http://schemas.openxmlformats.org/officeDocument/2006/relationships/image" Target="media/image72.em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8A328-16F1-4A38-A9E5-3D020C1DD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8020</TotalTime>
  <Pages>142</Pages>
  <Words>18652</Words>
  <Characters>102589</Characters>
  <Application>Microsoft Office Word</Application>
  <DocSecurity>0</DocSecurity>
  <Lines>854</Lines>
  <Paragraphs>241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SOPPO SONG KADMIEL DEPAIX</cp:lastModifiedBy>
  <cp:revision>1141</cp:revision>
  <cp:lastPrinted>2026-09-21T17:32:00Z</cp:lastPrinted>
  <dcterms:created xsi:type="dcterms:W3CDTF">2025-07-10T08:08:00Z</dcterms:created>
  <dcterms:modified xsi:type="dcterms:W3CDTF">2026-09-21T17:34:00Z</dcterms:modified>
</cp:coreProperties>
</file>